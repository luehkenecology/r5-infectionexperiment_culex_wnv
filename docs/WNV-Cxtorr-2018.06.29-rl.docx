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F7952" w14:textId="30F0B236" w:rsidR="0000292D" w:rsidRPr="0092604C" w:rsidRDefault="0000292D" w:rsidP="00577A14">
      <w:pPr>
        <w:spacing w:line="480" w:lineRule="auto"/>
        <w:rPr>
          <w:rFonts w:ascii="Times New Roman" w:hAnsi="Times New Roman" w:cs="Times New Roman"/>
          <w:b/>
          <w:color w:val="365F91" w:themeColor="accent1" w:themeShade="BF"/>
          <w:sz w:val="24"/>
          <w:szCs w:val="24"/>
          <w:lang w:val="en-GB"/>
        </w:rPr>
      </w:pPr>
      <w:r w:rsidRPr="0092604C">
        <w:rPr>
          <w:rFonts w:ascii="Times New Roman" w:hAnsi="Times New Roman" w:cs="Times New Roman"/>
          <w:b/>
          <w:color w:val="365F91" w:themeColor="accent1" w:themeShade="BF"/>
          <w:sz w:val="24"/>
          <w:szCs w:val="24"/>
          <w:lang w:val="en-GB"/>
        </w:rPr>
        <w:t>To be published as an article in Emerging Microbes &amp; Infections</w:t>
      </w:r>
    </w:p>
    <w:p w14:paraId="43FB2141" w14:textId="1CF19A1C" w:rsidR="0071529B" w:rsidRPr="0092604C" w:rsidRDefault="0071529B" w:rsidP="00577A14">
      <w:pPr>
        <w:spacing w:line="480" w:lineRule="auto"/>
        <w:rPr>
          <w:rFonts w:ascii="Times New Roman" w:hAnsi="Times New Roman" w:cs="Times New Roman"/>
          <w:b/>
          <w:color w:val="365F91" w:themeColor="accent1" w:themeShade="BF"/>
          <w:sz w:val="24"/>
          <w:szCs w:val="24"/>
          <w:lang w:val="en-GB"/>
        </w:rPr>
      </w:pPr>
      <w:r w:rsidRPr="0092604C">
        <w:rPr>
          <w:rFonts w:ascii="Times New Roman" w:hAnsi="Times New Roman" w:cs="Times New Roman"/>
          <w:b/>
          <w:color w:val="365F91" w:themeColor="accent1" w:themeShade="BF"/>
          <w:sz w:val="24"/>
          <w:szCs w:val="24"/>
          <w:lang w:val="en-GB"/>
        </w:rPr>
        <w:t>Title page</w:t>
      </w:r>
    </w:p>
    <w:p w14:paraId="14378ADD" w14:textId="4FCDFD00" w:rsidR="00CB3D78" w:rsidRPr="0092604C" w:rsidRDefault="00CB3D78" w:rsidP="00577A14">
      <w:pPr>
        <w:spacing w:line="480" w:lineRule="auto"/>
        <w:jc w:val="center"/>
        <w:rPr>
          <w:rFonts w:ascii="Times New Roman" w:hAnsi="Times New Roman" w:cs="Times New Roman"/>
          <w:sz w:val="24"/>
          <w:szCs w:val="24"/>
          <w:lang w:val="en-GB"/>
        </w:rPr>
      </w:pPr>
      <w:r w:rsidRPr="0092604C">
        <w:rPr>
          <w:rFonts w:ascii="Times New Roman" w:hAnsi="Times New Roman" w:cs="Times New Roman"/>
          <w:sz w:val="24"/>
          <w:szCs w:val="24"/>
          <w:lang w:val="en-GB"/>
        </w:rPr>
        <w:t>Succinct title (</w:t>
      </w:r>
      <w:r w:rsidR="00D931E1" w:rsidRPr="0092604C">
        <w:rPr>
          <w:rFonts w:ascii="Times New Roman" w:hAnsi="Times New Roman" w:cs="Times New Roman"/>
          <w:sz w:val="24"/>
          <w:szCs w:val="24"/>
          <w:lang w:val="en-GB"/>
        </w:rPr>
        <w:t xml:space="preserve">max. </w:t>
      </w:r>
      <w:r w:rsidRPr="0092604C">
        <w:rPr>
          <w:rFonts w:ascii="Times New Roman" w:hAnsi="Times New Roman" w:cs="Times New Roman"/>
          <w:sz w:val="24"/>
          <w:szCs w:val="24"/>
          <w:lang w:val="en-GB"/>
        </w:rPr>
        <w:t>200 character</w:t>
      </w:r>
      <w:r w:rsidR="00D931E1" w:rsidRPr="0092604C">
        <w:rPr>
          <w:rFonts w:ascii="Times New Roman" w:hAnsi="Times New Roman" w:cs="Times New Roman"/>
          <w:sz w:val="24"/>
          <w:szCs w:val="24"/>
          <w:lang w:val="en-GB"/>
        </w:rPr>
        <w:t xml:space="preserve"> &gt; 60</w:t>
      </w:r>
      <w:r w:rsidRPr="0092604C">
        <w:rPr>
          <w:rFonts w:ascii="Times New Roman" w:hAnsi="Times New Roman" w:cs="Times New Roman"/>
          <w:sz w:val="24"/>
          <w:szCs w:val="24"/>
          <w:lang w:val="en-GB"/>
        </w:rPr>
        <w:t xml:space="preserve">): </w:t>
      </w:r>
    </w:p>
    <w:p w14:paraId="31D7085E" w14:textId="237430B5" w:rsidR="00CB3D78" w:rsidRPr="0092604C" w:rsidRDefault="00CB3D78" w:rsidP="00577A14">
      <w:pPr>
        <w:spacing w:line="480" w:lineRule="auto"/>
        <w:jc w:val="center"/>
        <w:rPr>
          <w:rFonts w:ascii="Times New Roman" w:hAnsi="Times New Roman" w:cs="Times New Roman"/>
          <w:b/>
          <w:sz w:val="24"/>
          <w:szCs w:val="24"/>
          <w:lang w:val="en-GB"/>
        </w:rPr>
      </w:pPr>
      <w:commentRangeStart w:id="0"/>
      <w:r w:rsidRPr="0092604C">
        <w:rPr>
          <w:rFonts w:ascii="Times New Roman" w:hAnsi="Times New Roman" w:cs="Times New Roman"/>
          <w:b/>
          <w:sz w:val="24"/>
          <w:szCs w:val="24"/>
          <w:lang w:val="en-GB"/>
        </w:rPr>
        <w:t xml:space="preserve">West Nile virus transmission by </w:t>
      </w:r>
      <w:r w:rsidRPr="0092604C">
        <w:rPr>
          <w:rFonts w:ascii="Times New Roman" w:hAnsi="Times New Roman" w:cs="Times New Roman"/>
          <w:b/>
          <w:i/>
          <w:sz w:val="24"/>
          <w:szCs w:val="24"/>
          <w:lang w:val="en-GB"/>
        </w:rPr>
        <w:t xml:space="preserve">Culex </w:t>
      </w:r>
      <w:proofErr w:type="spellStart"/>
      <w:r w:rsidRPr="0092604C">
        <w:rPr>
          <w:rFonts w:ascii="Times New Roman" w:hAnsi="Times New Roman" w:cs="Times New Roman"/>
          <w:b/>
          <w:i/>
          <w:sz w:val="24"/>
          <w:szCs w:val="24"/>
          <w:lang w:val="en-GB"/>
        </w:rPr>
        <w:t>torrentium</w:t>
      </w:r>
      <w:proofErr w:type="spellEnd"/>
      <w:r w:rsidRPr="0092604C">
        <w:rPr>
          <w:rFonts w:ascii="Times New Roman" w:hAnsi="Times New Roman" w:cs="Times New Roman"/>
          <w:b/>
          <w:sz w:val="24"/>
          <w:szCs w:val="24"/>
          <w:lang w:val="en-GB"/>
        </w:rPr>
        <w:t xml:space="preserve"> mosquitoes</w:t>
      </w:r>
      <w:r w:rsidR="00D931E1" w:rsidRPr="0092604C">
        <w:rPr>
          <w:rFonts w:ascii="Times New Roman" w:hAnsi="Times New Roman" w:cs="Times New Roman"/>
          <w:b/>
          <w:sz w:val="24"/>
          <w:szCs w:val="24"/>
          <w:lang w:val="en-GB"/>
        </w:rPr>
        <w:t xml:space="preserve"> from Germany</w:t>
      </w:r>
      <w:commentRangeEnd w:id="0"/>
      <w:r w:rsidR="009E0CD4">
        <w:rPr>
          <w:rStyle w:val="Kommentarzeichen"/>
        </w:rPr>
        <w:commentReference w:id="0"/>
      </w:r>
    </w:p>
    <w:p w14:paraId="7A8481B7" w14:textId="77777777" w:rsidR="00426DFE" w:rsidRPr="0092604C" w:rsidRDefault="00426DFE" w:rsidP="00577A14">
      <w:pPr>
        <w:spacing w:line="480" w:lineRule="auto"/>
        <w:jc w:val="center"/>
        <w:rPr>
          <w:rFonts w:ascii="Times New Roman" w:hAnsi="Times New Roman" w:cs="Times New Roman"/>
          <w:b/>
          <w:sz w:val="24"/>
          <w:szCs w:val="24"/>
          <w:lang w:val="en-GB"/>
        </w:rPr>
      </w:pPr>
    </w:p>
    <w:p w14:paraId="4CB1A7E9" w14:textId="48F70318" w:rsidR="00CB3D78" w:rsidRPr="0092604C" w:rsidRDefault="00CB3D78" w:rsidP="00577A14">
      <w:pPr>
        <w:spacing w:line="480" w:lineRule="auto"/>
        <w:jc w:val="center"/>
        <w:rPr>
          <w:rFonts w:ascii="Times New Roman" w:hAnsi="Times New Roman" w:cs="Times New Roman"/>
          <w:sz w:val="24"/>
          <w:szCs w:val="24"/>
          <w:lang w:val="en-GB"/>
        </w:rPr>
      </w:pPr>
      <w:r w:rsidRPr="0092604C">
        <w:rPr>
          <w:rFonts w:ascii="Times New Roman" w:hAnsi="Times New Roman" w:cs="Times New Roman"/>
          <w:sz w:val="24"/>
          <w:szCs w:val="24"/>
          <w:lang w:val="en-GB"/>
        </w:rPr>
        <w:t>Concise running title (</w:t>
      </w:r>
      <w:r w:rsidR="00D931E1" w:rsidRPr="0092604C">
        <w:rPr>
          <w:rFonts w:ascii="Times New Roman" w:hAnsi="Times New Roman" w:cs="Times New Roman"/>
          <w:sz w:val="24"/>
          <w:szCs w:val="24"/>
          <w:lang w:val="en-GB"/>
        </w:rPr>
        <w:t xml:space="preserve">max. </w:t>
      </w:r>
      <w:r w:rsidRPr="0092604C">
        <w:rPr>
          <w:rFonts w:ascii="Times New Roman" w:hAnsi="Times New Roman" w:cs="Times New Roman"/>
          <w:sz w:val="24"/>
          <w:szCs w:val="24"/>
          <w:lang w:val="en-GB"/>
        </w:rPr>
        <w:t>50 Characters):</w:t>
      </w:r>
    </w:p>
    <w:p w14:paraId="7020CCC6" w14:textId="6EC993FA" w:rsidR="0068160D" w:rsidRDefault="0068160D" w:rsidP="00577A14">
      <w:pPr>
        <w:spacing w:line="480" w:lineRule="auto"/>
        <w:jc w:val="center"/>
        <w:rPr>
          <w:rFonts w:ascii="Times New Roman" w:hAnsi="Times New Roman" w:cs="Times New Roman"/>
          <w:b/>
          <w:sz w:val="24"/>
          <w:szCs w:val="24"/>
          <w:lang w:val="en-GB"/>
        </w:rPr>
      </w:pPr>
      <w:commentRangeStart w:id="1"/>
      <w:r>
        <w:rPr>
          <w:rFonts w:ascii="Times New Roman" w:hAnsi="Times New Roman" w:cs="Times New Roman"/>
          <w:b/>
          <w:sz w:val="24"/>
          <w:szCs w:val="24"/>
          <w:lang w:val="en-GB"/>
        </w:rPr>
        <w:t xml:space="preserve">West Nile Virus transmission by Culex </w:t>
      </w:r>
      <w:proofErr w:type="spellStart"/>
      <w:r>
        <w:rPr>
          <w:rFonts w:ascii="Times New Roman" w:hAnsi="Times New Roman" w:cs="Times New Roman"/>
          <w:b/>
          <w:sz w:val="24"/>
          <w:szCs w:val="24"/>
          <w:lang w:val="en-GB"/>
        </w:rPr>
        <w:t>torrentium</w:t>
      </w:r>
      <w:proofErr w:type="spellEnd"/>
    </w:p>
    <w:p w14:paraId="5B9BC99C" w14:textId="524C1433" w:rsidR="00BA138B" w:rsidRPr="0092604C" w:rsidRDefault="00BA138B" w:rsidP="00577A14">
      <w:pPr>
        <w:spacing w:line="480" w:lineRule="auto"/>
        <w:jc w:val="center"/>
        <w:rPr>
          <w:rFonts w:ascii="Times New Roman" w:hAnsi="Times New Roman" w:cs="Times New Roman"/>
          <w:b/>
          <w:sz w:val="24"/>
          <w:szCs w:val="24"/>
          <w:lang w:val="en-GB"/>
        </w:rPr>
      </w:pPr>
      <w:r w:rsidRPr="00764D80">
        <w:rPr>
          <w:rFonts w:ascii="Times New Roman" w:hAnsi="Times New Roman" w:cs="Times New Roman"/>
          <w:b/>
          <w:sz w:val="24"/>
          <w:szCs w:val="24"/>
          <w:lang w:val="en-US"/>
        </w:rPr>
        <w:t xml:space="preserve">Culex </w:t>
      </w:r>
      <w:proofErr w:type="spellStart"/>
      <w:r w:rsidRPr="00764D80">
        <w:rPr>
          <w:rFonts w:ascii="Times New Roman" w:hAnsi="Times New Roman" w:cs="Times New Roman"/>
          <w:b/>
          <w:sz w:val="24"/>
          <w:szCs w:val="24"/>
          <w:lang w:val="en-US"/>
        </w:rPr>
        <w:t>t</w:t>
      </w:r>
      <w:r>
        <w:rPr>
          <w:rFonts w:ascii="Times New Roman" w:hAnsi="Times New Roman" w:cs="Times New Roman"/>
          <w:b/>
          <w:sz w:val="24"/>
          <w:szCs w:val="24"/>
          <w:lang w:val="en-US"/>
        </w:rPr>
        <w:t>orrentium</w:t>
      </w:r>
      <w:proofErr w:type="spellEnd"/>
      <w:r>
        <w:rPr>
          <w:rFonts w:ascii="Times New Roman" w:hAnsi="Times New Roman" w:cs="Times New Roman"/>
          <w:b/>
          <w:sz w:val="24"/>
          <w:szCs w:val="24"/>
          <w:lang w:val="en-US"/>
        </w:rPr>
        <w:t xml:space="preserve"> as a vector for West N</w:t>
      </w:r>
      <w:r w:rsidRPr="00764D80">
        <w:rPr>
          <w:rFonts w:ascii="Times New Roman" w:hAnsi="Times New Roman" w:cs="Times New Roman"/>
          <w:b/>
          <w:sz w:val="24"/>
          <w:szCs w:val="24"/>
          <w:lang w:val="en-US"/>
        </w:rPr>
        <w:t>ile Virus</w:t>
      </w:r>
      <w:commentRangeEnd w:id="1"/>
      <w:r w:rsidR="003A3BFB">
        <w:rPr>
          <w:rStyle w:val="Kommentarzeichen"/>
        </w:rPr>
        <w:commentReference w:id="1"/>
      </w:r>
    </w:p>
    <w:p w14:paraId="0D8C2060" w14:textId="77777777" w:rsidR="00CB3D78" w:rsidRPr="0092604C" w:rsidRDefault="00CB3D78" w:rsidP="00577A14">
      <w:pPr>
        <w:spacing w:line="480" w:lineRule="auto"/>
        <w:jc w:val="center"/>
        <w:rPr>
          <w:rFonts w:ascii="Times New Roman" w:hAnsi="Times New Roman" w:cs="Times New Roman"/>
          <w:b/>
          <w:sz w:val="24"/>
          <w:szCs w:val="24"/>
          <w:lang w:val="en-GB"/>
        </w:rPr>
      </w:pPr>
    </w:p>
    <w:p w14:paraId="53C2B3CD" w14:textId="1C354ED9" w:rsidR="0065031F" w:rsidRPr="009F675B" w:rsidRDefault="00CB3D78" w:rsidP="00577A14">
      <w:pPr>
        <w:spacing w:line="480" w:lineRule="auto"/>
        <w:rPr>
          <w:rFonts w:ascii="Times New Roman" w:hAnsi="Times New Roman" w:cs="Times New Roman"/>
          <w:sz w:val="24"/>
          <w:szCs w:val="24"/>
        </w:rPr>
      </w:pPr>
      <w:r w:rsidRPr="009F675B">
        <w:rPr>
          <w:rFonts w:ascii="Times New Roman" w:hAnsi="Times New Roman" w:cs="Times New Roman"/>
          <w:sz w:val="24"/>
          <w:szCs w:val="24"/>
        </w:rPr>
        <w:t>Stephanie Jansen</w:t>
      </w:r>
      <w:r w:rsidRPr="009F675B">
        <w:rPr>
          <w:rFonts w:ascii="Times New Roman" w:hAnsi="Times New Roman" w:cs="Times New Roman"/>
          <w:sz w:val="24"/>
          <w:szCs w:val="24"/>
          <w:vertAlign w:val="superscript"/>
        </w:rPr>
        <w:t>1,2,3</w:t>
      </w:r>
      <w:r w:rsidRPr="009F675B">
        <w:rPr>
          <w:rFonts w:ascii="Times New Roman" w:hAnsi="Times New Roman" w:cs="Times New Roman"/>
          <w:sz w:val="24"/>
          <w:szCs w:val="24"/>
        </w:rPr>
        <w:t>, Anna Heitmann</w:t>
      </w:r>
      <w:r w:rsidRPr="009F675B">
        <w:rPr>
          <w:rFonts w:ascii="Times New Roman" w:hAnsi="Times New Roman" w:cs="Times New Roman"/>
          <w:sz w:val="24"/>
          <w:szCs w:val="24"/>
          <w:vertAlign w:val="superscript"/>
        </w:rPr>
        <w:t>1,2</w:t>
      </w:r>
      <w:r w:rsidRPr="009F675B">
        <w:rPr>
          <w:rFonts w:ascii="Times New Roman" w:hAnsi="Times New Roman" w:cs="Times New Roman"/>
          <w:sz w:val="24"/>
          <w:szCs w:val="24"/>
        </w:rPr>
        <w:t>, Renke Lühken</w:t>
      </w:r>
      <w:r w:rsidRPr="009F675B">
        <w:rPr>
          <w:rFonts w:ascii="Times New Roman" w:hAnsi="Times New Roman" w:cs="Times New Roman"/>
          <w:sz w:val="24"/>
          <w:szCs w:val="24"/>
          <w:vertAlign w:val="superscript"/>
        </w:rPr>
        <w:t>1</w:t>
      </w:r>
      <w:r w:rsidRPr="009F675B">
        <w:rPr>
          <w:rFonts w:ascii="Times New Roman" w:hAnsi="Times New Roman" w:cs="Times New Roman"/>
          <w:sz w:val="24"/>
          <w:szCs w:val="24"/>
        </w:rPr>
        <w:t xml:space="preserve">, </w:t>
      </w:r>
      <w:proofErr w:type="spellStart"/>
      <w:r w:rsidRPr="009F675B">
        <w:rPr>
          <w:rFonts w:ascii="Times New Roman" w:hAnsi="Times New Roman" w:cs="Times New Roman"/>
          <w:sz w:val="24"/>
          <w:szCs w:val="24"/>
        </w:rPr>
        <w:t>Mayke</w:t>
      </w:r>
      <w:proofErr w:type="spellEnd"/>
      <w:r w:rsidRPr="009F675B">
        <w:rPr>
          <w:rFonts w:ascii="Times New Roman" w:hAnsi="Times New Roman" w:cs="Times New Roman"/>
          <w:sz w:val="24"/>
          <w:szCs w:val="24"/>
        </w:rPr>
        <w:t xml:space="preserve"> Leggewie</w:t>
      </w:r>
      <w:r w:rsidRPr="009F675B">
        <w:rPr>
          <w:rFonts w:ascii="Times New Roman" w:hAnsi="Times New Roman" w:cs="Times New Roman"/>
          <w:sz w:val="24"/>
          <w:szCs w:val="24"/>
          <w:vertAlign w:val="superscript"/>
        </w:rPr>
        <w:t>1</w:t>
      </w:r>
      <w:r w:rsidR="00C958CA" w:rsidRPr="009F675B">
        <w:rPr>
          <w:rFonts w:ascii="Times New Roman" w:hAnsi="Times New Roman" w:cs="Times New Roman"/>
          <w:sz w:val="24"/>
          <w:szCs w:val="24"/>
          <w:vertAlign w:val="superscript"/>
        </w:rPr>
        <w:t>,3</w:t>
      </w:r>
      <w:r w:rsidRPr="009F675B">
        <w:rPr>
          <w:rFonts w:ascii="Times New Roman" w:hAnsi="Times New Roman" w:cs="Times New Roman"/>
          <w:sz w:val="24"/>
          <w:szCs w:val="24"/>
        </w:rPr>
        <w:t>, Michelle Helms</w:t>
      </w:r>
      <w:r w:rsidRPr="009F675B">
        <w:rPr>
          <w:rFonts w:ascii="Times New Roman" w:hAnsi="Times New Roman" w:cs="Times New Roman"/>
          <w:sz w:val="24"/>
          <w:szCs w:val="24"/>
          <w:vertAlign w:val="superscript"/>
        </w:rPr>
        <w:t>1</w:t>
      </w:r>
      <w:r w:rsidRPr="009F675B">
        <w:rPr>
          <w:rFonts w:ascii="Times New Roman" w:hAnsi="Times New Roman" w:cs="Times New Roman"/>
          <w:sz w:val="24"/>
          <w:szCs w:val="24"/>
        </w:rPr>
        <w:t>, Marlis Badusche</w:t>
      </w:r>
      <w:r w:rsidRPr="009F675B">
        <w:rPr>
          <w:rFonts w:ascii="Times New Roman" w:hAnsi="Times New Roman" w:cs="Times New Roman"/>
          <w:sz w:val="24"/>
          <w:szCs w:val="24"/>
          <w:vertAlign w:val="superscript"/>
        </w:rPr>
        <w:t>1</w:t>
      </w:r>
      <w:r w:rsidRPr="009F675B">
        <w:rPr>
          <w:rFonts w:ascii="Times New Roman" w:hAnsi="Times New Roman" w:cs="Times New Roman"/>
          <w:sz w:val="24"/>
          <w:szCs w:val="24"/>
        </w:rPr>
        <w:t xml:space="preserve">, </w:t>
      </w:r>
      <w:proofErr w:type="spellStart"/>
      <w:r w:rsidRPr="009F675B">
        <w:rPr>
          <w:rFonts w:ascii="Times New Roman" w:hAnsi="Times New Roman" w:cs="Times New Roman"/>
          <w:sz w:val="24"/>
          <w:szCs w:val="24"/>
        </w:rPr>
        <w:t>Giada</w:t>
      </w:r>
      <w:proofErr w:type="spellEnd"/>
      <w:r w:rsidRPr="009F675B">
        <w:rPr>
          <w:rFonts w:ascii="Times New Roman" w:hAnsi="Times New Roman" w:cs="Times New Roman"/>
          <w:sz w:val="24"/>
          <w:szCs w:val="24"/>
        </w:rPr>
        <w:t xml:space="preserve"> Rossini</w:t>
      </w:r>
      <w:r w:rsidR="000F3BDD" w:rsidRPr="000F3BDD">
        <w:rPr>
          <w:rFonts w:ascii="Times New Roman" w:hAnsi="Times New Roman" w:cs="Times New Roman"/>
          <w:sz w:val="24"/>
          <w:szCs w:val="24"/>
          <w:vertAlign w:val="superscript"/>
        </w:rPr>
        <w:t>4</w:t>
      </w:r>
      <w:r w:rsidRPr="009F675B">
        <w:rPr>
          <w:rFonts w:ascii="Times New Roman" w:hAnsi="Times New Roman" w:cs="Times New Roman"/>
          <w:sz w:val="24"/>
          <w:szCs w:val="24"/>
        </w:rPr>
        <w:t>, Jonas Schmidt-Chanasit</w:t>
      </w:r>
      <w:r w:rsidRPr="009F675B">
        <w:rPr>
          <w:rFonts w:ascii="Times New Roman" w:hAnsi="Times New Roman" w:cs="Times New Roman"/>
          <w:sz w:val="24"/>
          <w:szCs w:val="24"/>
          <w:vertAlign w:val="superscript"/>
        </w:rPr>
        <w:t>1,3</w:t>
      </w:r>
      <w:r w:rsidRPr="009F675B">
        <w:rPr>
          <w:rFonts w:ascii="Times New Roman" w:hAnsi="Times New Roman" w:cs="Times New Roman"/>
          <w:sz w:val="24"/>
          <w:szCs w:val="24"/>
        </w:rPr>
        <w:t>, Egbert Tannich</w:t>
      </w:r>
      <w:r w:rsidRPr="009F675B">
        <w:rPr>
          <w:rFonts w:ascii="Times New Roman" w:hAnsi="Times New Roman" w:cs="Times New Roman"/>
          <w:sz w:val="24"/>
          <w:szCs w:val="24"/>
          <w:vertAlign w:val="superscript"/>
        </w:rPr>
        <w:t>1,3</w:t>
      </w:r>
    </w:p>
    <w:p w14:paraId="6F78B0C3" w14:textId="77777777" w:rsidR="00614195" w:rsidRPr="0092604C" w:rsidRDefault="00CB3D78" w:rsidP="00577A14">
      <w:pPr>
        <w:pStyle w:val="Affiliations"/>
        <w:autoSpaceDE w:val="0"/>
        <w:autoSpaceDN w:val="0"/>
        <w:adjustRightInd w:val="0"/>
        <w:spacing w:line="480" w:lineRule="auto"/>
        <w:rPr>
          <w:rFonts w:ascii="Times New Roman" w:hAnsi="Times New Roman"/>
          <w:sz w:val="24"/>
          <w:szCs w:val="24"/>
        </w:rPr>
      </w:pPr>
      <w:r w:rsidRPr="0092604C">
        <w:rPr>
          <w:rFonts w:ascii="Times New Roman" w:hAnsi="Times New Roman"/>
          <w:sz w:val="24"/>
          <w:szCs w:val="24"/>
        </w:rPr>
        <w:t xml:space="preserve">1. Bernhard Nocht Institute for Tropical Medicine, </w:t>
      </w:r>
      <w:r w:rsidR="00614195" w:rsidRPr="0092604C">
        <w:rPr>
          <w:rFonts w:ascii="Times New Roman" w:hAnsi="Times New Roman"/>
          <w:sz w:val="24"/>
          <w:szCs w:val="24"/>
        </w:rPr>
        <w:t xml:space="preserve">20359 </w:t>
      </w:r>
      <w:r w:rsidRPr="0092604C">
        <w:rPr>
          <w:rFonts w:ascii="Times New Roman" w:hAnsi="Times New Roman"/>
          <w:sz w:val="24"/>
          <w:szCs w:val="24"/>
        </w:rPr>
        <w:t>Hamburg, Germany</w:t>
      </w:r>
    </w:p>
    <w:p w14:paraId="04221B42" w14:textId="77777777" w:rsidR="00CB3D78" w:rsidRPr="0092604C" w:rsidRDefault="00CB3D78" w:rsidP="00577A14">
      <w:pPr>
        <w:pStyle w:val="Affiliations"/>
        <w:autoSpaceDE w:val="0"/>
        <w:autoSpaceDN w:val="0"/>
        <w:adjustRightInd w:val="0"/>
        <w:spacing w:line="480" w:lineRule="auto"/>
        <w:rPr>
          <w:rFonts w:ascii="Times New Roman" w:hAnsi="Times New Roman"/>
          <w:sz w:val="24"/>
          <w:szCs w:val="24"/>
        </w:rPr>
      </w:pPr>
      <w:r w:rsidRPr="0092604C">
        <w:rPr>
          <w:rFonts w:ascii="Times New Roman" w:hAnsi="Times New Roman"/>
          <w:sz w:val="24"/>
          <w:szCs w:val="24"/>
        </w:rPr>
        <w:t xml:space="preserve">2. These authors contributed equally to this work </w:t>
      </w:r>
    </w:p>
    <w:p w14:paraId="2B7C748A" w14:textId="77777777" w:rsidR="00CB3D78" w:rsidRPr="0092604C" w:rsidRDefault="00CB3D78" w:rsidP="00577A14">
      <w:pPr>
        <w:pStyle w:val="Affiliations"/>
        <w:autoSpaceDE w:val="0"/>
        <w:autoSpaceDN w:val="0"/>
        <w:adjustRightInd w:val="0"/>
        <w:spacing w:line="480" w:lineRule="auto"/>
        <w:rPr>
          <w:rFonts w:ascii="Times New Roman" w:hAnsi="Times New Roman"/>
          <w:sz w:val="24"/>
          <w:szCs w:val="24"/>
        </w:rPr>
      </w:pPr>
      <w:r w:rsidRPr="0092604C">
        <w:rPr>
          <w:rFonts w:ascii="Times New Roman" w:hAnsi="Times New Roman"/>
          <w:sz w:val="24"/>
          <w:szCs w:val="24"/>
        </w:rPr>
        <w:t>3. German Centre for Infection Research (DZIF), partner site Hamburg-</w:t>
      </w:r>
      <w:proofErr w:type="spellStart"/>
      <w:r w:rsidRPr="0092604C">
        <w:rPr>
          <w:rFonts w:ascii="Times New Roman" w:hAnsi="Times New Roman"/>
          <w:sz w:val="24"/>
          <w:szCs w:val="24"/>
        </w:rPr>
        <w:t>Luebeck</w:t>
      </w:r>
      <w:proofErr w:type="spellEnd"/>
      <w:r w:rsidRPr="0092604C">
        <w:rPr>
          <w:rFonts w:ascii="Times New Roman" w:hAnsi="Times New Roman"/>
          <w:sz w:val="24"/>
          <w:szCs w:val="24"/>
        </w:rPr>
        <w:t>-</w:t>
      </w:r>
      <w:proofErr w:type="spellStart"/>
      <w:r w:rsidRPr="0092604C">
        <w:rPr>
          <w:rFonts w:ascii="Times New Roman" w:hAnsi="Times New Roman"/>
          <w:sz w:val="24"/>
          <w:szCs w:val="24"/>
        </w:rPr>
        <w:t>Borstel</w:t>
      </w:r>
      <w:r w:rsidR="00614195" w:rsidRPr="0092604C">
        <w:rPr>
          <w:rFonts w:ascii="Times New Roman" w:hAnsi="Times New Roman"/>
          <w:sz w:val="24"/>
          <w:szCs w:val="24"/>
        </w:rPr>
        <w:t>-Riems</w:t>
      </w:r>
      <w:proofErr w:type="spellEnd"/>
      <w:r w:rsidRPr="0092604C">
        <w:rPr>
          <w:rFonts w:ascii="Times New Roman" w:hAnsi="Times New Roman"/>
          <w:sz w:val="24"/>
          <w:szCs w:val="24"/>
        </w:rPr>
        <w:t xml:space="preserve">, </w:t>
      </w:r>
      <w:r w:rsidR="00614195" w:rsidRPr="0092604C">
        <w:rPr>
          <w:rFonts w:ascii="Times New Roman" w:hAnsi="Times New Roman"/>
          <w:sz w:val="24"/>
          <w:szCs w:val="24"/>
        </w:rPr>
        <w:t xml:space="preserve">20359 </w:t>
      </w:r>
      <w:r w:rsidRPr="0092604C">
        <w:rPr>
          <w:rFonts w:ascii="Times New Roman" w:hAnsi="Times New Roman"/>
          <w:sz w:val="24"/>
          <w:szCs w:val="24"/>
        </w:rPr>
        <w:t>Hamburg, Germany</w:t>
      </w:r>
    </w:p>
    <w:p w14:paraId="608FA97F" w14:textId="77777777" w:rsidR="007D6E6C" w:rsidRPr="0092604C" w:rsidRDefault="007D6E6C" w:rsidP="00577A14">
      <w:pPr>
        <w:pStyle w:val="Affiliations"/>
        <w:autoSpaceDE w:val="0"/>
        <w:autoSpaceDN w:val="0"/>
        <w:adjustRightInd w:val="0"/>
        <w:spacing w:line="480" w:lineRule="auto"/>
        <w:rPr>
          <w:rFonts w:ascii="Times New Roman" w:hAnsi="Times New Roman"/>
          <w:sz w:val="24"/>
          <w:szCs w:val="24"/>
        </w:rPr>
      </w:pPr>
      <w:r w:rsidRPr="0092604C">
        <w:rPr>
          <w:rFonts w:ascii="Times New Roman" w:hAnsi="Times New Roman"/>
          <w:sz w:val="24"/>
          <w:szCs w:val="24"/>
        </w:rPr>
        <w:t>4. University of Bologna, 40126 Bologna, Italy</w:t>
      </w:r>
    </w:p>
    <w:p w14:paraId="02666567" w14:textId="77777777" w:rsidR="00CB3D78" w:rsidRPr="0092604C" w:rsidRDefault="00CB3D78" w:rsidP="00577A14">
      <w:pPr>
        <w:pStyle w:val="Affiliations"/>
        <w:autoSpaceDE w:val="0"/>
        <w:autoSpaceDN w:val="0"/>
        <w:adjustRightInd w:val="0"/>
        <w:spacing w:line="480" w:lineRule="auto"/>
        <w:rPr>
          <w:rFonts w:ascii="Times New Roman" w:hAnsi="Times New Roman"/>
          <w:sz w:val="24"/>
          <w:szCs w:val="24"/>
        </w:rPr>
      </w:pPr>
    </w:p>
    <w:p w14:paraId="2D4CC1FD" w14:textId="77777777" w:rsidR="00CB3D78" w:rsidRPr="0092604C" w:rsidRDefault="00CB3D78" w:rsidP="00577A14">
      <w:pPr>
        <w:pStyle w:val="Affiliations"/>
        <w:autoSpaceDE w:val="0"/>
        <w:autoSpaceDN w:val="0"/>
        <w:adjustRightInd w:val="0"/>
        <w:spacing w:line="480" w:lineRule="auto"/>
        <w:rPr>
          <w:rFonts w:ascii="Times New Roman" w:hAnsi="Times New Roman"/>
          <w:sz w:val="24"/>
          <w:szCs w:val="24"/>
        </w:rPr>
      </w:pPr>
      <w:proofErr w:type="gramStart"/>
      <w:r w:rsidRPr="0092604C">
        <w:rPr>
          <w:rFonts w:ascii="Times New Roman" w:hAnsi="Times New Roman"/>
          <w:sz w:val="24"/>
          <w:szCs w:val="24"/>
        </w:rPr>
        <w:t>Correspondence:</w:t>
      </w:r>
      <w:commentRangeStart w:id="2"/>
      <w:r w:rsidR="00614195" w:rsidRPr="0092604C">
        <w:rPr>
          <w:rFonts w:ascii="Times New Roman" w:hAnsi="Times New Roman"/>
          <w:sz w:val="24"/>
          <w:szCs w:val="24"/>
        </w:rPr>
        <w:t>*</w:t>
      </w:r>
      <w:proofErr w:type="gramEnd"/>
      <w:r w:rsidR="00871FBB" w:rsidRPr="0092604C">
        <w:rPr>
          <w:rFonts w:ascii="Times New Roman" w:hAnsi="Times New Roman"/>
          <w:sz w:val="24"/>
          <w:szCs w:val="24"/>
        </w:rPr>
        <w:t>xxx</w:t>
      </w:r>
      <w:commentRangeEnd w:id="2"/>
      <w:r w:rsidR="008B5F33">
        <w:rPr>
          <w:rStyle w:val="Kommentarzeichen"/>
          <w:rFonts w:asciiTheme="minorHAnsi" w:eastAsiaTheme="minorHAnsi" w:hAnsiTheme="minorHAnsi" w:cstheme="minorBidi"/>
          <w:lang w:val="de-DE"/>
        </w:rPr>
        <w:commentReference w:id="2"/>
      </w:r>
      <w:r w:rsidR="0071529B" w:rsidRPr="0092604C">
        <w:rPr>
          <w:rFonts w:ascii="Times New Roman" w:hAnsi="Times New Roman"/>
          <w:sz w:val="24"/>
          <w:szCs w:val="24"/>
        </w:rPr>
        <w:t xml:space="preserve">, </w:t>
      </w:r>
      <w:r w:rsidR="00614195" w:rsidRPr="0092604C">
        <w:rPr>
          <w:rFonts w:ascii="Times New Roman" w:hAnsi="Times New Roman"/>
          <w:sz w:val="24"/>
          <w:szCs w:val="24"/>
        </w:rPr>
        <w:t>Bernhard Nocht Institute for Tropical Medicine, 20359 Hamburg, Germany, tel.: , fax:</w:t>
      </w:r>
    </w:p>
    <w:p w14:paraId="74BAC8C6" w14:textId="77777777" w:rsidR="00614195" w:rsidRPr="0092604C" w:rsidRDefault="00614195" w:rsidP="00577A14">
      <w:pPr>
        <w:pStyle w:val="Affiliations"/>
        <w:autoSpaceDE w:val="0"/>
        <w:autoSpaceDN w:val="0"/>
        <w:adjustRightInd w:val="0"/>
        <w:spacing w:line="480" w:lineRule="auto"/>
        <w:rPr>
          <w:rFonts w:ascii="Times New Roman" w:hAnsi="Times New Roman"/>
          <w:sz w:val="24"/>
          <w:szCs w:val="24"/>
        </w:rPr>
      </w:pPr>
    </w:p>
    <w:p w14:paraId="7AB93AC4" w14:textId="18EC3D75" w:rsidR="0071529B" w:rsidRPr="0092604C" w:rsidRDefault="00785E4D" w:rsidP="000F3BDD">
      <w:pPr>
        <w:pStyle w:val="Affiliations"/>
        <w:autoSpaceDE w:val="0"/>
        <w:autoSpaceDN w:val="0"/>
        <w:adjustRightInd w:val="0"/>
        <w:spacing w:line="480" w:lineRule="auto"/>
      </w:pPr>
      <w:hyperlink r:id="rId9" w:history="1">
        <w:r w:rsidR="00614195" w:rsidRPr="0092604C">
          <w:rPr>
            <w:rStyle w:val="Hyperlink"/>
            <w:rFonts w:ascii="Times New Roman" w:hAnsi="Times New Roman"/>
            <w:color w:val="auto"/>
            <w:sz w:val="24"/>
            <w:szCs w:val="24"/>
          </w:rPr>
          <w:t>jansen@bnitm.de</w:t>
        </w:r>
      </w:hyperlink>
      <w:r w:rsidR="00614195" w:rsidRPr="0092604C">
        <w:rPr>
          <w:rFonts w:ascii="Times New Roman" w:hAnsi="Times New Roman"/>
          <w:sz w:val="24"/>
          <w:szCs w:val="24"/>
        </w:rPr>
        <w:t xml:space="preserve">, </w:t>
      </w:r>
      <w:hyperlink r:id="rId10" w:history="1">
        <w:r w:rsidR="00614195" w:rsidRPr="0092604C">
          <w:rPr>
            <w:rStyle w:val="Hyperlink"/>
            <w:rFonts w:ascii="Times New Roman" w:hAnsi="Times New Roman"/>
            <w:color w:val="auto"/>
            <w:sz w:val="24"/>
            <w:szCs w:val="24"/>
          </w:rPr>
          <w:t>heitmann@bnitm.de</w:t>
        </w:r>
      </w:hyperlink>
      <w:r w:rsidR="00614195" w:rsidRPr="0092604C">
        <w:rPr>
          <w:rFonts w:ascii="Times New Roman" w:hAnsi="Times New Roman"/>
          <w:sz w:val="24"/>
          <w:szCs w:val="24"/>
        </w:rPr>
        <w:t xml:space="preserve">, </w:t>
      </w:r>
      <w:r w:rsidR="000613B3" w:rsidRPr="0092604C">
        <w:rPr>
          <w:rFonts w:ascii="Times New Roman" w:hAnsi="Times New Roman"/>
          <w:sz w:val="24"/>
          <w:szCs w:val="24"/>
        </w:rPr>
        <w:t>renkeluhken@gmail.com</w:t>
      </w:r>
      <w:r w:rsidR="00614195" w:rsidRPr="0092604C">
        <w:rPr>
          <w:rFonts w:ascii="Times New Roman" w:hAnsi="Times New Roman"/>
          <w:sz w:val="24"/>
          <w:szCs w:val="24"/>
        </w:rPr>
        <w:t xml:space="preserve">, </w:t>
      </w:r>
      <w:hyperlink r:id="rId11" w:history="1">
        <w:r w:rsidR="0071529B" w:rsidRPr="0092604C">
          <w:rPr>
            <w:rStyle w:val="Hyperlink"/>
            <w:rFonts w:ascii="Times New Roman" w:hAnsi="Times New Roman"/>
            <w:color w:val="auto"/>
            <w:sz w:val="24"/>
            <w:szCs w:val="24"/>
          </w:rPr>
          <w:t>leggewie@bnitm.de</w:t>
        </w:r>
      </w:hyperlink>
      <w:r w:rsidR="0071529B" w:rsidRPr="0092604C">
        <w:rPr>
          <w:rFonts w:ascii="Times New Roman" w:hAnsi="Times New Roman"/>
          <w:sz w:val="24"/>
          <w:szCs w:val="24"/>
        </w:rPr>
        <w:t xml:space="preserve">, </w:t>
      </w:r>
      <w:hyperlink r:id="rId12" w:history="1">
        <w:r w:rsidR="0071529B" w:rsidRPr="0092604C">
          <w:rPr>
            <w:rStyle w:val="Hyperlink"/>
            <w:rFonts w:ascii="Times New Roman" w:hAnsi="Times New Roman"/>
            <w:color w:val="auto"/>
            <w:sz w:val="24"/>
            <w:szCs w:val="24"/>
          </w:rPr>
          <w:t>helms@bnitm.de</w:t>
        </w:r>
      </w:hyperlink>
      <w:r w:rsidR="0071529B" w:rsidRPr="0092604C">
        <w:rPr>
          <w:rFonts w:ascii="Times New Roman" w:hAnsi="Times New Roman"/>
          <w:sz w:val="24"/>
          <w:szCs w:val="24"/>
        </w:rPr>
        <w:t xml:space="preserve">, </w:t>
      </w:r>
      <w:hyperlink r:id="rId13" w:history="1">
        <w:r w:rsidR="0071529B" w:rsidRPr="0092604C">
          <w:rPr>
            <w:rStyle w:val="Hyperlink"/>
            <w:rFonts w:ascii="Times New Roman" w:hAnsi="Times New Roman"/>
            <w:color w:val="auto"/>
            <w:sz w:val="24"/>
            <w:szCs w:val="24"/>
          </w:rPr>
          <w:t>badusche@bnitm.de</w:t>
        </w:r>
      </w:hyperlink>
      <w:r w:rsidR="0071529B" w:rsidRPr="0092604C">
        <w:rPr>
          <w:rFonts w:ascii="Times New Roman" w:hAnsi="Times New Roman"/>
          <w:sz w:val="24"/>
          <w:szCs w:val="24"/>
        </w:rPr>
        <w:t xml:space="preserve">, </w:t>
      </w:r>
      <w:hyperlink r:id="rId14" w:history="1">
        <w:r w:rsidR="0071529B" w:rsidRPr="0092604C">
          <w:rPr>
            <w:rStyle w:val="Hyperlink"/>
            <w:rFonts w:ascii="Times New Roman" w:hAnsi="Times New Roman"/>
            <w:color w:val="auto"/>
            <w:sz w:val="24"/>
            <w:szCs w:val="24"/>
          </w:rPr>
          <w:t>giada.rossini@unibo.it</w:t>
        </w:r>
      </w:hyperlink>
      <w:r w:rsidR="0071529B" w:rsidRPr="0092604C">
        <w:rPr>
          <w:rFonts w:ascii="Times New Roman" w:hAnsi="Times New Roman"/>
          <w:sz w:val="24"/>
          <w:szCs w:val="24"/>
        </w:rPr>
        <w:t xml:space="preserve">, </w:t>
      </w:r>
      <w:hyperlink r:id="rId15" w:history="1">
        <w:r w:rsidR="0071529B" w:rsidRPr="0092604C">
          <w:rPr>
            <w:rStyle w:val="Hyperlink"/>
            <w:rFonts w:ascii="Times New Roman" w:hAnsi="Times New Roman"/>
            <w:color w:val="auto"/>
            <w:sz w:val="24"/>
            <w:szCs w:val="24"/>
          </w:rPr>
          <w:t>jonassi@gmx.de</w:t>
        </w:r>
      </w:hyperlink>
      <w:r w:rsidR="0071529B" w:rsidRPr="0092604C">
        <w:rPr>
          <w:rFonts w:ascii="Times New Roman" w:hAnsi="Times New Roman"/>
          <w:sz w:val="24"/>
          <w:szCs w:val="24"/>
        </w:rPr>
        <w:t xml:space="preserve">, </w:t>
      </w:r>
      <w:r w:rsidR="0071529B" w:rsidRPr="0092604C">
        <w:rPr>
          <w:rFonts w:ascii="Times New Roman" w:hAnsi="Times New Roman"/>
          <w:sz w:val="24"/>
          <w:szCs w:val="24"/>
        </w:rPr>
        <w:lastRenderedPageBreak/>
        <w:t>tannich@bnitm.de</w:t>
      </w:r>
      <w:r w:rsidR="0071529B" w:rsidRPr="0092604C">
        <w:br w:type="page"/>
      </w:r>
    </w:p>
    <w:p w14:paraId="2445FB41" w14:textId="202DE9A7" w:rsidR="002A79B0" w:rsidRPr="00606830" w:rsidRDefault="002A79B0" w:rsidP="00577A14">
      <w:pPr>
        <w:spacing w:line="480" w:lineRule="auto"/>
        <w:rPr>
          <w:rFonts w:ascii="Times New Roman" w:hAnsi="Times New Roman" w:cs="Times New Roman"/>
          <w:color w:val="365F91" w:themeColor="accent1" w:themeShade="BF"/>
          <w:sz w:val="24"/>
          <w:szCs w:val="24"/>
          <w:lang w:val="en-GB"/>
          <w:rPrChange w:id="3" w:author="RL" w:date="2018-07-10T16:08:00Z">
            <w:rPr>
              <w:rFonts w:ascii="Times New Roman" w:hAnsi="Times New Roman" w:cs="Times New Roman"/>
              <w:b/>
              <w:color w:val="365F91" w:themeColor="accent1" w:themeShade="BF"/>
              <w:sz w:val="24"/>
              <w:szCs w:val="24"/>
              <w:lang w:val="en-GB"/>
            </w:rPr>
          </w:rPrChange>
        </w:rPr>
      </w:pPr>
      <w:r w:rsidRPr="0092604C">
        <w:rPr>
          <w:rFonts w:ascii="Times New Roman" w:hAnsi="Times New Roman" w:cs="Times New Roman"/>
          <w:b/>
          <w:color w:val="365F91" w:themeColor="accent1" w:themeShade="BF"/>
          <w:sz w:val="24"/>
          <w:szCs w:val="24"/>
          <w:lang w:val="en-GB"/>
        </w:rPr>
        <w:lastRenderedPageBreak/>
        <w:t xml:space="preserve">Keywords: </w:t>
      </w:r>
      <w:ins w:id="4" w:author="RL" w:date="2018-07-10T16:08:00Z">
        <w:r w:rsidR="00606830" w:rsidRPr="00606830">
          <w:rPr>
            <w:rFonts w:ascii="Times New Roman" w:hAnsi="Times New Roman" w:cs="Times New Roman"/>
            <w:i/>
            <w:color w:val="365F91" w:themeColor="accent1" w:themeShade="BF"/>
            <w:sz w:val="24"/>
            <w:szCs w:val="24"/>
            <w:lang w:val="en-GB"/>
            <w:rPrChange w:id="5" w:author="RL" w:date="2018-07-10T16:08:00Z">
              <w:rPr>
                <w:rFonts w:ascii="Times New Roman" w:hAnsi="Times New Roman" w:cs="Times New Roman"/>
                <w:b/>
                <w:color w:val="365F91" w:themeColor="accent1" w:themeShade="BF"/>
                <w:sz w:val="24"/>
                <w:szCs w:val="24"/>
                <w:lang w:val="en-GB"/>
              </w:rPr>
            </w:rPrChange>
          </w:rPr>
          <w:t xml:space="preserve">Culex </w:t>
        </w:r>
        <w:proofErr w:type="spellStart"/>
        <w:r w:rsidR="00606830" w:rsidRPr="00606830">
          <w:rPr>
            <w:rFonts w:ascii="Times New Roman" w:hAnsi="Times New Roman" w:cs="Times New Roman"/>
            <w:i/>
            <w:color w:val="365F91" w:themeColor="accent1" w:themeShade="BF"/>
            <w:sz w:val="24"/>
            <w:szCs w:val="24"/>
            <w:lang w:val="en-GB"/>
            <w:rPrChange w:id="6" w:author="RL" w:date="2018-07-10T16:08:00Z">
              <w:rPr>
                <w:rFonts w:ascii="Times New Roman" w:hAnsi="Times New Roman" w:cs="Times New Roman"/>
                <w:b/>
                <w:color w:val="365F91" w:themeColor="accent1" w:themeShade="BF"/>
                <w:sz w:val="24"/>
                <w:szCs w:val="24"/>
                <w:lang w:val="en-GB"/>
              </w:rPr>
            </w:rPrChange>
          </w:rPr>
          <w:t>pipiens</w:t>
        </w:r>
        <w:proofErr w:type="spellEnd"/>
        <w:r w:rsidR="00606830" w:rsidRPr="00606830">
          <w:rPr>
            <w:rFonts w:ascii="Times New Roman" w:hAnsi="Times New Roman" w:cs="Times New Roman"/>
            <w:i/>
            <w:color w:val="365F91" w:themeColor="accent1" w:themeShade="BF"/>
            <w:sz w:val="24"/>
            <w:szCs w:val="24"/>
            <w:lang w:val="en-GB"/>
            <w:rPrChange w:id="7" w:author="RL" w:date="2018-07-10T16:08:00Z">
              <w:rPr>
                <w:rFonts w:ascii="Times New Roman" w:hAnsi="Times New Roman" w:cs="Times New Roman"/>
                <w:b/>
                <w:color w:val="365F91" w:themeColor="accent1" w:themeShade="BF"/>
                <w:sz w:val="24"/>
                <w:szCs w:val="24"/>
                <w:lang w:val="en-GB"/>
              </w:rPr>
            </w:rPrChange>
          </w:rPr>
          <w:t xml:space="preserve"> </w:t>
        </w:r>
        <w:proofErr w:type="spellStart"/>
        <w:r w:rsidR="00606830" w:rsidRPr="00606830">
          <w:rPr>
            <w:rFonts w:ascii="Times New Roman" w:hAnsi="Times New Roman" w:cs="Times New Roman"/>
            <w:i/>
            <w:color w:val="365F91" w:themeColor="accent1" w:themeShade="BF"/>
            <w:sz w:val="24"/>
            <w:szCs w:val="24"/>
            <w:lang w:val="en-GB"/>
            <w:rPrChange w:id="8" w:author="RL" w:date="2018-07-10T16:08:00Z">
              <w:rPr>
                <w:rFonts w:ascii="Times New Roman" w:hAnsi="Times New Roman" w:cs="Times New Roman"/>
                <w:b/>
                <w:color w:val="365F91" w:themeColor="accent1" w:themeShade="BF"/>
                <w:sz w:val="24"/>
                <w:szCs w:val="24"/>
                <w:lang w:val="en-GB"/>
              </w:rPr>
            </w:rPrChange>
          </w:rPr>
          <w:t>pipiens</w:t>
        </w:r>
        <w:proofErr w:type="spellEnd"/>
        <w:r w:rsidR="00606830" w:rsidRPr="00606830">
          <w:rPr>
            <w:rFonts w:ascii="Times New Roman" w:hAnsi="Times New Roman" w:cs="Times New Roman"/>
            <w:color w:val="365F91" w:themeColor="accent1" w:themeShade="BF"/>
            <w:sz w:val="24"/>
            <w:szCs w:val="24"/>
            <w:lang w:val="en-GB"/>
            <w:rPrChange w:id="9" w:author="RL" w:date="2018-07-10T16:08:00Z">
              <w:rPr>
                <w:rFonts w:ascii="Times New Roman" w:hAnsi="Times New Roman" w:cs="Times New Roman"/>
                <w:b/>
                <w:color w:val="365F91" w:themeColor="accent1" w:themeShade="BF"/>
                <w:sz w:val="24"/>
                <w:szCs w:val="24"/>
                <w:lang w:val="en-GB"/>
              </w:rPr>
            </w:rPrChange>
          </w:rPr>
          <w:t xml:space="preserve">, </w:t>
        </w:r>
        <w:r w:rsidR="00606830" w:rsidRPr="00606830">
          <w:rPr>
            <w:rFonts w:ascii="Times New Roman" w:hAnsi="Times New Roman" w:cs="Times New Roman"/>
            <w:i/>
            <w:color w:val="365F91" w:themeColor="accent1" w:themeShade="BF"/>
            <w:sz w:val="24"/>
            <w:szCs w:val="24"/>
            <w:lang w:val="en-GB"/>
            <w:rPrChange w:id="10" w:author="RL" w:date="2018-07-10T16:08:00Z">
              <w:rPr>
                <w:rFonts w:ascii="Times New Roman" w:hAnsi="Times New Roman" w:cs="Times New Roman"/>
                <w:b/>
                <w:color w:val="365F91" w:themeColor="accent1" w:themeShade="BF"/>
                <w:sz w:val="24"/>
                <w:szCs w:val="24"/>
                <w:lang w:val="en-GB"/>
              </w:rPr>
            </w:rPrChange>
          </w:rPr>
          <w:t xml:space="preserve">Culex </w:t>
        </w:r>
        <w:proofErr w:type="spellStart"/>
        <w:r w:rsidR="00606830" w:rsidRPr="00606830">
          <w:rPr>
            <w:rFonts w:ascii="Times New Roman" w:hAnsi="Times New Roman" w:cs="Times New Roman"/>
            <w:i/>
            <w:color w:val="365F91" w:themeColor="accent1" w:themeShade="BF"/>
            <w:sz w:val="24"/>
            <w:szCs w:val="24"/>
            <w:lang w:val="en-GB"/>
            <w:rPrChange w:id="11" w:author="RL" w:date="2018-07-10T16:08:00Z">
              <w:rPr>
                <w:rFonts w:ascii="Times New Roman" w:hAnsi="Times New Roman" w:cs="Times New Roman"/>
                <w:b/>
                <w:color w:val="365F91" w:themeColor="accent1" w:themeShade="BF"/>
                <w:sz w:val="24"/>
                <w:szCs w:val="24"/>
                <w:lang w:val="en-GB"/>
              </w:rPr>
            </w:rPrChange>
          </w:rPr>
          <w:t>pipiens</w:t>
        </w:r>
        <w:proofErr w:type="spellEnd"/>
        <w:r w:rsidR="00606830" w:rsidRPr="00606830">
          <w:rPr>
            <w:rFonts w:ascii="Times New Roman" w:hAnsi="Times New Roman" w:cs="Times New Roman"/>
            <w:i/>
            <w:color w:val="365F91" w:themeColor="accent1" w:themeShade="BF"/>
            <w:sz w:val="24"/>
            <w:szCs w:val="24"/>
            <w:lang w:val="en-GB"/>
            <w:rPrChange w:id="12" w:author="RL" w:date="2018-07-10T16:08:00Z">
              <w:rPr>
                <w:rFonts w:ascii="Times New Roman" w:hAnsi="Times New Roman" w:cs="Times New Roman"/>
                <w:b/>
                <w:color w:val="365F91" w:themeColor="accent1" w:themeShade="BF"/>
                <w:sz w:val="24"/>
                <w:szCs w:val="24"/>
                <w:lang w:val="en-GB"/>
              </w:rPr>
            </w:rPrChange>
          </w:rPr>
          <w:t xml:space="preserve"> </w:t>
        </w:r>
        <w:proofErr w:type="spellStart"/>
        <w:r w:rsidR="00606830" w:rsidRPr="00606830">
          <w:rPr>
            <w:rFonts w:ascii="Times New Roman" w:hAnsi="Times New Roman" w:cs="Times New Roman"/>
            <w:i/>
            <w:color w:val="365F91" w:themeColor="accent1" w:themeShade="BF"/>
            <w:sz w:val="24"/>
            <w:szCs w:val="24"/>
            <w:lang w:val="en-GB"/>
            <w:rPrChange w:id="13" w:author="RL" w:date="2018-07-10T16:08:00Z">
              <w:rPr>
                <w:rFonts w:ascii="Times New Roman" w:hAnsi="Times New Roman" w:cs="Times New Roman"/>
                <w:b/>
                <w:color w:val="365F91" w:themeColor="accent1" w:themeShade="BF"/>
                <w:sz w:val="24"/>
                <w:szCs w:val="24"/>
                <w:lang w:val="en-GB"/>
              </w:rPr>
            </w:rPrChange>
          </w:rPr>
          <w:t>molestus</w:t>
        </w:r>
        <w:proofErr w:type="spellEnd"/>
        <w:r w:rsidR="00606830" w:rsidRPr="00606830">
          <w:rPr>
            <w:rFonts w:ascii="Times New Roman" w:hAnsi="Times New Roman" w:cs="Times New Roman"/>
            <w:color w:val="365F91" w:themeColor="accent1" w:themeShade="BF"/>
            <w:sz w:val="24"/>
            <w:szCs w:val="24"/>
            <w:lang w:val="en-GB"/>
            <w:rPrChange w:id="14" w:author="RL" w:date="2018-07-10T16:08:00Z">
              <w:rPr>
                <w:rFonts w:ascii="Times New Roman" w:hAnsi="Times New Roman" w:cs="Times New Roman"/>
                <w:b/>
                <w:color w:val="365F91" w:themeColor="accent1" w:themeShade="BF"/>
                <w:sz w:val="24"/>
                <w:szCs w:val="24"/>
                <w:lang w:val="en-GB"/>
              </w:rPr>
            </w:rPrChange>
          </w:rPr>
          <w:t xml:space="preserve">, </w:t>
        </w:r>
      </w:ins>
      <w:r w:rsidRPr="00606830">
        <w:rPr>
          <w:rFonts w:ascii="Times New Roman" w:hAnsi="Times New Roman" w:cs="Times New Roman"/>
          <w:i/>
          <w:sz w:val="24"/>
          <w:szCs w:val="24"/>
          <w:lang w:val="en-GB"/>
        </w:rPr>
        <w:t xml:space="preserve">Culex </w:t>
      </w:r>
      <w:proofErr w:type="spellStart"/>
      <w:r w:rsidRPr="00606830">
        <w:rPr>
          <w:rFonts w:ascii="Times New Roman" w:hAnsi="Times New Roman" w:cs="Times New Roman"/>
          <w:i/>
          <w:sz w:val="24"/>
          <w:szCs w:val="24"/>
          <w:lang w:val="en-GB"/>
        </w:rPr>
        <w:t>torrentium</w:t>
      </w:r>
      <w:proofErr w:type="spellEnd"/>
      <w:r w:rsidRPr="00606830">
        <w:rPr>
          <w:rFonts w:ascii="Times New Roman" w:hAnsi="Times New Roman" w:cs="Times New Roman"/>
          <w:sz w:val="24"/>
          <w:szCs w:val="24"/>
          <w:lang w:val="en-GB"/>
        </w:rPr>
        <w:t xml:space="preserve">, West Nile Virus, </w:t>
      </w:r>
      <w:del w:id="15" w:author="RL" w:date="2018-07-10T16:08:00Z">
        <w:r w:rsidRPr="00606830" w:rsidDel="00D137BF">
          <w:rPr>
            <w:rFonts w:ascii="Times New Roman" w:hAnsi="Times New Roman" w:cs="Times New Roman"/>
            <w:sz w:val="24"/>
            <w:szCs w:val="24"/>
            <w:lang w:val="en-GB"/>
          </w:rPr>
          <w:delText xml:space="preserve">experimental </w:delText>
        </w:r>
      </w:del>
      <w:r w:rsidRPr="00606830">
        <w:rPr>
          <w:rFonts w:ascii="Times New Roman" w:hAnsi="Times New Roman" w:cs="Times New Roman"/>
          <w:sz w:val="24"/>
          <w:szCs w:val="24"/>
          <w:lang w:val="en-GB"/>
        </w:rPr>
        <w:t>vector competence</w:t>
      </w:r>
      <w:ins w:id="16" w:author="RL" w:date="2018-07-10T16:08:00Z">
        <w:r w:rsidR="00D137BF">
          <w:rPr>
            <w:rFonts w:ascii="Times New Roman" w:hAnsi="Times New Roman" w:cs="Times New Roman"/>
            <w:sz w:val="24"/>
            <w:szCs w:val="24"/>
            <w:lang w:val="en-GB"/>
          </w:rPr>
          <w:t>, salivation assay</w:t>
        </w:r>
      </w:ins>
    </w:p>
    <w:p w14:paraId="2BC4BD16" w14:textId="77777777" w:rsidR="00CB3D78" w:rsidRPr="0092604C" w:rsidRDefault="0071529B" w:rsidP="00577A14">
      <w:pPr>
        <w:spacing w:line="480" w:lineRule="auto"/>
        <w:rPr>
          <w:rFonts w:ascii="Times New Roman" w:hAnsi="Times New Roman" w:cs="Times New Roman"/>
          <w:sz w:val="24"/>
          <w:szCs w:val="24"/>
          <w:lang w:val="en-GB"/>
        </w:rPr>
      </w:pPr>
      <w:r w:rsidRPr="0092604C">
        <w:rPr>
          <w:rFonts w:ascii="Times New Roman" w:hAnsi="Times New Roman" w:cs="Times New Roman"/>
          <w:b/>
          <w:color w:val="365F91" w:themeColor="accent1" w:themeShade="BF"/>
          <w:sz w:val="24"/>
          <w:szCs w:val="24"/>
          <w:lang w:val="en-GB"/>
        </w:rPr>
        <w:t xml:space="preserve">Abstract </w:t>
      </w:r>
      <w:r w:rsidRPr="0092604C">
        <w:rPr>
          <w:rFonts w:ascii="Times New Roman" w:hAnsi="Times New Roman" w:cs="Times New Roman"/>
          <w:sz w:val="24"/>
          <w:szCs w:val="24"/>
          <w:lang w:val="en-GB"/>
        </w:rPr>
        <w:t>(250 words)</w:t>
      </w:r>
    </w:p>
    <w:p w14:paraId="3596D1FB" w14:textId="77777777" w:rsidR="00CB3D78" w:rsidRDefault="00CB3D78" w:rsidP="00577A14">
      <w:pPr>
        <w:spacing w:line="480" w:lineRule="auto"/>
        <w:rPr>
          <w:rFonts w:ascii="Times New Roman" w:hAnsi="Times New Roman" w:cs="Times New Roman"/>
          <w:sz w:val="24"/>
          <w:szCs w:val="24"/>
          <w:lang w:val="en-GB"/>
        </w:rPr>
      </w:pPr>
    </w:p>
    <w:p w14:paraId="4DAF4A17" w14:textId="77777777" w:rsidR="000F3BDD" w:rsidRPr="00A127ED" w:rsidRDefault="000F3BDD" w:rsidP="00577A14">
      <w:pPr>
        <w:spacing w:line="480" w:lineRule="auto"/>
        <w:rPr>
          <w:rFonts w:ascii="Times New Roman" w:hAnsi="Times New Roman" w:cs="Times New Roman"/>
          <w:sz w:val="24"/>
          <w:szCs w:val="24"/>
          <w:lang w:val="en-GB"/>
        </w:rPr>
      </w:pPr>
    </w:p>
    <w:p w14:paraId="66D3FD13" w14:textId="77777777" w:rsidR="00257F67" w:rsidRPr="0092604C" w:rsidRDefault="00257F67" w:rsidP="00257F67">
      <w:pPr>
        <w:spacing w:line="480" w:lineRule="auto"/>
        <w:rPr>
          <w:rFonts w:ascii="Times New Roman" w:eastAsiaTheme="minorEastAsia" w:hAnsi="Times New Roman" w:cs="Times New Roman"/>
          <w:b/>
          <w:sz w:val="24"/>
          <w:szCs w:val="24"/>
          <w:lang w:val="en-GB" w:eastAsia="de-DE"/>
        </w:rPr>
      </w:pPr>
      <w:r w:rsidRPr="00A127ED">
        <w:rPr>
          <w:rFonts w:ascii="Times New Roman" w:hAnsi="Times New Roman" w:cs="Times New Roman"/>
          <w:b/>
          <w:color w:val="365F91" w:themeColor="accent1" w:themeShade="BF"/>
          <w:sz w:val="24"/>
          <w:szCs w:val="24"/>
          <w:lang w:val="en-GB"/>
        </w:rPr>
        <w:t xml:space="preserve">Introduction </w:t>
      </w:r>
      <w:r w:rsidRPr="00A127ED">
        <w:rPr>
          <w:rFonts w:ascii="Times New Roman" w:hAnsi="Times New Roman" w:cs="Times New Roman"/>
          <w:sz w:val="24"/>
          <w:szCs w:val="24"/>
          <w:lang w:val="en-GB"/>
        </w:rPr>
        <w:t xml:space="preserve">(Word limit for articles: 6000 </w:t>
      </w:r>
      <w:commentRangeStart w:id="17"/>
      <w:r w:rsidRPr="00A127ED">
        <w:rPr>
          <w:rFonts w:ascii="Times New Roman" w:hAnsi="Times New Roman" w:cs="Times New Roman"/>
          <w:sz w:val="24"/>
          <w:szCs w:val="24"/>
          <w:lang w:val="en-GB"/>
        </w:rPr>
        <w:t>words</w:t>
      </w:r>
      <w:commentRangeEnd w:id="17"/>
      <w:r w:rsidR="00BA71FB">
        <w:rPr>
          <w:rStyle w:val="Kommentarzeichen"/>
        </w:rPr>
        <w:commentReference w:id="17"/>
      </w:r>
      <w:r w:rsidRPr="00A127ED">
        <w:rPr>
          <w:rFonts w:ascii="Times New Roman" w:hAnsi="Times New Roman" w:cs="Times New Roman"/>
          <w:sz w:val="24"/>
          <w:szCs w:val="24"/>
          <w:lang w:val="en-GB"/>
        </w:rPr>
        <w:t>)</w:t>
      </w:r>
    </w:p>
    <w:p w14:paraId="46C86B15" w14:textId="48FB9428" w:rsidR="00257F67" w:rsidDel="00DA4CE5" w:rsidRDefault="00257F67" w:rsidP="00EA41C9">
      <w:pPr>
        <w:spacing w:line="480" w:lineRule="auto"/>
        <w:rPr>
          <w:del w:id="18" w:author="RL" w:date="2018-07-05T13:11:00Z"/>
          <w:rFonts w:ascii="Times New Roman" w:hAnsi="Times New Roman" w:cs="Times New Roman"/>
          <w:sz w:val="24"/>
          <w:szCs w:val="24"/>
          <w:lang w:val="en-GB"/>
        </w:rPr>
      </w:pPr>
      <w:commentRangeStart w:id="19"/>
      <w:del w:id="20" w:author="RL" w:date="2018-07-05T14:12:00Z">
        <w:r w:rsidRPr="00F5447A" w:rsidDel="00566330">
          <w:rPr>
            <w:rFonts w:ascii="Times New Roman" w:hAnsi="Times New Roman" w:cs="Times New Roman"/>
            <w:sz w:val="24"/>
            <w:szCs w:val="24"/>
            <w:lang w:val="en-GB"/>
          </w:rPr>
          <w:delText xml:space="preserve">Mosquitoes </w:delText>
        </w:r>
      </w:del>
      <w:ins w:id="21" w:author="RenkeLuehken" w:date="2018-07-01T19:57:00Z">
        <w:del w:id="22" w:author="RL" w:date="2018-07-05T14:12:00Z">
          <w:r w:rsidR="00747657" w:rsidRPr="00F5447A" w:rsidDel="00566330">
            <w:rPr>
              <w:rFonts w:ascii="Times New Roman" w:hAnsi="Times New Roman" w:cs="Times New Roman"/>
              <w:sz w:val="24"/>
              <w:szCs w:val="24"/>
              <w:lang w:val="en-GB"/>
            </w:rPr>
            <w:delText>Mosquito</w:delText>
          </w:r>
          <w:r w:rsidR="00747657" w:rsidDel="00566330">
            <w:rPr>
              <w:rFonts w:ascii="Times New Roman" w:hAnsi="Times New Roman" w:cs="Times New Roman"/>
              <w:sz w:val="24"/>
              <w:szCs w:val="24"/>
              <w:lang w:val="en-GB"/>
            </w:rPr>
            <w:delText xml:space="preserve"> species</w:delText>
          </w:r>
          <w:r w:rsidR="00747657" w:rsidRPr="00F5447A" w:rsidDel="00566330">
            <w:rPr>
              <w:rFonts w:ascii="Times New Roman" w:hAnsi="Times New Roman" w:cs="Times New Roman"/>
              <w:sz w:val="24"/>
              <w:szCs w:val="24"/>
              <w:lang w:val="en-GB"/>
            </w:rPr>
            <w:delText xml:space="preserve"> </w:delText>
          </w:r>
        </w:del>
      </w:ins>
      <w:del w:id="23" w:author="RL" w:date="2018-07-05T14:12:00Z">
        <w:r w:rsidRPr="00F5447A" w:rsidDel="00566330">
          <w:rPr>
            <w:rFonts w:ascii="Times New Roman" w:hAnsi="Times New Roman" w:cs="Times New Roman"/>
            <w:sz w:val="24"/>
            <w:szCs w:val="24"/>
            <w:lang w:val="en-GB"/>
          </w:rPr>
          <w:delText xml:space="preserve">of the genus </w:delText>
        </w:r>
        <w:r w:rsidRPr="00481893" w:rsidDel="00566330">
          <w:rPr>
            <w:rFonts w:ascii="Times New Roman" w:hAnsi="Times New Roman" w:cs="Times New Roman"/>
            <w:i/>
            <w:sz w:val="24"/>
            <w:szCs w:val="24"/>
            <w:lang w:val="en-GB"/>
          </w:rPr>
          <w:delText xml:space="preserve">Culex </w:delText>
        </w:r>
        <w:r w:rsidRPr="001C5F02" w:rsidDel="00566330">
          <w:rPr>
            <w:rFonts w:ascii="Times New Roman" w:hAnsi="Times New Roman" w:cs="Times New Roman"/>
            <w:sz w:val="24"/>
            <w:szCs w:val="24"/>
            <w:lang w:val="en-GB"/>
          </w:rPr>
          <w:delText xml:space="preserve">have been reported almost worldwide </w:delText>
        </w:r>
        <w:r w:rsidRPr="0047089B" w:rsidDel="00566330">
          <w:rPr>
            <w:rFonts w:ascii="Times New Roman" w:hAnsi="Times New Roman" w:cs="Times New Roman"/>
            <w:sz w:val="24"/>
            <w:szCs w:val="24"/>
            <w:highlight w:val="yellow"/>
            <w:lang w:val="en-GB"/>
          </w:rPr>
          <w:delText>(cite)</w:delText>
        </w:r>
        <w:r w:rsidDel="00566330">
          <w:rPr>
            <w:rFonts w:ascii="Times New Roman" w:hAnsi="Times New Roman" w:cs="Times New Roman"/>
            <w:sz w:val="24"/>
            <w:szCs w:val="24"/>
            <w:lang w:val="en-GB"/>
          </w:rPr>
          <w:delText>. They are of medical importance because they can act as vectors for many zoonotic arboviruses of diverse Virus families</w:delText>
        </w:r>
        <w:r w:rsidRPr="0047089B" w:rsidDel="00566330">
          <w:rPr>
            <w:rFonts w:ascii="Times New Roman" w:hAnsi="Times New Roman" w:cs="Times New Roman"/>
            <w:sz w:val="24"/>
            <w:szCs w:val="24"/>
            <w:highlight w:val="yellow"/>
            <w:lang w:val="en-GB"/>
          </w:rPr>
          <w:delText xml:space="preserve"> (cite).</w:delText>
        </w:r>
        <w:r w:rsidR="00165B2E" w:rsidDel="00566330">
          <w:rPr>
            <w:rFonts w:ascii="Times New Roman" w:hAnsi="Times New Roman" w:cs="Times New Roman"/>
            <w:sz w:val="24"/>
            <w:szCs w:val="24"/>
            <w:lang w:val="en-GB"/>
          </w:rPr>
          <w:delText xml:space="preserve"> </w:delText>
        </w:r>
      </w:del>
      <w:commentRangeStart w:id="24"/>
      <w:r>
        <w:rPr>
          <w:rFonts w:ascii="Times New Roman" w:hAnsi="Times New Roman" w:cs="Times New Roman"/>
          <w:sz w:val="24"/>
          <w:szCs w:val="24"/>
          <w:lang w:val="en-GB"/>
        </w:rPr>
        <w:t>T</w:t>
      </w:r>
      <w:commentRangeEnd w:id="24"/>
      <w:r w:rsidR="00252760">
        <w:rPr>
          <w:rStyle w:val="Kommentarzeichen"/>
        </w:rPr>
        <w:commentReference w:id="24"/>
      </w:r>
      <w:r>
        <w:rPr>
          <w:rFonts w:ascii="Times New Roman" w:hAnsi="Times New Roman" w:cs="Times New Roman"/>
          <w:sz w:val="24"/>
          <w:szCs w:val="24"/>
          <w:lang w:val="en-GB"/>
        </w:rPr>
        <w:t>h</w:t>
      </w:r>
      <w:commentRangeEnd w:id="19"/>
      <w:r w:rsidR="00760DFE">
        <w:rPr>
          <w:rStyle w:val="Kommentarzeichen"/>
        </w:rPr>
        <w:commentReference w:id="19"/>
      </w:r>
      <w:r>
        <w:rPr>
          <w:rFonts w:ascii="Times New Roman" w:hAnsi="Times New Roman" w:cs="Times New Roman"/>
          <w:sz w:val="24"/>
          <w:szCs w:val="24"/>
          <w:lang w:val="en-GB"/>
        </w:rPr>
        <w:t xml:space="preserve">e most </w:t>
      </w:r>
      <w:ins w:id="25" w:author="RL" w:date="2018-07-05T08:06:00Z">
        <w:r w:rsidR="00E67E25">
          <w:rPr>
            <w:rFonts w:ascii="Times New Roman" w:hAnsi="Times New Roman" w:cs="Times New Roman"/>
            <w:sz w:val="24"/>
            <w:szCs w:val="24"/>
            <w:lang w:val="en-GB"/>
          </w:rPr>
          <w:t xml:space="preserve">commonly </w:t>
        </w:r>
      </w:ins>
      <w:r>
        <w:rPr>
          <w:rFonts w:ascii="Times New Roman" w:hAnsi="Times New Roman" w:cs="Times New Roman"/>
          <w:sz w:val="24"/>
          <w:szCs w:val="24"/>
          <w:lang w:val="en-GB"/>
        </w:rPr>
        <w:t xml:space="preserve">detected </w:t>
      </w:r>
      <w:r w:rsidRPr="0047089B">
        <w:rPr>
          <w:rFonts w:ascii="Times New Roman" w:hAnsi="Times New Roman" w:cs="Times New Roman"/>
          <w:i/>
          <w:sz w:val="24"/>
          <w:szCs w:val="24"/>
          <w:lang w:val="en-GB"/>
        </w:rPr>
        <w:t>Culex</w:t>
      </w:r>
      <w:r>
        <w:rPr>
          <w:rFonts w:ascii="Times New Roman" w:hAnsi="Times New Roman" w:cs="Times New Roman"/>
          <w:sz w:val="24"/>
          <w:szCs w:val="24"/>
          <w:lang w:val="en-GB"/>
        </w:rPr>
        <w:t xml:space="preserve"> species in Europe </w:t>
      </w:r>
      <w:del w:id="26" w:author="RL" w:date="2018-07-02T15:20:00Z">
        <w:r w:rsidDel="008E51D3">
          <w:rPr>
            <w:rFonts w:ascii="Times New Roman" w:hAnsi="Times New Roman" w:cs="Times New Roman"/>
            <w:sz w:val="24"/>
            <w:szCs w:val="24"/>
            <w:lang w:val="en-GB"/>
          </w:rPr>
          <w:delText xml:space="preserve">is </w:delText>
        </w:r>
      </w:del>
      <w:ins w:id="27" w:author="RL" w:date="2018-07-02T15:20:00Z">
        <w:r w:rsidR="008E51D3">
          <w:rPr>
            <w:rFonts w:ascii="Times New Roman" w:hAnsi="Times New Roman" w:cs="Times New Roman"/>
            <w:sz w:val="24"/>
            <w:szCs w:val="24"/>
            <w:lang w:val="en-GB"/>
          </w:rPr>
          <w:t xml:space="preserve">are </w:t>
        </w:r>
      </w:ins>
      <w:r w:rsidRPr="0047089B">
        <w:rPr>
          <w:rFonts w:ascii="Times New Roman" w:hAnsi="Times New Roman" w:cs="Times New Roman"/>
          <w:i/>
          <w:sz w:val="24"/>
          <w:szCs w:val="24"/>
          <w:lang w:val="en-GB"/>
        </w:rPr>
        <w:t xml:space="preserve">Culex </w:t>
      </w:r>
      <w:proofErr w:type="spellStart"/>
      <w:r w:rsidRPr="0047089B">
        <w:rPr>
          <w:rFonts w:ascii="Times New Roman" w:hAnsi="Times New Roman" w:cs="Times New Roman"/>
          <w:i/>
          <w:sz w:val="24"/>
          <w:szCs w:val="24"/>
          <w:lang w:val="en-GB"/>
        </w:rPr>
        <w:t>pipiens</w:t>
      </w:r>
      <w:proofErr w:type="spellEnd"/>
      <w:ins w:id="28" w:author="RL" w:date="2018-07-05T07:26:00Z">
        <w:r w:rsidR="00401EE0">
          <w:rPr>
            <w:rFonts w:ascii="Times New Roman" w:hAnsi="Times New Roman" w:cs="Times New Roman"/>
            <w:sz w:val="24"/>
            <w:szCs w:val="24"/>
            <w:lang w:val="en-GB"/>
          </w:rPr>
          <w:t xml:space="preserve"> </w:t>
        </w:r>
        <w:proofErr w:type="spellStart"/>
        <w:r w:rsidR="00401EE0">
          <w:rPr>
            <w:rFonts w:ascii="Times New Roman" w:hAnsi="Times New Roman" w:cs="Times New Roman"/>
            <w:sz w:val="24"/>
            <w:szCs w:val="24"/>
            <w:lang w:val="en-GB"/>
          </w:rPr>
          <w:t>s.l.</w:t>
        </w:r>
        <w:proofErr w:type="spellEnd"/>
        <w:r w:rsidR="00401EE0">
          <w:rPr>
            <w:rFonts w:ascii="Times New Roman" w:hAnsi="Times New Roman" w:cs="Times New Roman"/>
            <w:sz w:val="24"/>
            <w:szCs w:val="24"/>
            <w:lang w:val="en-GB"/>
          </w:rPr>
          <w:t xml:space="preserve"> (L.) and </w:t>
        </w:r>
        <w:r w:rsidR="00401EE0" w:rsidRPr="00C44F34">
          <w:rPr>
            <w:rFonts w:ascii="Times New Roman" w:hAnsi="Times New Roman" w:cs="Times New Roman"/>
            <w:i/>
            <w:sz w:val="24"/>
            <w:szCs w:val="24"/>
            <w:lang w:val="en-GB"/>
            <w:rPrChange w:id="29" w:author="RL" w:date="2018-07-05T07:40:00Z">
              <w:rPr>
                <w:rFonts w:ascii="Times New Roman" w:hAnsi="Times New Roman" w:cs="Times New Roman"/>
                <w:sz w:val="24"/>
                <w:szCs w:val="24"/>
                <w:lang w:val="en-GB"/>
              </w:rPr>
            </w:rPrChange>
          </w:rPr>
          <w:t xml:space="preserve">Culex </w:t>
        </w:r>
        <w:proofErr w:type="spellStart"/>
        <w:r w:rsidR="00401EE0" w:rsidRPr="00C44F34">
          <w:rPr>
            <w:rFonts w:ascii="Times New Roman" w:hAnsi="Times New Roman" w:cs="Times New Roman"/>
            <w:i/>
            <w:sz w:val="24"/>
            <w:szCs w:val="24"/>
            <w:lang w:val="en-GB"/>
            <w:rPrChange w:id="30" w:author="RL" w:date="2018-07-05T07:40:00Z">
              <w:rPr>
                <w:rFonts w:ascii="Times New Roman" w:hAnsi="Times New Roman" w:cs="Times New Roman"/>
                <w:sz w:val="24"/>
                <w:szCs w:val="24"/>
                <w:lang w:val="en-GB"/>
              </w:rPr>
            </w:rPrChange>
          </w:rPr>
          <w:t>torrentium</w:t>
        </w:r>
        <w:proofErr w:type="spellEnd"/>
        <w:r w:rsidR="00401EE0">
          <w:rPr>
            <w:rFonts w:ascii="Times New Roman" w:hAnsi="Times New Roman" w:cs="Times New Roman"/>
            <w:sz w:val="24"/>
            <w:szCs w:val="24"/>
            <w:lang w:val="en-GB"/>
          </w:rPr>
          <w:t xml:space="preserve"> (Martini, 1925)</w:t>
        </w:r>
      </w:ins>
      <w:ins w:id="31" w:author="RL" w:date="2018-07-05T07:30:00Z">
        <w:r w:rsidR="00401EE0">
          <w:rPr>
            <w:rFonts w:ascii="Times New Roman" w:hAnsi="Times New Roman" w:cs="Times New Roman"/>
            <w:sz w:val="24"/>
            <w:szCs w:val="24"/>
            <w:lang w:val="en-GB"/>
          </w:rPr>
          <w:t xml:space="preserve"> (</w:t>
        </w:r>
      </w:ins>
      <w:ins w:id="32" w:author="RL" w:date="2018-07-05T07:36:00Z">
        <w:r w:rsidR="00143E2B" w:rsidRPr="0047089B">
          <w:rPr>
            <w:rFonts w:ascii="Times New Roman" w:hAnsi="Times New Roman" w:cs="Times New Roman"/>
            <w:sz w:val="24"/>
            <w:szCs w:val="24"/>
            <w:highlight w:val="yellow"/>
            <w:lang w:val="en-GB"/>
          </w:rPr>
          <w:t xml:space="preserve">knight and stone 77, </w:t>
        </w:r>
        <w:proofErr w:type="spellStart"/>
        <w:r w:rsidR="00143E2B" w:rsidRPr="0047089B">
          <w:rPr>
            <w:rFonts w:ascii="Times New Roman" w:hAnsi="Times New Roman" w:cs="Times New Roman"/>
            <w:sz w:val="24"/>
            <w:szCs w:val="24"/>
            <w:highlight w:val="yellow"/>
            <w:lang w:val="en-GB"/>
          </w:rPr>
          <w:t>hesson</w:t>
        </w:r>
      </w:ins>
      <w:proofErr w:type="spellEnd"/>
      <w:ins w:id="33" w:author="RL" w:date="2018-07-05T07:30:00Z">
        <w:r w:rsidR="00401EE0">
          <w:rPr>
            <w:rFonts w:ascii="Times New Roman" w:hAnsi="Times New Roman" w:cs="Times New Roman"/>
            <w:sz w:val="24"/>
            <w:szCs w:val="24"/>
            <w:lang w:val="en-GB"/>
          </w:rPr>
          <w:t>)</w:t>
        </w:r>
      </w:ins>
      <w:ins w:id="34" w:author="RL" w:date="2018-07-05T07:26:00Z">
        <w:r w:rsidR="00401EE0">
          <w:rPr>
            <w:rFonts w:ascii="Times New Roman" w:hAnsi="Times New Roman" w:cs="Times New Roman"/>
            <w:sz w:val="24"/>
            <w:szCs w:val="24"/>
            <w:lang w:val="en-GB"/>
          </w:rPr>
          <w:t>.</w:t>
        </w:r>
      </w:ins>
      <w:del w:id="35" w:author="RL" w:date="2018-07-10T15:00:00Z">
        <w:r w:rsidDel="00F867AB">
          <w:rPr>
            <w:rFonts w:ascii="Times New Roman" w:hAnsi="Times New Roman" w:cs="Times New Roman"/>
            <w:i/>
            <w:sz w:val="24"/>
            <w:szCs w:val="24"/>
            <w:lang w:val="en-GB"/>
          </w:rPr>
          <w:delText>,</w:delText>
        </w:r>
      </w:del>
      <w:r>
        <w:rPr>
          <w:rFonts w:ascii="Times New Roman" w:hAnsi="Times New Roman" w:cs="Times New Roman"/>
          <w:i/>
          <w:sz w:val="24"/>
          <w:szCs w:val="24"/>
          <w:lang w:val="en-GB"/>
        </w:rPr>
        <w:t xml:space="preserve"> </w:t>
      </w:r>
      <w:del w:id="36" w:author="RL" w:date="2018-07-05T07:38:00Z">
        <w:r w:rsidRPr="007805E1" w:rsidDel="00143E2B">
          <w:rPr>
            <w:rFonts w:ascii="Times New Roman" w:hAnsi="Times New Roman" w:cs="Times New Roman"/>
            <w:sz w:val="24"/>
            <w:szCs w:val="24"/>
            <w:lang w:val="en-GB"/>
          </w:rPr>
          <w:delText xml:space="preserve">which </w:delText>
        </w:r>
      </w:del>
      <w:del w:id="37" w:author="RL" w:date="2018-07-02T15:24:00Z">
        <w:r w:rsidRPr="007805E1" w:rsidDel="00523183">
          <w:rPr>
            <w:rFonts w:ascii="Times New Roman" w:hAnsi="Times New Roman" w:cs="Times New Roman"/>
            <w:sz w:val="24"/>
            <w:szCs w:val="24"/>
            <w:lang w:val="en-GB"/>
          </w:rPr>
          <w:delText xml:space="preserve">is </w:delText>
        </w:r>
      </w:del>
      <w:ins w:id="38" w:author="RL" w:date="2018-07-05T07:43:00Z">
        <w:r w:rsidR="00C44F34">
          <w:rPr>
            <w:rFonts w:ascii="Times New Roman" w:hAnsi="Times New Roman" w:cs="Times New Roman"/>
            <w:sz w:val="24"/>
            <w:szCs w:val="24"/>
            <w:lang w:val="en-GB"/>
          </w:rPr>
          <w:t>I</w:t>
        </w:r>
      </w:ins>
      <w:ins w:id="39" w:author="RL" w:date="2018-07-05T07:41:00Z">
        <w:r w:rsidR="00C44F34">
          <w:rPr>
            <w:rFonts w:ascii="Times New Roman" w:hAnsi="Times New Roman" w:cs="Times New Roman"/>
            <w:sz w:val="24"/>
            <w:szCs w:val="24"/>
            <w:lang w:val="en-GB"/>
          </w:rPr>
          <w:t>n Europe</w:t>
        </w:r>
      </w:ins>
      <w:ins w:id="40" w:author="RL" w:date="2018-07-05T07:43:00Z">
        <w:r w:rsidR="00C44F34">
          <w:rPr>
            <w:rFonts w:ascii="Times New Roman" w:hAnsi="Times New Roman" w:cs="Times New Roman"/>
            <w:sz w:val="24"/>
            <w:szCs w:val="24"/>
            <w:lang w:val="en-GB"/>
          </w:rPr>
          <w:t>,</w:t>
        </w:r>
      </w:ins>
      <w:ins w:id="41" w:author="RL" w:date="2018-07-05T07:38:00Z">
        <w:r w:rsidR="00143E2B">
          <w:rPr>
            <w:rFonts w:ascii="Times New Roman" w:hAnsi="Times New Roman" w:cs="Times New Roman"/>
            <w:sz w:val="24"/>
            <w:szCs w:val="24"/>
            <w:lang w:val="en-GB"/>
          </w:rPr>
          <w:t xml:space="preserve"> </w:t>
        </w:r>
        <w:proofErr w:type="spellStart"/>
        <w:r w:rsidR="00143E2B" w:rsidRPr="00C44F34">
          <w:rPr>
            <w:rFonts w:ascii="Times New Roman" w:hAnsi="Times New Roman" w:cs="Times New Roman"/>
            <w:i/>
            <w:sz w:val="24"/>
            <w:szCs w:val="24"/>
            <w:lang w:val="en-GB"/>
            <w:rPrChange w:id="42" w:author="RL" w:date="2018-07-05T07:40:00Z">
              <w:rPr>
                <w:rFonts w:ascii="Times New Roman" w:hAnsi="Times New Roman" w:cs="Times New Roman"/>
                <w:sz w:val="24"/>
                <w:szCs w:val="24"/>
                <w:lang w:val="en-GB"/>
              </w:rPr>
            </w:rPrChange>
          </w:rPr>
          <w:t>Cx</w:t>
        </w:r>
        <w:proofErr w:type="spellEnd"/>
        <w:r w:rsidR="00143E2B" w:rsidRPr="00C44F34">
          <w:rPr>
            <w:rFonts w:ascii="Times New Roman" w:hAnsi="Times New Roman" w:cs="Times New Roman"/>
            <w:i/>
            <w:sz w:val="24"/>
            <w:szCs w:val="24"/>
            <w:lang w:val="en-GB"/>
            <w:rPrChange w:id="43" w:author="RL" w:date="2018-07-05T07:40:00Z">
              <w:rPr>
                <w:rFonts w:ascii="Times New Roman" w:hAnsi="Times New Roman" w:cs="Times New Roman"/>
                <w:sz w:val="24"/>
                <w:szCs w:val="24"/>
                <w:lang w:val="en-GB"/>
              </w:rPr>
            </w:rPrChange>
          </w:rPr>
          <w:t xml:space="preserve">. </w:t>
        </w:r>
        <w:proofErr w:type="spellStart"/>
        <w:r w:rsidR="00143E2B" w:rsidRPr="00C44F34">
          <w:rPr>
            <w:rFonts w:ascii="Times New Roman" w:hAnsi="Times New Roman" w:cs="Times New Roman"/>
            <w:i/>
            <w:sz w:val="24"/>
            <w:szCs w:val="24"/>
            <w:lang w:val="en-GB"/>
            <w:rPrChange w:id="44" w:author="RL" w:date="2018-07-05T07:40:00Z">
              <w:rPr>
                <w:rFonts w:ascii="Times New Roman" w:hAnsi="Times New Roman" w:cs="Times New Roman"/>
                <w:sz w:val="24"/>
                <w:szCs w:val="24"/>
                <w:lang w:val="en-GB"/>
              </w:rPr>
            </w:rPrChange>
          </w:rPr>
          <w:t>pipiens</w:t>
        </w:r>
        <w:proofErr w:type="spellEnd"/>
        <w:r w:rsidR="00143E2B">
          <w:rPr>
            <w:rFonts w:ascii="Times New Roman" w:hAnsi="Times New Roman" w:cs="Times New Roman"/>
            <w:sz w:val="24"/>
            <w:szCs w:val="24"/>
            <w:lang w:val="en-GB"/>
          </w:rPr>
          <w:t xml:space="preserve"> </w:t>
        </w:r>
        <w:proofErr w:type="spellStart"/>
        <w:r w:rsidR="00143E2B">
          <w:rPr>
            <w:rFonts w:ascii="Times New Roman" w:hAnsi="Times New Roman" w:cs="Times New Roman"/>
            <w:sz w:val="24"/>
            <w:szCs w:val="24"/>
            <w:lang w:val="en-GB"/>
          </w:rPr>
          <w:t>s.l.</w:t>
        </w:r>
      </w:ins>
      <w:proofErr w:type="spellEnd"/>
      <w:ins w:id="45" w:author="RL" w:date="2018-07-02T15:24:00Z">
        <w:r w:rsidR="00523183" w:rsidRPr="007805E1">
          <w:rPr>
            <w:rFonts w:ascii="Times New Roman" w:hAnsi="Times New Roman" w:cs="Times New Roman"/>
            <w:sz w:val="24"/>
            <w:szCs w:val="24"/>
            <w:lang w:val="en-GB"/>
          </w:rPr>
          <w:t xml:space="preserve"> </w:t>
        </w:r>
      </w:ins>
      <w:ins w:id="46" w:author="RL" w:date="2018-07-05T07:42:00Z">
        <w:del w:id="47" w:author="RenkeLuehken" w:date="2018-07-05T21:21:00Z">
          <w:r w:rsidR="00C44F34" w:rsidDel="00C95F92">
            <w:rPr>
              <w:rFonts w:ascii="Times New Roman" w:hAnsi="Times New Roman" w:cs="Times New Roman"/>
              <w:sz w:val="24"/>
              <w:szCs w:val="24"/>
              <w:lang w:val="en-GB"/>
            </w:rPr>
            <w:delText>is</w:delText>
          </w:r>
        </w:del>
      </w:ins>
      <w:ins w:id="48" w:author="RL" w:date="2018-07-05T07:38:00Z">
        <w:del w:id="49" w:author="RenkeLuehken" w:date="2018-07-05T21:21:00Z">
          <w:r w:rsidR="00143E2B" w:rsidDel="00C95F92">
            <w:rPr>
              <w:rFonts w:ascii="Times New Roman" w:hAnsi="Times New Roman" w:cs="Times New Roman"/>
              <w:sz w:val="24"/>
              <w:szCs w:val="24"/>
              <w:lang w:val="en-GB"/>
            </w:rPr>
            <w:delText xml:space="preserve"> further </w:delText>
          </w:r>
        </w:del>
      </w:ins>
      <w:del w:id="50" w:author="RenkeLuehken" w:date="2018-07-05T21:21:00Z">
        <w:r w:rsidRPr="007805E1" w:rsidDel="00C95F92">
          <w:rPr>
            <w:rFonts w:ascii="Times New Roman" w:hAnsi="Times New Roman" w:cs="Times New Roman"/>
            <w:sz w:val="24"/>
            <w:szCs w:val="24"/>
            <w:lang w:val="en-GB"/>
          </w:rPr>
          <w:delText xml:space="preserve">splitted </w:delText>
        </w:r>
      </w:del>
      <w:ins w:id="51" w:author="RL" w:date="2018-07-05T07:42:00Z">
        <w:del w:id="52" w:author="RenkeLuehken" w:date="2018-07-05T21:21:00Z">
          <w:r w:rsidR="00C44F34" w:rsidDel="00C95F92">
            <w:rPr>
              <w:rFonts w:ascii="Times New Roman" w:hAnsi="Times New Roman" w:cs="Times New Roman"/>
              <w:sz w:val="24"/>
              <w:szCs w:val="24"/>
              <w:lang w:val="en-GB"/>
            </w:rPr>
            <w:delText>differentiated</w:delText>
          </w:r>
          <w:r w:rsidR="00C44F34" w:rsidRPr="007805E1" w:rsidDel="00C95F92">
            <w:rPr>
              <w:rFonts w:ascii="Times New Roman" w:hAnsi="Times New Roman" w:cs="Times New Roman"/>
              <w:sz w:val="24"/>
              <w:szCs w:val="24"/>
              <w:lang w:val="en-GB"/>
            </w:rPr>
            <w:delText xml:space="preserve"> </w:delText>
          </w:r>
        </w:del>
      </w:ins>
      <w:del w:id="53" w:author="RenkeLuehken" w:date="2018-07-05T21:21:00Z">
        <w:r w:rsidRPr="007805E1" w:rsidDel="00C95F92">
          <w:rPr>
            <w:rFonts w:ascii="Times New Roman" w:hAnsi="Times New Roman" w:cs="Times New Roman"/>
            <w:sz w:val="24"/>
            <w:szCs w:val="24"/>
            <w:lang w:val="en-GB"/>
          </w:rPr>
          <w:delText xml:space="preserve">into </w:delText>
        </w:r>
      </w:del>
      <w:ins w:id="54" w:author="RL" w:date="2018-07-05T07:42:00Z">
        <w:del w:id="55" w:author="RenkeLuehken" w:date="2018-07-05T21:21:00Z">
          <w:r w:rsidR="00C44F34" w:rsidDel="00C95F92">
            <w:rPr>
              <w:rFonts w:ascii="Times New Roman" w:hAnsi="Times New Roman" w:cs="Times New Roman"/>
              <w:sz w:val="24"/>
              <w:szCs w:val="24"/>
              <w:lang w:val="en-GB"/>
            </w:rPr>
            <w:delText>the</w:delText>
          </w:r>
        </w:del>
      </w:ins>
      <w:ins w:id="56" w:author="RenkeLuehken" w:date="2018-07-05T21:21:00Z">
        <w:r w:rsidR="00C95F92">
          <w:rPr>
            <w:rFonts w:ascii="Times New Roman" w:hAnsi="Times New Roman" w:cs="Times New Roman"/>
            <w:sz w:val="24"/>
            <w:szCs w:val="24"/>
            <w:lang w:val="en-GB"/>
          </w:rPr>
          <w:t>is represented by tw</w:t>
        </w:r>
      </w:ins>
      <w:ins w:id="57" w:author="RenkeLuehken" w:date="2018-07-05T21:22:00Z">
        <w:r w:rsidR="00C95F92">
          <w:rPr>
            <w:rFonts w:ascii="Times New Roman" w:hAnsi="Times New Roman" w:cs="Times New Roman"/>
            <w:sz w:val="24"/>
            <w:szCs w:val="24"/>
            <w:lang w:val="en-GB"/>
          </w:rPr>
          <w:t>o</w:t>
        </w:r>
      </w:ins>
      <w:ins w:id="58" w:author="RL" w:date="2018-07-05T07:42:00Z">
        <w:r w:rsidR="00C44F34">
          <w:rPr>
            <w:rFonts w:ascii="Times New Roman" w:hAnsi="Times New Roman" w:cs="Times New Roman"/>
            <w:sz w:val="24"/>
            <w:szCs w:val="24"/>
            <w:lang w:val="en-GB"/>
          </w:rPr>
          <w:t xml:space="preserve"> </w:t>
        </w:r>
      </w:ins>
      <w:del w:id="59" w:author="RL" w:date="2018-07-05T07:38:00Z">
        <w:r w:rsidRPr="007805E1" w:rsidDel="00143E2B">
          <w:rPr>
            <w:rFonts w:ascii="Times New Roman" w:hAnsi="Times New Roman" w:cs="Times New Roman"/>
            <w:sz w:val="24"/>
            <w:szCs w:val="24"/>
            <w:lang w:val="en-GB"/>
          </w:rPr>
          <w:delText>two</w:delText>
        </w:r>
        <w:r w:rsidDel="00143E2B">
          <w:rPr>
            <w:rFonts w:ascii="Times New Roman" w:hAnsi="Times New Roman" w:cs="Times New Roman"/>
            <w:i/>
            <w:sz w:val="24"/>
            <w:szCs w:val="24"/>
            <w:lang w:val="en-GB"/>
          </w:rPr>
          <w:delText xml:space="preserve"> </w:delText>
        </w:r>
        <w:r w:rsidDel="00143E2B">
          <w:rPr>
            <w:rFonts w:ascii="Times New Roman" w:hAnsi="Times New Roman" w:cs="Times New Roman"/>
            <w:sz w:val="24"/>
            <w:szCs w:val="24"/>
            <w:lang w:val="en-GB"/>
          </w:rPr>
          <w:delText xml:space="preserve">several </w:delText>
        </w:r>
      </w:del>
      <w:r>
        <w:rPr>
          <w:rFonts w:ascii="Times New Roman" w:hAnsi="Times New Roman" w:cs="Times New Roman"/>
          <w:sz w:val="24"/>
          <w:szCs w:val="24"/>
          <w:lang w:val="en-GB"/>
        </w:rPr>
        <w:t>biotypes</w:t>
      </w:r>
      <w:ins w:id="60" w:author="RenkeLuehken" w:date="2018-07-05T21:21:00Z">
        <w:r w:rsidR="00C95F92">
          <w:rPr>
            <w:rFonts w:ascii="Times New Roman" w:hAnsi="Times New Roman" w:cs="Times New Roman"/>
            <w:sz w:val="24"/>
            <w:szCs w:val="24"/>
            <w:lang w:val="en-GB"/>
          </w:rPr>
          <w:t>:</w:t>
        </w:r>
      </w:ins>
      <w:r>
        <w:rPr>
          <w:rFonts w:ascii="Times New Roman" w:hAnsi="Times New Roman" w:cs="Times New Roman"/>
          <w:sz w:val="24"/>
          <w:szCs w:val="24"/>
          <w:lang w:val="en-GB"/>
        </w:rPr>
        <w:t xml:space="preserve"> </w:t>
      </w:r>
      <w:del w:id="61" w:author="RL" w:date="2018-07-05T07:39:00Z">
        <w:r w:rsidDel="00143E2B">
          <w:rPr>
            <w:rFonts w:ascii="Times New Roman" w:hAnsi="Times New Roman" w:cs="Times New Roman"/>
            <w:sz w:val="24"/>
            <w:szCs w:val="24"/>
            <w:lang w:val="en-GB"/>
          </w:rPr>
          <w:delText xml:space="preserve">named </w:delText>
        </w:r>
      </w:del>
      <w:ins w:id="62" w:author="RenkeLuehken" w:date="2018-07-05T21:21:00Z">
        <w:r w:rsidR="00C95F92" w:rsidRPr="00C95F92">
          <w:rPr>
            <w:rFonts w:ascii="Times New Roman" w:hAnsi="Times New Roman" w:cs="Times New Roman"/>
            <w:i/>
            <w:sz w:val="24"/>
            <w:szCs w:val="24"/>
            <w:lang w:val="en-GB"/>
            <w:rPrChange w:id="63" w:author="RenkeLuehken" w:date="2018-07-05T21:22:00Z">
              <w:rPr>
                <w:rFonts w:ascii="Times New Roman" w:hAnsi="Times New Roman" w:cs="Times New Roman"/>
                <w:sz w:val="24"/>
                <w:szCs w:val="24"/>
                <w:lang w:val="en-GB"/>
              </w:rPr>
            </w:rPrChange>
          </w:rPr>
          <w:t xml:space="preserve">Culex </w:t>
        </w:r>
        <w:proofErr w:type="spellStart"/>
        <w:r w:rsidR="00C95F92" w:rsidRPr="00C95F92">
          <w:rPr>
            <w:rFonts w:ascii="Times New Roman" w:hAnsi="Times New Roman" w:cs="Times New Roman"/>
            <w:i/>
            <w:sz w:val="24"/>
            <w:szCs w:val="24"/>
            <w:lang w:val="en-GB"/>
            <w:rPrChange w:id="64" w:author="RenkeLuehken" w:date="2018-07-05T21:22:00Z">
              <w:rPr>
                <w:rFonts w:ascii="Times New Roman" w:hAnsi="Times New Roman" w:cs="Times New Roman"/>
                <w:sz w:val="24"/>
                <w:szCs w:val="24"/>
                <w:lang w:val="en-GB"/>
              </w:rPr>
            </w:rPrChange>
          </w:rPr>
          <w:t>pipiens</w:t>
        </w:r>
        <w:proofErr w:type="spellEnd"/>
        <w:r w:rsidR="00C95F92" w:rsidRPr="00C95F92">
          <w:rPr>
            <w:rFonts w:ascii="Times New Roman" w:hAnsi="Times New Roman" w:cs="Times New Roman"/>
            <w:i/>
            <w:sz w:val="24"/>
            <w:szCs w:val="24"/>
            <w:lang w:val="en-GB"/>
            <w:rPrChange w:id="65" w:author="RenkeLuehken" w:date="2018-07-05T21:22:00Z">
              <w:rPr>
                <w:rFonts w:ascii="Times New Roman" w:hAnsi="Times New Roman" w:cs="Times New Roman"/>
                <w:sz w:val="24"/>
                <w:szCs w:val="24"/>
                <w:lang w:val="en-GB"/>
              </w:rPr>
            </w:rPrChange>
          </w:rPr>
          <w:t xml:space="preserve"> </w:t>
        </w:r>
      </w:ins>
      <w:proofErr w:type="spellStart"/>
      <w:ins w:id="66" w:author="RenkeLuehken" w:date="2018-07-05T21:22:00Z">
        <w:r w:rsidR="00C95F92" w:rsidRPr="00C95F92">
          <w:rPr>
            <w:rFonts w:ascii="Times New Roman" w:hAnsi="Times New Roman" w:cs="Times New Roman"/>
            <w:i/>
            <w:sz w:val="24"/>
            <w:szCs w:val="24"/>
            <w:lang w:val="en-GB"/>
            <w:rPrChange w:id="67" w:author="RenkeLuehken" w:date="2018-07-05T21:22:00Z">
              <w:rPr>
                <w:rFonts w:ascii="Times New Roman" w:hAnsi="Times New Roman" w:cs="Times New Roman"/>
                <w:sz w:val="24"/>
                <w:szCs w:val="24"/>
                <w:lang w:val="en-GB"/>
              </w:rPr>
            </w:rPrChange>
          </w:rPr>
          <w:t>pipiens</w:t>
        </w:r>
        <w:proofErr w:type="spellEnd"/>
        <w:r w:rsidR="00C95F92">
          <w:rPr>
            <w:rFonts w:ascii="Times New Roman" w:hAnsi="Times New Roman" w:cs="Times New Roman"/>
            <w:sz w:val="24"/>
            <w:szCs w:val="24"/>
            <w:lang w:val="en-GB"/>
          </w:rPr>
          <w:t xml:space="preserve"> biotype </w:t>
        </w:r>
      </w:ins>
      <w:proofErr w:type="spellStart"/>
      <w:r w:rsidRPr="00C95F92">
        <w:rPr>
          <w:rFonts w:ascii="Times New Roman" w:hAnsi="Times New Roman" w:cs="Times New Roman"/>
          <w:i/>
          <w:sz w:val="24"/>
          <w:szCs w:val="24"/>
          <w:lang w:val="en-GB"/>
        </w:rPr>
        <w:t>pipiens</w:t>
      </w:r>
      <w:proofErr w:type="spellEnd"/>
      <w:r>
        <w:rPr>
          <w:rFonts w:ascii="Times New Roman" w:hAnsi="Times New Roman" w:cs="Times New Roman"/>
          <w:sz w:val="24"/>
          <w:szCs w:val="24"/>
          <w:lang w:val="en-GB"/>
        </w:rPr>
        <w:t xml:space="preserve"> (</w:t>
      </w:r>
      <w:proofErr w:type="spellStart"/>
      <w:r w:rsidRPr="00481893">
        <w:rPr>
          <w:rFonts w:ascii="Times New Roman" w:hAnsi="Times New Roman" w:cs="Times New Roman"/>
          <w:i/>
          <w:sz w:val="24"/>
          <w:szCs w:val="24"/>
          <w:lang w:val="en-GB"/>
        </w:rPr>
        <w:t>Cx</w:t>
      </w:r>
      <w:proofErr w:type="spellEnd"/>
      <w:r w:rsidRPr="00481893">
        <w:rPr>
          <w:rFonts w:ascii="Times New Roman" w:hAnsi="Times New Roman" w:cs="Times New Roman"/>
          <w:i/>
          <w:sz w:val="24"/>
          <w:szCs w:val="24"/>
          <w:lang w:val="en-GB"/>
        </w:rPr>
        <w:t>. p</w:t>
      </w:r>
      <w:del w:id="68" w:author="RL" w:date="2018-07-05T07:39:00Z">
        <w:r w:rsidRPr="00481893" w:rsidDel="00143E2B">
          <w:rPr>
            <w:rFonts w:ascii="Times New Roman" w:hAnsi="Times New Roman" w:cs="Times New Roman"/>
            <w:i/>
            <w:sz w:val="24"/>
            <w:szCs w:val="24"/>
            <w:lang w:val="en-GB"/>
          </w:rPr>
          <w:delText>ip</w:delText>
        </w:r>
      </w:del>
      <w:r w:rsidRPr="00481893">
        <w:rPr>
          <w:rFonts w:ascii="Times New Roman" w:hAnsi="Times New Roman" w:cs="Times New Roman"/>
          <w:i/>
          <w:sz w:val="24"/>
          <w:szCs w:val="24"/>
          <w:lang w:val="en-GB"/>
        </w:rPr>
        <w:t xml:space="preserve">. </w:t>
      </w:r>
      <w:proofErr w:type="spellStart"/>
      <w:r w:rsidRPr="00481893">
        <w:rPr>
          <w:rFonts w:ascii="Times New Roman" w:hAnsi="Times New Roman" w:cs="Times New Roman"/>
          <w:i/>
          <w:sz w:val="24"/>
          <w:szCs w:val="24"/>
          <w:lang w:val="en-GB"/>
        </w:rPr>
        <w:t>pipiens</w:t>
      </w:r>
      <w:proofErr w:type="spellEnd"/>
      <w:r>
        <w:rPr>
          <w:rFonts w:ascii="Times New Roman" w:hAnsi="Times New Roman" w:cs="Times New Roman"/>
          <w:sz w:val="24"/>
          <w:szCs w:val="24"/>
          <w:lang w:val="en-GB"/>
        </w:rPr>
        <w:t xml:space="preserve">) and </w:t>
      </w:r>
      <w:ins w:id="69" w:author="RenkeLuehken" w:date="2018-07-05T21:22:00Z">
        <w:r w:rsidR="00C95F92" w:rsidRPr="00C325B3">
          <w:rPr>
            <w:rFonts w:ascii="Times New Roman" w:hAnsi="Times New Roman" w:cs="Times New Roman"/>
            <w:i/>
            <w:sz w:val="24"/>
            <w:szCs w:val="24"/>
            <w:lang w:val="en-GB"/>
          </w:rPr>
          <w:t xml:space="preserve">Culex </w:t>
        </w:r>
        <w:proofErr w:type="spellStart"/>
        <w:r w:rsidR="00C95F92" w:rsidRPr="00C325B3">
          <w:rPr>
            <w:rFonts w:ascii="Times New Roman" w:hAnsi="Times New Roman" w:cs="Times New Roman"/>
            <w:i/>
            <w:sz w:val="24"/>
            <w:szCs w:val="24"/>
            <w:lang w:val="en-GB"/>
          </w:rPr>
          <w:t>pipiens</w:t>
        </w:r>
        <w:proofErr w:type="spellEnd"/>
        <w:r w:rsidR="00C95F92" w:rsidRPr="00C325B3">
          <w:rPr>
            <w:rFonts w:ascii="Times New Roman" w:hAnsi="Times New Roman" w:cs="Times New Roman"/>
            <w:i/>
            <w:sz w:val="24"/>
            <w:szCs w:val="24"/>
            <w:lang w:val="en-GB"/>
          </w:rPr>
          <w:t xml:space="preserve"> </w:t>
        </w:r>
        <w:proofErr w:type="spellStart"/>
        <w:r w:rsidR="00C95F92" w:rsidRPr="00C325B3">
          <w:rPr>
            <w:rFonts w:ascii="Times New Roman" w:hAnsi="Times New Roman" w:cs="Times New Roman"/>
            <w:i/>
            <w:sz w:val="24"/>
            <w:szCs w:val="24"/>
            <w:lang w:val="en-GB"/>
          </w:rPr>
          <w:t>pipiens</w:t>
        </w:r>
        <w:proofErr w:type="spellEnd"/>
        <w:r w:rsidR="00C95F92">
          <w:rPr>
            <w:rFonts w:ascii="Times New Roman" w:hAnsi="Times New Roman" w:cs="Times New Roman"/>
            <w:sz w:val="24"/>
            <w:szCs w:val="24"/>
            <w:lang w:val="en-GB"/>
          </w:rPr>
          <w:t xml:space="preserve"> biotype </w:t>
        </w:r>
      </w:ins>
      <w:commentRangeStart w:id="70"/>
      <w:commentRangeStart w:id="71"/>
      <w:proofErr w:type="spellStart"/>
      <w:r w:rsidRPr="0047089B">
        <w:rPr>
          <w:rFonts w:ascii="Times New Roman" w:hAnsi="Times New Roman" w:cs="Times New Roman"/>
          <w:i/>
          <w:sz w:val="24"/>
          <w:szCs w:val="24"/>
          <w:lang w:val="en-GB"/>
        </w:rPr>
        <w:t>molestus</w:t>
      </w:r>
      <w:commentRangeEnd w:id="70"/>
      <w:proofErr w:type="spellEnd"/>
      <w:r>
        <w:rPr>
          <w:rStyle w:val="Kommentarzeichen"/>
        </w:rPr>
        <w:commentReference w:id="70"/>
      </w:r>
      <w:commentRangeEnd w:id="71"/>
      <w:r w:rsidR="00181C8F">
        <w:rPr>
          <w:rStyle w:val="Kommentarzeichen"/>
        </w:rPr>
        <w:commentReference w:id="71"/>
      </w:r>
      <w:r>
        <w:rPr>
          <w:rFonts w:ascii="Times New Roman" w:hAnsi="Times New Roman" w:cs="Times New Roman"/>
          <w:sz w:val="24"/>
          <w:szCs w:val="24"/>
          <w:lang w:val="en-GB"/>
        </w:rPr>
        <w:t xml:space="preserve"> (</w:t>
      </w:r>
      <w:proofErr w:type="spellStart"/>
      <w:r w:rsidRPr="00481893">
        <w:rPr>
          <w:rFonts w:ascii="Times New Roman" w:hAnsi="Times New Roman" w:cs="Times New Roman"/>
          <w:i/>
          <w:sz w:val="24"/>
          <w:szCs w:val="24"/>
          <w:lang w:val="en-GB"/>
        </w:rPr>
        <w:t>Cx</w:t>
      </w:r>
      <w:proofErr w:type="spellEnd"/>
      <w:r w:rsidRPr="00481893">
        <w:rPr>
          <w:rFonts w:ascii="Times New Roman" w:hAnsi="Times New Roman" w:cs="Times New Roman"/>
          <w:i/>
          <w:sz w:val="24"/>
          <w:szCs w:val="24"/>
          <w:lang w:val="en-GB"/>
        </w:rPr>
        <w:t>. p</w:t>
      </w:r>
      <w:del w:id="72" w:author="RL" w:date="2018-07-05T07:15:00Z">
        <w:r w:rsidRPr="00481893" w:rsidDel="00073648">
          <w:rPr>
            <w:rFonts w:ascii="Times New Roman" w:hAnsi="Times New Roman" w:cs="Times New Roman"/>
            <w:i/>
            <w:sz w:val="24"/>
            <w:szCs w:val="24"/>
            <w:lang w:val="en-GB"/>
          </w:rPr>
          <w:delText>ip</w:delText>
        </w:r>
      </w:del>
      <w:r w:rsidRPr="00481893">
        <w:rPr>
          <w:rFonts w:ascii="Times New Roman" w:hAnsi="Times New Roman" w:cs="Times New Roman"/>
          <w:i/>
          <w:sz w:val="24"/>
          <w:szCs w:val="24"/>
          <w:lang w:val="en-GB"/>
        </w:rPr>
        <w:t xml:space="preserve">. </w:t>
      </w:r>
      <w:proofErr w:type="spellStart"/>
      <w:r w:rsidRPr="00481893">
        <w:rPr>
          <w:rFonts w:ascii="Times New Roman" w:hAnsi="Times New Roman" w:cs="Times New Roman"/>
          <w:i/>
          <w:sz w:val="24"/>
          <w:szCs w:val="24"/>
          <w:lang w:val="en-GB"/>
        </w:rPr>
        <w:t>molestus</w:t>
      </w:r>
      <w:proofErr w:type="spellEnd"/>
      <w:r>
        <w:rPr>
          <w:rFonts w:ascii="Times New Roman" w:hAnsi="Times New Roman" w:cs="Times New Roman"/>
          <w:sz w:val="24"/>
          <w:szCs w:val="24"/>
          <w:lang w:val="en-GB"/>
        </w:rPr>
        <w:t>)</w:t>
      </w:r>
      <w:del w:id="73" w:author="RL" w:date="2018-07-05T07:43:00Z">
        <w:r w:rsidDel="00C44F34">
          <w:rPr>
            <w:rFonts w:ascii="Times New Roman" w:hAnsi="Times New Roman" w:cs="Times New Roman"/>
            <w:sz w:val="24"/>
            <w:szCs w:val="24"/>
            <w:lang w:val="en-GB"/>
          </w:rPr>
          <w:delText xml:space="preserve"> </w:delText>
        </w:r>
        <w:r w:rsidRPr="0047089B" w:rsidDel="00C44F34">
          <w:rPr>
            <w:rFonts w:ascii="Times New Roman" w:hAnsi="Times New Roman" w:cs="Times New Roman"/>
            <w:sz w:val="24"/>
            <w:szCs w:val="24"/>
            <w:highlight w:val="yellow"/>
            <w:lang w:val="en-GB"/>
          </w:rPr>
          <w:delText>(knight and stone 77, hesson</w:delText>
        </w:r>
        <w:r w:rsidDel="00C44F34">
          <w:rPr>
            <w:rFonts w:ascii="Times New Roman" w:hAnsi="Times New Roman" w:cs="Times New Roman"/>
            <w:sz w:val="24"/>
            <w:szCs w:val="24"/>
            <w:lang w:val="en-GB"/>
          </w:rPr>
          <w:delText>)</w:delText>
        </w:r>
      </w:del>
      <w:r>
        <w:rPr>
          <w:rFonts w:ascii="Times New Roman" w:hAnsi="Times New Roman" w:cs="Times New Roman"/>
          <w:sz w:val="24"/>
          <w:szCs w:val="24"/>
          <w:lang w:val="en-GB"/>
        </w:rPr>
        <w:t xml:space="preserve">. </w:t>
      </w:r>
      <w:del w:id="74" w:author="RL" w:date="2018-07-05T09:19:00Z">
        <w:r w:rsidDel="0003609C">
          <w:rPr>
            <w:rFonts w:ascii="Times New Roman" w:hAnsi="Times New Roman" w:cs="Times New Roman"/>
            <w:sz w:val="24"/>
            <w:szCs w:val="24"/>
            <w:lang w:val="en-GB"/>
          </w:rPr>
          <w:delText xml:space="preserve">These biotypes have been classified traditionally upon colonisation of separate ecological niches as well as physiological differences. </w:delText>
        </w:r>
      </w:del>
      <w:ins w:id="75" w:author="RL" w:date="2018-07-05T11:12:00Z">
        <w:r w:rsidR="0048743B">
          <w:rPr>
            <w:rFonts w:ascii="Times New Roman" w:hAnsi="Times New Roman" w:cs="Times New Roman"/>
            <w:sz w:val="24"/>
            <w:szCs w:val="24"/>
            <w:lang w:val="en-GB"/>
          </w:rPr>
          <w:t>S</w:t>
        </w:r>
      </w:ins>
      <w:del w:id="76" w:author="RL" w:date="2018-07-05T09:38:00Z">
        <w:r w:rsidDel="000D010F">
          <w:rPr>
            <w:rFonts w:ascii="Times New Roman" w:hAnsi="Times New Roman" w:cs="Times New Roman"/>
            <w:sz w:val="24"/>
            <w:szCs w:val="24"/>
            <w:lang w:val="en-GB"/>
          </w:rPr>
          <w:delText>S</w:delText>
        </w:r>
      </w:del>
      <w:r>
        <w:rPr>
          <w:rFonts w:ascii="Times New Roman" w:hAnsi="Times New Roman" w:cs="Times New Roman"/>
          <w:sz w:val="24"/>
          <w:szCs w:val="24"/>
          <w:lang w:val="en-GB"/>
        </w:rPr>
        <w:t xml:space="preserve">pecies identification </w:t>
      </w:r>
      <w:del w:id="77" w:author="RL" w:date="2018-07-05T08:23:00Z">
        <w:r w:rsidDel="00527984">
          <w:rPr>
            <w:rFonts w:ascii="Times New Roman" w:hAnsi="Times New Roman" w:cs="Times New Roman"/>
            <w:sz w:val="24"/>
            <w:szCs w:val="24"/>
            <w:lang w:val="en-GB"/>
          </w:rPr>
          <w:delText xml:space="preserve">and classification </w:delText>
        </w:r>
      </w:del>
      <w:r>
        <w:rPr>
          <w:rFonts w:ascii="Times New Roman" w:hAnsi="Times New Roman" w:cs="Times New Roman"/>
          <w:sz w:val="24"/>
          <w:szCs w:val="24"/>
          <w:lang w:val="en-GB"/>
        </w:rPr>
        <w:t xml:space="preserve">of these </w:t>
      </w:r>
      <w:del w:id="78" w:author="RL" w:date="2018-07-05T08:23:00Z">
        <w:r w:rsidDel="00527984">
          <w:rPr>
            <w:rFonts w:ascii="Times New Roman" w:hAnsi="Times New Roman" w:cs="Times New Roman"/>
            <w:sz w:val="24"/>
            <w:szCs w:val="24"/>
            <w:lang w:val="en-GB"/>
          </w:rPr>
          <w:delText>two</w:delText>
        </w:r>
      </w:del>
      <w:ins w:id="79" w:author="RL" w:date="2018-07-05T11:12:00Z">
        <w:r w:rsidR="0048743B">
          <w:rPr>
            <w:rFonts w:ascii="Times New Roman" w:hAnsi="Times New Roman" w:cs="Times New Roman"/>
            <w:sz w:val="24"/>
            <w:szCs w:val="24"/>
            <w:lang w:val="en-GB"/>
          </w:rPr>
          <w:t xml:space="preserve">three </w:t>
        </w:r>
      </w:ins>
      <w:del w:id="80" w:author="RL" w:date="2018-07-05T08:23:00Z">
        <w:r w:rsidDel="00527984">
          <w:rPr>
            <w:rFonts w:ascii="Times New Roman" w:hAnsi="Times New Roman" w:cs="Times New Roman"/>
            <w:sz w:val="24"/>
            <w:szCs w:val="24"/>
            <w:lang w:val="en-GB"/>
          </w:rPr>
          <w:delText xml:space="preserve"> </w:delText>
        </w:r>
      </w:del>
      <w:ins w:id="81" w:author="RL" w:date="2018-07-05T08:23:00Z">
        <w:r w:rsidR="00527984">
          <w:rPr>
            <w:rFonts w:ascii="Times New Roman" w:hAnsi="Times New Roman" w:cs="Times New Roman"/>
            <w:sz w:val="24"/>
            <w:szCs w:val="24"/>
            <w:lang w:val="en-GB"/>
          </w:rPr>
          <w:t xml:space="preserve">taxa </w:t>
        </w:r>
      </w:ins>
      <w:ins w:id="82" w:author="RL" w:date="2018-07-05T11:05:00Z">
        <w:r w:rsidR="00067892">
          <w:rPr>
            <w:rFonts w:ascii="Times New Roman" w:hAnsi="Times New Roman" w:cs="Times New Roman"/>
            <w:sz w:val="24"/>
            <w:szCs w:val="24"/>
            <w:lang w:val="en-GB"/>
          </w:rPr>
          <w:t xml:space="preserve">is </w:t>
        </w:r>
      </w:ins>
      <w:ins w:id="83" w:author="RL" w:date="2018-07-05T11:10:00Z">
        <w:r w:rsidR="00067892">
          <w:rPr>
            <w:rFonts w:ascii="Times New Roman" w:hAnsi="Times New Roman" w:cs="Times New Roman"/>
            <w:sz w:val="24"/>
            <w:szCs w:val="24"/>
            <w:lang w:val="en-GB"/>
          </w:rPr>
          <w:t xml:space="preserve">challenging </w:t>
        </w:r>
      </w:ins>
      <w:del w:id="84" w:author="RL" w:date="2018-07-05T11:10:00Z">
        <w:r w:rsidDel="00067892">
          <w:rPr>
            <w:rFonts w:ascii="Times New Roman" w:hAnsi="Times New Roman" w:cs="Times New Roman"/>
            <w:sz w:val="24"/>
            <w:szCs w:val="24"/>
            <w:lang w:val="en-GB"/>
          </w:rPr>
          <w:delText xml:space="preserve">can be </w:delText>
        </w:r>
      </w:del>
      <w:del w:id="85" w:author="RL" w:date="2018-07-05T09:40:00Z">
        <w:r w:rsidDel="000D010F">
          <w:rPr>
            <w:rFonts w:ascii="Times New Roman" w:hAnsi="Times New Roman" w:cs="Times New Roman"/>
            <w:sz w:val="24"/>
            <w:szCs w:val="24"/>
            <w:lang w:val="en-GB"/>
          </w:rPr>
          <w:delText>challenging based on strong morphological similarities as well as</w:delText>
        </w:r>
      </w:del>
      <w:del w:id="86" w:author="RL" w:date="2018-07-05T11:10:00Z">
        <w:r w:rsidDel="00067892">
          <w:rPr>
            <w:rFonts w:ascii="Times New Roman" w:hAnsi="Times New Roman" w:cs="Times New Roman"/>
            <w:sz w:val="24"/>
            <w:szCs w:val="24"/>
            <w:lang w:val="en-GB"/>
          </w:rPr>
          <w:delText xml:space="preserve"> the occurrence of hybrids </w:delText>
        </w:r>
      </w:del>
      <w:ins w:id="87" w:author="RL" w:date="2018-07-05T08:57:00Z">
        <w:r w:rsidR="00CE66BE">
          <w:rPr>
            <w:rFonts w:ascii="Times New Roman" w:hAnsi="Times New Roman" w:cs="Times New Roman"/>
            <w:sz w:val="24"/>
            <w:szCs w:val="24"/>
            <w:lang w:val="en-GB"/>
          </w:rPr>
          <w:t xml:space="preserve"> </w:t>
        </w:r>
      </w:ins>
      <w:r w:rsidRPr="00AA7A20">
        <w:rPr>
          <w:rFonts w:ascii="Times New Roman" w:hAnsi="Times New Roman" w:cs="Times New Roman"/>
          <w:sz w:val="24"/>
          <w:szCs w:val="24"/>
          <w:highlight w:val="yellow"/>
          <w:lang w:val="en-GB"/>
        </w:rPr>
        <w:t>(</w:t>
      </w:r>
      <w:proofErr w:type="spellStart"/>
      <w:r w:rsidRPr="00AA7A20">
        <w:rPr>
          <w:rFonts w:ascii="Times New Roman" w:hAnsi="Times New Roman" w:cs="Times New Roman"/>
          <w:sz w:val="24"/>
          <w:szCs w:val="24"/>
          <w:highlight w:val="yellow"/>
          <w:lang w:val="en-GB"/>
        </w:rPr>
        <w:t>Zittra</w:t>
      </w:r>
      <w:proofErr w:type="spellEnd"/>
      <w:r w:rsidRPr="00AA7A20">
        <w:rPr>
          <w:rFonts w:ascii="Times New Roman" w:hAnsi="Times New Roman" w:cs="Times New Roman"/>
          <w:sz w:val="24"/>
          <w:szCs w:val="24"/>
          <w:highlight w:val="yellow"/>
          <w:lang w:val="en-GB"/>
        </w:rPr>
        <w:t>, Rudolf).</w:t>
      </w:r>
      <w:r>
        <w:rPr>
          <w:rFonts w:ascii="Times New Roman" w:hAnsi="Times New Roman" w:cs="Times New Roman"/>
          <w:sz w:val="24"/>
          <w:szCs w:val="24"/>
          <w:lang w:val="en-GB"/>
        </w:rPr>
        <w:t xml:space="preserve"> </w:t>
      </w:r>
      <w:ins w:id="88" w:author="RL" w:date="2018-07-05T11:03:00Z">
        <w:r w:rsidR="00067892">
          <w:rPr>
            <w:rFonts w:ascii="Times New Roman" w:hAnsi="Times New Roman" w:cs="Times New Roman"/>
            <w:sz w:val="24"/>
            <w:szCs w:val="24"/>
            <w:lang w:val="en-GB"/>
          </w:rPr>
          <w:t>Both biotype</w:t>
        </w:r>
      </w:ins>
      <w:ins w:id="89" w:author="RL" w:date="2018-07-05T11:11:00Z">
        <w:r w:rsidR="00067892">
          <w:rPr>
            <w:rFonts w:ascii="Times New Roman" w:hAnsi="Times New Roman" w:cs="Times New Roman"/>
            <w:sz w:val="24"/>
            <w:szCs w:val="24"/>
            <w:lang w:val="en-GB"/>
          </w:rPr>
          <w:t xml:space="preserve">s </w:t>
        </w:r>
      </w:ins>
      <w:ins w:id="90" w:author="RL" w:date="2018-07-05T11:12:00Z">
        <w:r w:rsidR="007432B7">
          <w:rPr>
            <w:rFonts w:ascii="Times New Roman" w:hAnsi="Times New Roman" w:cs="Times New Roman"/>
            <w:sz w:val="24"/>
            <w:szCs w:val="24"/>
            <w:lang w:val="en-GB"/>
          </w:rPr>
          <w:t xml:space="preserve">of </w:t>
        </w:r>
        <w:proofErr w:type="spellStart"/>
        <w:r w:rsidR="007432B7" w:rsidRPr="007432B7">
          <w:rPr>
            <w:rFonts w:ascii="Times New Roman" w:hAnsi="Times New Roman" w:cs="Times New Roman"/>
            <w:i/>
            <w:sz w:val="24"/>
            <w:szCs w:val="24"/>
            <w:lang w:val="en-GB"/>
            <w:rPrChange w:id="91" w:author="RL" w:date="2018-07-05T11:13:00Z">
              <w:rPr>
                <w:rFonts w:ascii="Times New Roman" w:hAnsi="Times New Roman" w:cs="Times New Roman"/>
                <w:sz w:val="24"/>
                <w:szCs w:val="24"/>
                <w:lang w:val="en-GB"/>
              </w:rPr>
            </w:rPrChange>
          </w:rPr>
          <w:t>Cx</w:t>
        </w:r>
        <w:proofErr w:type="spellEnd"/>
        <w:r w:rsidR="007432B7" w:rsidRPr="007432B7">
          <w:rPr>
            <w:rFonts w:ascii="Times New Roman" w:hAnsi="Times New Roman" w:cs="Times New Roman"/>
            <w:i/>
            <w:sz w:val="24"/>
            <w:szCs w:val="24"/>
            <w:lang w:val="en-GB"/>
            <w:rPrChange w:id="92" w:author="RL" w:date="2018-07-05T11:13:00Z">
              <w:rPr>
                <w:rFonts w:ascii="Times New Roman" w:hAnsi="Times New Roman" w:cs="Times New Roman"/>
                <w:sz w:val="24"/>
                <w:szCs w:val="24"/>
                <w:lang w:val="en-GB"/>
              </w:rPr>
            </w:rPrChange>
          </w:rPr>
          <w:t xml:space="preserve">. </w:t>
        </w:r>
      </w:ins>
      <w:proofErr w:type="spellStart"/>
      <w:ins w:id="93" w:author="RL" w:date="2018-07-05T11:13:00Z">
        <w:r w:rsidR="007432B7" w:rsidRPr="007432B7">
          <w:rPr>
            <w:rFonts w:ascii="Times New Roman" w:hAnsi="Times New Roman" w:cs="Times New Roman"/>
            <w:i/>
            <w:sz w:val="24"/>
            <w:szCs w:val="24"/>
            <w:lang w:val="en-GB"/>
            <w:rPrChange w:id="94" w:author="RL" w:date="2018-07-05T11:13:00Z">
              <w:rPr>
                <w:rFonts w:ascii="Times New Roman" w:hAnsi="Times New Roman" w:cs="Times New Roman"/>
                <w:sz w:val="24"/>
                <w:szCs w:val="24"/>
                <w:lang w:val="en-GB"/>
              </w:rPr>
            </w:rPrChange>
          </w:rPr>
          <w:t>p</w:t>
        </w:r>
      </w:ins>
      <w:ins w:id="95" w:author="RL" w:date="2018-07-05T11:12:00Z">
        <w:r w:rsidR="007432B7" w:rsidRPr="007432B7">
          <w:rPr>
            <w:rFonts w:ascii="Times New Roman" w:hAnsi="Times New Roman" w:cs="Times New Roman"/>
            <w:i/>
            <w:sz w:val="24"/>
            <w:szCs w:val="24"/>
            <w:lang w:val="en-GB"/>
            <w:rPrChange w:id="96" w:author="RL" w:date="2018-07-05T11:13:00Z">
              <w:rPr>
                <w:rFonts w:ascii="Times New Roman" w:hAnsi="Times New Roman" w:cs="Times New Roman"/>
                <w:sz w:val="24"/>
                <w:szCs w:val="24"/>
                <w:lang w:val="en-GB"/>
              </w:rPr>
            </w:rPrChange>
          </w:rPr>
          <w:t>ipiens</w:t>
        </w:r>
        <w:proofErr w:type="spellEnd"/>
        <w:r w:rsidR="007432B7">
          <w:rPr>
            <w:rFonts w:ascii="Times New Roman" w:hAnsi="Times New Roman" w:cs="Times New Roman"/>
            <w:sz w:val="24"/>
            <w:szCs w:val="24"/>
            <w:lang w:val="en-GB"/>
          </w:rPr>
          <w:t xml:space="preserve"> </w:t>
        </w:r>
        <w:proofErr w:type="spellStart"/>
        <w:r w:rsidR="007432B7">
          <w:rPr>
            <w:rFonts w:ascii="Times New Roman" w:hAnsi="Times New Roman" w:cs="Times New Roman"/>
            <w:sz w:val="24"/>
            <w:szCs w:val="24"/>
            <w:lang w:val="en-GB"/>
          </w:rPr>
          <w:t>s.l.</w:t>
        </w:r>
        <w:proofErr w:type="spellEnd"/>
        <w:r w:rsidR="007432B7">
          <w:rPr>
            <w:rFonts w:ascii="Times New Roman" w:hAnsi="Times New Roman" w:cs="Times New Roman"/>
            <w:sz w:val="24"/>
            <w:szCs w:val="24"/>
            <w:lang w:val="en-GB"/>
          </w:rPr>
          <w:t xml:space="preserve"> </w:t>
        </w:r>
      </w:ins>
      <w:ins w:id="97" w:author="RL" w:date="2018-07-05T11:11:00Z">
        <w:r w:rsidR="00067892">
          <w:rPr>
            <w:rFonts w:ascii="Times New Roman" w:hAnsi="Times New Roman" w:cs="Times New Roman"/>
            <w:sz w:val="24"/>
            <w:szCs w:val="24"/>
            <w:lang w:val="en-GB"/>
          </w:rPr>
          <w:t>cannot be identified by morphological feature</w:t>
        </w:r>
      </w:ins>
      <w:ins w:id="98" w:author="RL" w:date="2018-07-05T11:12:00Z">
        <w:r w:rsidR="006230DB">
          <w:rPr>
            <w:rFonts w:ascii="Times New Roman" w:hAnsi="Times New Roman" w:cs="Times New Roman"/>
            <w:sz w:val="24"/>
            <w:szCs w:val="24"/>
            <w:lang w:val="en-GB"/>
          </w:rPr>
          <w:t>s</w:t>
        </w:r>
      </w:ins>
      <w:ins w:id="99" w:author="RL" w:date="2018-07-05T11:17:00Z">
        <w:del w:id="100" w:author="RenkeLuehken" w:date="2018-07-05T20:26:00Z">
          <w:r w:rsidR="00C80E01" w:rsidDel="00B7481C">
            <w:rPr>
              <w:rFonts w:ascii="Times New Roman" w:hAnsi="Times New Roman" w:cs="Times New Roman"/>
              <w:sz w:val="24"/>
              <w:szCs w:val="24"/>
              <w:lang w:val="en-GB"/>
            </w:rPr>
            <w:delText>,</w:delText>
          </w:r>
        </w:del>
        <w:r w:rsidR="00C80E01">
          <w:rPr>
            <w:rFonts w:ascii="Times New Roman" w:hAnsi="Times New Roman" w:cs="Times New Roman"/>
            <w:sz w:val="24"/>
            <w:szCs w:val="24"/>
            <w:lang w:val="en-GB"/>
          </w:rPr>
          <w:t xml:space="preserve"> and are traditionally classified by </w:t>
        </w:r>
      </w:ins>
      <w:ins w:id="101" w:author="RL" w:date="2018-07-05T11:19:00Z">
        <w:r w:rsidR="00C80E01">
          <w:rPr>
            <w:rFonts w:ascii="Times New Roman" w:hAnsi="Times New Roman" w:cs="Times New Roman"/>
            <w:sz w:val="24"/>
            <w:szCs w:val="24"/>
            <w:lang w:val="en-GB"/>
          </w:rPr>
          <w:t>a biotype-specific</w:t>
        </w:r>
      </w:ins>
      <w:ins w:id="102" w:author="RL" w:date="2018-07-05T11:17:00Z">
        <w:r w:rsidR="00C80E01">
          <w:rPr>
            <w:rFonts w:ascii="Times New Roman" w:hAnsi="Times New Roman" w:cs="Times New Roman"/>
            <w:sz w:val="24"/>
            <w:szCs w:val="24"/>
            <w:lang w:val="en-GB"/>
          </w:rPr>
          <w:t xml:space="preserve"> </w:t>
        </w:r>
      </w:ins>
      <w:ins w:id="103" w:author="RL" w:date="2018-07-05T12:56:00Z">
        <w:r w:rsidR="00A74E31">
          <w:rPr>
            <w:rFonts w:ascii="Times New Roman" w:hAnsi="Times New Roman" w:cs="Times New Roman"/>
            <w:sz w:val="24"/>
            <w:szCs w:val="24"/>
            <w:lang w:val="en-GB"/>
          </w:rPr>
          <w:t xml:space="preserve">mating behaviour, </w:t>
        </w:r>
      </w:ins>
      <w:ins w:id="104" w:author="RL" w:date="2018-07-05T11:17:00Z">
        <w:r w:rsidR="00C80E01">
          <w:rPr>
            <w:rFonts w:ascii="Times New Roman" w:hAnsi="Times New Roman" w:cs="Times New Roman"/>
            <w:sz w:val="24"/>
            <w:szCs w:val="24"/>
            <w:lang w:val="en-GB"/>
          </w:rPr>
          <w:t>breeding</w:t>
        </w:r>
      </w:ins>
      <w:ins w:id="105" w:author="RL" w:date="2018-07-05T12:51:00Z">
        <w:r w:rsidR="00CB3B50">
          <w:rPr>
            <w:rFonts w:ascii="Times New Roman" w:hAnsi="Times New Roman" w:cs="Times New Roman"/>
            <w:sz w:val="24"/>
            <w:szCs w:val="24"/>
            <w:lang w:val="en-GB"/>
          </w:rPr>
          <w:t xml:space="preserve"> sites</w:t>
        </w:r>
      </w:ins>
      <w:ins w:id="106" w:author="RL" w:date="2018-07-05T12:56:00Z">
        <w:r w:rsidR="00A74E31">
          <w:rPr>
            <w:rFonts w:ascii="Times New Roman" w:hAnsi="Times New Roman" w:cs="Times New Roman"/>
            <w:sz w:val="24"/>
            <w:szCs w:val="24"/>
            <w:lang w:val="en-GB"/>
          </w:rPr>
          <w:t xml:space="preserve"> and</w:t>
        </w:r>
      </w:ins>
      <w:ins w:id="107" w:author="RL" w:date="2018-07-05T12:51:00Z">
        <w:r w:rsidR="00CB3B50">
          <w:rPr>
            <w:rFonts w:ascii="Times New Roman" w:hAnsi="Times New Roman" w:cs="Times New Roman"/>
            <w:sz w:val="24"/>
            <w:szCs w:val="24"/>
            <w:lang w:val="en-GB"/>
          </w:rPr>
          <w:t xml:space="preserve"> hibernation</w:t>
        </w:r>
      </w:ins>
      <w:ins w:id="108" w:author="RL" w:date="2018-07-05T11:11:00Z">
        <w:r w:rsidR="00067892">
          <w:rPr>
            <w:rFonts w:ascii="Times New Roman" w:hAnsi="Times New Roman" w:cs="Times New Roman"/>
            <w:sz w:val="24"/>
            <w:szCs w:val="24"/>
            <w:lang w:val="en-GB"/>
          </w:rPr>
          <w:t>.</w:t>
        </w:r>
      </w:ins>
      <w:ins w:id="109" w:author="RL" w:date="2018-07-05T12:36:00Z">
        <w:r w:rsidR="007D04BB">
          <w:rPr>
            <w:rFonts w:ascii="Times New Roman" w:hAnsi="Times New Roman" w:cs="Times New Roman"/>
            <w:sz w:val="24"/>
            <w:szCs w:val="24"/>
            <w:lang w:val="en-GB"/>
          </w:rPr>
          <w:t xml:space="preserve"> </w:t>
        </w:r>
        <w:r w:rsidR="007D04BB" w:rsidRPr="00CB3B50">
          <w:rPr>
            <w:rFonts w:ascii="Times New Roman" w:hAnsi="Times New Roman" w:cs="Times New Roman"/>
            <w:i/>
            <w:sz w:val="24"/>
            <w:szCs w:val="24"/>
            <w:lang w:val="en-GB"/>
            <w:rPrChange w:id="110" w:author="RL" w:date="2018-07-05T12:51:00Z">
              <w:rPr>
                <w:rFonts w:ascii="Times New Roman" w:hAnsi="Times New Roman" w:cs="Times New Roman"/>
                <w:sz w:val="24"/>
                <w:szCs w:val="24"/>
                <w:lang w:val="en-GB"/>
              </w:rPr>
            </w:rPrChange>
          </w:rPr>
          <w:t xml:space="preserve">Culex p. </w:t>
        </w:r>
        <w:proofErr w:type="spellStart"/>
        <w:r w:rsidR="007D04BB" w:rsidRPr="00CB3B50">
          <w:rPr>
            <w:rFonts w:ascii="Times New Roman" w:hAnsi="Times New Roman" w:cs="Times New Roman"/>
            <w:i/>
            <w:sz w:val="24"/>
            <w:szCs w:val="24"/>
            <w:lang w:val="en-GB"/>
            <w:rPrChange w:id="111" w:author="RL" w:date="2018-07-05T12:51:00Z">
              <w:rPr>
                <w:rFonts w:ascii="Times New Roman" w:hAnsi="Times New Roman" w:cs="Times New Roman"/>
                <w:sz w:val="24"/>
                <w:szCs w:val="24"/>
                <w:lang w:val="en-GB"/>
              </w:rPr>
            </w:rPrChange>
          </w:rPr>
          <w:t>m</w:t>
        </w:r>
      </w:ins>
      <w:ins w:id="112" w:author="RL" w:date="2018-07-05T12:37:00Z">
        <w:r w:rsidR="007D04BB" w:rsidRPr="00CB3B50">
          <w:rPr>
            <w:rFonts w:ascii="Times New Roman" w:hAnsi="Times New Roman" w:cs="Times New Roman"/>
            <w:i/>
            <w:sz w:val="24"/>
            <w:szCs w:val="24"/>
            <w:lang w:val="en-GB"/>
            <w:rPrChange w:id="113" w:author="RL" w:date="2018-07-05T12:51:00Z">
              <w:rPr>
                <w:rFonts w:ascii="Times New Roman" w:hAnsi="Times New Roman" w:cs="Times New Roman"/>
                <w:sz w:val="24"/>
                <w:szCs w:val="24"/>
                <w:lang w:val="en-GB"/>
              </w:rPr>
            </w:rPrChange>
          </w:rPr>
          <w:t>olestus</w:t>
        </w:r>
        <w:proofErr w:type="spellEnd"/>
        <w:r w:rsidR="007D04BB">
          <w:rPr>
            <w:rFonts w:ascii="Times New Roman" w:hAnsi="Times New Roman" w:cs="Times New Roman"/>
            <w:sz w:val="24"/>
            <w:szCs w:val="24"/>
            <w:lang w:val="en-GB"/>
          </w:rPr>
          <w:t xml:space="preserve"> </w:t>
        </w:r>
      </w:ins>
      <w:ins w:id="114" w:author="RL" w:date="2018-07-05T12:53:00Z">
        <w:r w:rsidR="00CB3B50">
          <w:rPr>
            <w:rFonts w:ascii="Times New Roman" w:hAnsi="Times New Roman" w:cs="Times New Roman"/>
            <w:sz w:val="24"/>
            <w:szCs w:val="24"/>
            <w:lang w:val="en-GB"/>
          </w:rPr>
          <w:t>is</w:t>
        </w:r>
      </w:ins>
      <w:ins w:id="115" w:author="RL" w:date="2018-07-05T13:00:00Z">
        <w:r w:rsidR="00A74E31">
          <w:rPr>
            <w:rFonts w:ascii="Times New Roman" w:hAnsi="Times New Roman" w:cs="Times New Roman"/>
            <w:sz w:val="24"/>
            <w:szCs w:val="24"/>
            <w:lang w:val="en-GB"/>
          </w:rPr>
          <w:t xml:space="preserve"> considered</w:t>
        </w:r>
      </w:ins>
      <w:ins w:id="116" w:author="RL" w:date="2018-07-05T12:53:00Z">
        <w:r w:rsidR="00CB3B50">
          <w:rPr>
            <w:rFonts w:ascii="Times New Roman" w:hAnsi="Times New Roman" w:cs="Times New Roman"/>
            <w:sz w:val="24"/>
            <w:szCs w:val="24"/>
            <w:lang w:val="en-GB"/>
          </w:rPr>
          <w:t xml:space="preserve"> </w:t>
        </w:r>
        <w:proofErr w:type="spellStart"/>
        <w:r w:rsidR="00CB3B50">
          <w:rPr>
            <w:rFonts w:ascii="Times New Roman" w:hAnsi="Times New Roman" w:cs="Times New Roman"/>
            <w:sz w:val="24"/>
            <w:szCs w:val="24"/>
            <w:lang w:val="en-GB"/>
          </w:rPr>
          <w:t>stenogamous</w:t>
        </w:r>
        <w:proofErr w:type="spellEnd"/>
        <w:r w:rsidR="00CB3B50">
          <w:rPr>
            <w:rFonts w:ascii="Times New Roman" w:hAnsi="Times New Roman" w:cs="Times New Roman"/>
            <w:sz w:val="24"/>
            <w:szCs w:val="24"/>
            <w:lang w:val="en-GB"/>
          </w:rPr>
          <w:t xml:space="preserve">, </w:t>
        </w:r>
      </w:ins>
      <w:proofErr w:type="spellStart"/>
      <w:ins w:id="117" w:author="RL" w:date="2018-07-05T13:01:00Z">
        <w:r w:rsidR="00E25349">
          <w:rPr>
            <w:color w:val="000000"/>
            <w:shd w:val="clear" w:color="auto" w:fill="FFFFFF"/>
            <w:lang w:val="en-US"/>
          </w:rPr>
          <w:t>aoutogenous</w:t>
        </w:r>
      </w:ins>
      <w:proofErr w:type="spellEnd"/>
      <w:ins w:id="118" w:author="RL" w:date="2018-07-05T13:02:00Z">
        <w:r w:rsidR="00E25349">
          <w:rPr>
            <w:color w:val="000000"/>
            <w:shd w:val="clear" w:color="auto" w:fill="FFFFFF"/>
            <w:lang w:val="en-US"/>
          </w:rPr>
          <w:t xml:space="preserve">, </w:t>
        </w:r>
      </w:ins>
      <w:ins w:id="119" w:author="RL" w:date="2018-07-05T12:52:00Z">
        <w:r w:rsidR="00CB3B50">
          <w:rPr>
            <w:rFonts w:ascii="Times New Roman" w:hAnsi="Times New Roman" w:cs="Times New Roman"/>
            <w:sz w:val="24"/>
            <w:szCs w:val="24"/>
            <w:lang w:val="en-GB"/>
          </w:rPr>
          <w:t xml:space="preserve">utilize </w:t>
        </w:r>
      </w:ins>
      <w:ins w:id="120" w:author="RL" w:date="2018-07-05T12:50:00Z">
        <w:r w:rsidR="00CB3B50">
          <w:rPr>
            <w:rFonts w:ascii="Times New Roman" w:hAnsi="Times New Roman" w:cs="Times New Roman"/>
            <w:sz w:val="24"/>
            <w:szCs w:val="24"/>
            <w:lang w:val="en-GB"/>
          </w:rPr>
          <w:t>underground breeding sites</w:t>
        </w:r>
      </w:ins>
      <w:ins w:id="121" w:author="RL" w:date="2018-07-05T12:52:00Z">
        <w:r w:rsidR="00CB3B50">
          <w:rPr>
            <w:rFonts w:ascii="Times New Roman" w:hAnsi="Times New Roman" w:cs="Times New Roman"/>
            <w:sz w:val="24"/>
            <w:szCs w:val="24"/>
            <w:lang w:val="en-GB"/>
          </w:rPr>
          <w:t xml:space="preserve"> </w:t>
        </w:r>
      </w:ins>
      <w:ins w:id="122" w:author="RL" w:date="2018-07-05T12:53:00Z">
        <w:r w:rsidR="00CB3B50">
          <w:rPr>
            <w:rFonts w:ascii="Times New Roman" w:hAnsi="Times New Roman" w:cs="Times New Roman"/>
            <w:sz w:val="24"/>
            <w:szCs w:val="24"/>
            <w:lang w:val="en-GB"/>
          </w:rPr>
          <w:t>an</w:t>
        </w:r>
      </w:ins>
      <w:ins w:id="123" w:author="RL" w:date="2018-07-05T12:56:00Z">
        <w:r w:rsidR="00A74E31">
          <w:rPr>
            <w:rFonts w:ascii="Times New Roman" w:hAnsi="Times New Roman" w:cs="Times New Roman"/>
            <w:sz w:val="24"/>
            <w:szCs w:val="24"/>
            <w:lang w:val="en-GB"/>
          </w:rPr>
          <w:t>d</w:t>
        </w:r>
      </w:ins>
      <w:ins w:id="124" w:author="RL" w:date="2018-07-05T12:53:00Z">
        <w:r w:rsidR="00CB3B50">
          <w:rPr>
            <w:rFonts w:ascii="Times New Roman" w:hAnsi="Times New Roman" w:cs="Times New Roman"/>
            <w:sz w:val="24"/>
            <w:szCs w:val="24"/>
            <w:lang w:val="en-GB"/>
          </w:rPr>
          <w:t xml:space="preserve"> is </w:t>
        </w:r>
      </w:ins>
      <w:ins w:id="125" w:author="RL" w:date="2018-07-05T12:49:00Z">
        <w:r w:rsidR="00CB3B50" w:rsidRPr="00CB3B50">
          <w:rPr>
            <w:color w:val="000000"/>
            <w:shd w:val="clear" w:color="auto" w:fill="FFFFFF"/>
            <w:lang w:val="en-US"/>
            <w:rPrChange w:id="126" w:author="RL" w:date="2018-07-05T12:49:00Z">
              <w:rPr>
                <w:color w:val="000000"/>
                <w:shd w:val="clear" w:color="auto" w:fill="FFFFFF"/>
              </w:rPr>
            </w:rPrChange>
          </w:rPr>
          <w:t>non-diapausing</w:t>
        </w:r>
      </w:ins>
      <w:ins w:id="127" w:author="RL" w:date="2018-07-05T12:53:00Z">
        <w:r w:rsidR="00CB3B50">
          <w:rPr>
            <w:color w:val="000000"/>
            <w:shd w:val="clear" w:color="auto" w:fill="FFFFFF"/>
            <w:lang w:val="en-US"/>
          </w:rPr>
          <w:t xml:space="preserve">, while </w:t>
        </w:r>
        <w:proofErr w:type="spellStart"/>
        <w:r w:rsidR="00CB3B50" w:rsidRPr="00CB3B50">
          <w:rPr>
            <w:i/>
            <w:color w:val="000000"/>
            <w:shd w:val="clear" w:color="auto" w:fill="FFFFFF"/>
            <w:lang w:val="en-US"/>
            <w:rPrChange w:id="128" w:author="RL" w:date="2018-07-05T12:53:00Z">
              <w:rPr>
                <w:color w:val="000000"/>
                <w:shd w:val="clear" w:color="auto" w:fill="FFFFFF"/>
                <w:lang w:val="en-US"/>
              </w:rPr>
            </w:rPrChange>
          </w:rPr>
          <w:t>Cx</w:t>
        </w:r>
        <w:proofErr w:type="spellEnd"/>
        <w:r w:rsidR="00CB3B50" w:rsidRPr="00CB3B50">
          <w:rPr>
            <w:i/>
            <w:color w:val="000000"/>
            <w:shd w:val="clear" w:color="auto" w:fill="FFFFFF"/>
            <w:lang w:val="en-US"/>
            <w:rPrChange w:id="129" w:author="RL" w:date="2018-07-05T12:53:00Z">
              <w:rPr>
                <w:color w:val="000000"/>
                <w:shd w:val="clear" w:color="auto" w:fill="FFFFFF"/>
                <w:lang w:val="en-US"/>
              </w:rPr>
            </w:rPrChange>
          </w:rPr>
          <w:t xml:space="preserve">. p. </w:t>
        </w:r>
        <w:proofErr w:type="spellStart"/>
        <w:r w:rsidR="00CB3B50" w:rsidRPr="00CB3B50">
          <w:rPr>
            <w:i/>
            <w:color w:val="000000"/>
            <w:shd w:val="clear" w:color="auto" w:fill="FFFFFF"/>
            <w:lang w:val="en-US"/>
            <w:rPrChange w:id="130" w:author="RL" w:date="2018-07-05T12:53:00Z">
              <w:rPr>
                <w:color w:val="000000"/>
                <w:shd w:val="clear" w:color="auto" w:fill="FFFFFF"/>
                <w:lang w:val="en-US"/>
              </w:rPr>
            </w:rPrChange>
          </w:rPr>
          <w:t>pipiens</w:t>
        </w:r>
      </w:ins>
      <w:proofErr w:type="spellEnd"/>
      <w:ins w:id="131" w:author="RL" w:date="2018-07-05T12:54:00Z">
        <w:r w:rsidR="00A74E31">
          <w:rPr>
            <w:color w:val="000000"/>
            <w:shd w:val="clear" w:color="auto" w:fill="FFFFFF"/>
            <w:lang w:val="en-US"/>
          </w:rPr>
          <w:t xml:space="preserve"> </w:t>
        </w:r>
      </w:ins>
      <w:ins w:id="132" w:author="RL" w:date="2018-07-05T13:01:00Z">
        <w:r w:rsidR="00E25349">
          <w:rPr>
            <w:color w:val="000000"/>
            <w:shd w:val="clear" w:color="auto" w:fill="FFFFFF"/>
            <w:lang w:val="en-US"/>
          </w:rPr>
          <w:t>is</w:t>
        </w:r>
      </w:ins>
      <w:ins w:id="133" w:author="RL" w:date="2018-07-05T12:55:00Z">
        <w:r w:rsidR="00A74E31">
          <w:rPr>
            <w:color w:val="000000"/>
            <w:shd w:val="clear" w:color="auto" w:fill="FFFFFF"/>
            <w:lang w:val="en-US"/>
          </w:rPr>
          <w:t xml:space="preserve"> </w:t>
        </w:r>
        <w:proofErr w:type="spellStart"/>
        <w:r w:rsidR="00A74E31">
          <w:rPr>
            <w:color w:val="000000"/>
            <w:shd w:val="clear" w:color="auto" w:fill="FFFFFF"/>
            <w:lang w:val="en-US"/>
          </w:rPr>
          <w:t>eurygamous</w:t>
        </w:r>
        <w:proofErr w:type="spellEnd"/>
        <w:r w:rsidR="00A74E31">
          <w:rPr>
            <w:color w:val="000000"/>
            <w:shd w:val="clear" w:color="auto" w:fill="FFFFFF"/>
            <w:lang w:val="en-US"/>
          </w:rPr>
          <w:t xml:space="preserve">, </w:t>
        </w:r>
      </w:ins>
      <w:proofErr w:type="spellStart"/>
      <w:ins w:id="134" w:author="RL" w:date="2018-07-05T13:01:00Z">
        <w:r w:rsidR="00E25349">
          <w:rPr>
            <w:color w:val="000000"/>
            <w:shd w:val="clear" w:color="auto" w:fill="FFFFFF"/>
            <w:lang w:val="en-US"/>
          </w:rPr>
          <w:t>anaoutogenous</w:t>
        </w:r>
        <w:proofErr w:type="spellEnd"/>
        <w:r w:rsidR="00E25349">
          <w:rPr>
            <w:color w:val="000000"/>
            <w:shd w:val="clear" w:color="auto" w:fill="FFFFFF"/>
            <w:lang w:val="en-US"/>
          </w:rPr>
          <w:t xml:space="preserve">, </w:t>
        </w:r>
      </w:ins>
      <w:ins w:id="135" w:author="RL" w:date="2018-07-05T12:55:00Z">
        <w:r w:rsidR="00A74E31">
          <w:rPr>
            <w:color w:val="000000"/>
            <w:shd w:val="clear" w:color="auto" w:fill="FFFFFF"/>
            <w:lang w:val="en-US"/>
          </w:rPr>
          <w:t xml:space="preserve">breeds above the ground and </w:t>
        </w:r>
      </w:ins>
      <w:ins w:id="136" w:author="RL" w:date="2018-07-05T12:54:00Z">
        <w:r w:rsidR="00A74E31">
          <w:rPr>
            <w:color w:val="000000"/>
            <w:shd w:val="clear" w:color="auto" w:fill="FFFFFF"/>
            <w:lang w:val="en-US"/>
          </w:rPr>
          <w:t>overwinter in diapaus</w:t>
        </w:r>
      </w:ins>
      <w:ins w:id="137" w:author="RL" w:date="2018-07-05T12:55:00Z">
        <w:r w:rsidR="00A74E31">
          <w:rPr>
            <w:color w:val="000000"/>
            <w:shd w:val="clear" w:color="auto" w:fill="FFFFFF"/>
            <w:lang w:val="en-US"/>
          </w:rPr>
          <w:t>e.</w:t>
        </w:r>
      </w:ins>
      <w:ins w:id="138" w:author="RL" w:date="2018-07-05T12:53:00Z">
        <w:r w:rsidR="00A74E31">
          <w:rPr>
            <w:i/>
            <w:color w:val="000000"/>
            <w:shd w:val="clear" w:color="auto" w:fill="FFFFFF"/>
            <w:lang w:val="en-US"/>
          </w:rPr>
          <w:t xml:space="preserve"> </w:t>
        </w:r>
      </w:ins>
      <w:del w:id="139" w:author="RL" w:date="2018-07-05T11:13:00Z">
        <w:r w:rsidDel="00880AD4">
          <w:rPr>
            <w:rFonts w:ascii="Times New Roman" w:hAnsi="Times New Roman" w:cs="Times New Roman"/>
            <w:sz w:val="24"/>
            <w:szCs w:val="24"/>
            <w:lang w:val="en-GB"/>
          </w:rPr>
          <w:delText xml:space="preserve">The picture gets even more complex with the occurrence of the sibling species </w:delText>
        </w:r>
        <w:r w:rsidRPr="000A3B6A" w:rsidDel="00880AD4">
          <w:rPr>
            <w:rFonts w:ascii="Times New Roman" w:hAnsi="Times New Roman" w:cs="Times New Roman"/>
            <w:i/>
            <w:sz w:val="24"/>
            <w:szCs w:val="24"/>
            <w:lang w:val="en-GB"/>
          </w:rPr>
          <w:delText>Culex torrentium</w:delText>
        </w:r>
        <w:r w:rsidDel="00880AD4">
          <w:rPr>
            <w:rFonts w:ascii="Times New Roman" w:hAnsi="Times New Roman" w:cs="Times New Roman"/>
            <w:i/>
            <w:sz w:val="24"/>
            <w:szCs w:val="24"/>
            <w:lang w:val="en-GB"/>
          </w:rPr>
          <w:delText xml:space="preserve"> </w:delText>
        </w:r>
        <w:r w:rsidDel="00880AD4">
          <w:rPr>
            <w:rFonts w:ascii="Times New Roman" w:hAnsi="Times New Roman" w:cs="Times New Roman"/>
            <w:sz w:val="24"/>
            <w:szCs w:val="24"/>
            <w:lang w:val="en-GB"/>
          </w:rPr>
          <w:delText xml:space="preserve"> (</w:delText>
        </w:r>
        <w:r w:rsidRPr="00AA7A20" w:rsidDel="00880AD4">
          <w:rPr>
            <w:rFonts w:ascii="Times New Roman" w:hAnsi="Times New Roman" w:cs="Times New Roman"/>
            <w:i/>
            <w:sz w:val="24"/>
            <w:szCs w:val="24"/>
            <w:lang w:val="en-GB"/>
          </w:rPr>
          <w:delText>Cx. torrentium</w:delText>
        </w:r>
        <w:r w:rsidDel="00880AD4">
          <w:rPr>
            <w:rFonts w:ascii="Times New Roman" w:hAnsi="Times New Roman" w:cs="Times New Roman"/>
            <w:sz w:val="24"/>
            <w:szCs w:val="24"/>
            <w:lang w:val="en-GB"/>
          </w:rPr>
          <w:delText>)</w:delText>
        </w:r>
        <w:r w:rsidDel="00880AD4">
          <w:rPr>
            <w:rFonts w:ascii="Times New Roman" w:hAnsi="Times New Roman" w:cs="Times New Roman"/>
            <w:i/>
            <w:sz w:val="24"/>
            <w:szCs w:val="24"/>
            <w:lang w:val="en-GB"/>
          </w:rPr>
          <w:delText xml:space="preserve">. </w:delText>
        </w:r>
      </w:del>
      <w:r>
        <w:rPr>
          <w:rFonts w:ascii="Times New Roman" w:hAnsi="Times New Roman" w:cs="Times New Roman"/>
          <w:i/>
          <w:sz w:val="24"/>
          <w:szCs w:val="24"/>
          <w:lang w:val="en-GB"/>
        </w:rPr>
        <w:t xml:space="preserve">Culex </w:t>
      </w:r>
      <w:proofErr w:type="spellStart"/>
      <w:r>
        <w:rPr>
          <w:rFonts w:ascii="Times New Roman" w:hAnsi="Times New Roman" w:cs="Times New Roman"/>
          <w:i/>
          <w:sz w:val="24"/>
          <w:szCs w:val="24"/>
          <w:lang w:val="en-GB"/>
        </w:rPr>
        <w:t>torrentium</w:t>
      </w:r>
      <w:proofErr w:type="spellEnd"/>
      <w:r>
        <w:rPr>
          <w:rFonts w:ascii="Times New Roman" w:hAnsi="Times New Roman" w:cs="Times New Roman"/>
          <w:sz w:val="24"/>
          <w:szCs w:val="24"/>
          <w:lang w:val="en-GB"/>
        </w:rPr>
        <w:t xml:space="preserve"> resembles </w:t>
      </w:r>
      <w:proofErr w:type="spellStart"/>
      <w:r w:rsidRPr="000A3B6A">
        <w:rPr>
          <w:rFonts w:ascii="Times New Roman" w:hAnsi="Times New Roman" w:cs="Times New Roman"/>
          <w:i/>
          <w:sz w:val="24"/>
          <w:szCs w:val="24"/>
          <w:lang w:val="en-GB"/>
        </w:rPr>
        <w:t>C</w:t>
      </w:r>
      <w:del w:id="140" w:author="RL" w:date="2018-07-10T15:05:00Z">
        <w:r w:rsidRPr="000A3B6A" w:rsidDel="00AD0254">
          <w:rPr>
            <w:rFonts w:ascii="Times New Roman" w:hAnsi="Times New Roman" w:cs="Times New Roman"/>
            <w:i/>
            <w:sz w:val="24"/>
            <w:szCs w:val="24"/>
            <w:lang w:val="en-GB"/>
          </w:rPr>
          <w:delText>ule</w:delText>
        </w:r>
      </w:del>
      <w:r w:rsidRPr="000A3B6A">
        <w:rPr>
          <w:rFonts w:ascii="Times New Roman" w:hAnsi="Times New Roman" w:cs="Times New Roman"/>
          <w:i/>
          <w:sz w:val="24"/>
          <w:szCs w:val="24"/>
          <w:lang w:val="en-GB"/>
        </w:rPr>
        <w:t>x</w:t>
      </w:r>
      <w:proofErr w:type="spellEnd"/>
      <w:ins w:id="141" w:author="RL" w:date="2018-07-10T15:05:00Z">
        <w:r w:rsidR="00AD0254">
          <w:rPr>
            <w:rFonts w:ascii="Times New Roman" w:hAnsi="Times New Roman" w:cs="Times New Roman"/>
            <w:i/>
            <w:sz w:val="24"/>
            <w:szCs w:val="24"/>
            <w:lang w:val="en-GB"/>
          </w:rPr>
          <w:t>.</w:t>
        </w:r>
      </w:ins>
      <w:r w:rsidRPr="000A3B6A">
        <w:rPr>
          <w:rFonts w:ascii="Times New Roman" w:hAnsi="Times New Roman" w:cs="Times New Roman"/>
          <w:i/>
          <w:sz w:val="24"/>
          <w:szCs w:val="24"/>
          <w:lang w:val="en-GB"/>
        </w:rPr>
        <w:t xml:space="preserve"> </w:t>
      </w:r>
      <w:del w:id="142" w:author="RL" w:date="2018-07-10T15:01:00Z">
        <w:r w:rsidRPr="000A3B6A" w:rsidDel="00F867AB">
          <w:rPr>
            <w:rFonts w:ascii="Times New Roman" w:hAnsi="Times New Roman" w:cs="Times New Roman"/>
            <w:i/>
            <w:sz w:val="24"/>
            <w:szCs w:val="24"/>
            <w:lang w:val="en-GB"/>
          </w:rPr>
          <w:delText xml:space="preserve">pipiens </w:delText>
        </w:r>
      </w:del>
      <w:del w:id="143" w:author="RL" w:date="2018-07-05T13:16:00Z">
        <w:r w:rsidDel="000C0617">
          <w:rPr>
            <w:rFonts w:ascii="Times New Roman" w:hAnsi="Times New Roman" w:cs="Times New Roman"/>
            <w:i/>
            <w:sz w:val="24"/>
            <w:szCs w:val="24"/>
            <w:lang w:val="en-GB"/>
          </w:rPr>
          <w:delText>complex</w:delText>
        </w:r>
        <w:r w:rsidDel="000C0617">
          <w:rPr>
            <w:rFonts w:ascii="Times New Roman" w:hAnsi="Times New Roman" w:cs="Times New Roman"/>
            <w:sz w:val="24"/>
            <w:szCs w:val="24"/>
            <w:lang w:val="en-GB"/>
          </w:rPr>
          <w:delText xml:space="preserve"> </w:delText>
        </w:r>
      </w:del>
      <w:ins w:id="144" w:author="RL" w:date="2018-07-10T15:01:00Z">
        <w:r w:rsidR="00F867AB">
          <w:rPr>
            <w:rFonts w:ascii="Times New Roman" w:hAnsi="Times New Roman" w:cs="Times New Roman"/>
            <w:i/>
            <w:sz w:val="24"/>
            <w:szCs w:val="24"/>
            <w:lang w:val="en-GB"/>
          </w:rPr>
          <w:t xml:space="preserve">p. </w:t>
        </w:r>
        <w:proofErr w:type="spellStart"/>
        <w:r w:rsidR="00F867AB">
          <w:rPr>
            <w:rFonts w:ascii="Times New Roman" w:hAnsi="Times New Roman" w:cs="Times New Roman"/>
            <w:i/>
            <w:sz w:val="24"/>
            <w:szCs w:val="24"/>
            <w:lang w:val="en-GB"/>
          </w:rPr>
          <w:t>pipiens</w:t>
        </w:r>
      </w:ins>
      <w:proofErr w:type="spellEnd"/>
      <w:ins w:id="145" w:author="RL" w:date="2018-07-05T13:16:00Z">
        <w:r w:rsidR="000C0617">
          <w:rPr>
            <w:rFonts w:ascii="Times New Roman" w:hAnsi="Times New Roman" w:cs="Times New Roman"/>
            <w:sz w:val="24"/>
            <w:szCs w:val="24"/>
            <w:lang w:val="en-GB"/>
          </w:rPr>
          <w:t xml:space="preserve"> </w:t>
        </w:r>
      </w:ins>
      <w:del w:id="146" w:author="RL" w:date="2018-07-10T15:01:00Z">
        <w:r w:rsidDel="00F867AB">
          <w:rPr>
            <w:rFonts w:ascii="Times New Roman" w:hAnsi="Times New Roman" w:cs="Times New Roman"/>
            <w:sz w:val="24"/>
            <w:szCs w:val="24"/>
            <w:lang w:val="en-GB"/>
          </w:rPr>
          <w:delText xml:space="preserve">in </w:delText>
        </w:r>
      </w:del>
      <w:ins w:id="147" w:author="RL" w:date="2018-07-10T15:01:00Z">
        <w:r w:rsidR="00F867AB">
          <w:rPr>
            <w:rFonts w:ascii="Times New Roman" w:hAnsi="Times New Roman" w:cs="Times New Roman"/>
            <w:sz w:val="24"/>
            <w:szCs w:val="24"/>
            <w:lang w:val="en-GB"/>
          </w:rPr>
          <w:t xml:space="preserve">regarding its </w:t>
        </w:r>
      </w:ins>
      <w:del w:id="148" w:author="RL" w:date="2018-07-05T13:18:00Z">
        <w:r w:rsidDel="00064B5E">
          <w:rPr>
            <w:rFonts w:ascii="Times New Roman" w:hAnsi="Times New Roman" w:cs="Times New Roman"/>
            <w:sz w:val="24"/>
            <w:szCs w:val="24"/>
            <w:lang w:val="en-GB"/>
          </w:rPr>
          <w:delText>morphology and larval</w:delText>
        </w:r>
      </w:del>
      <w:ins w:id="149" w:author="RL" w:date="2018-07-05T13:19:00Z">
        <w:r w:rsidR="00064B5E">
          <w:rPr>
            <w:rFonts w:ascii="Times New Roman" w:hAnsi="Times New Roman" w:cs="Times New Roman"/>
            <w:sz w:val="24"/>
            <w:szCs w:val="24"/>
            <w:lang w:val="en-GB"/>
          </w:rPr>
          <w:t xml:space="preserve">breeding </w:t>
        </w:r>
      </w:ins>
      <w:ins w:id="150" w:author="RL" w:date="2018-07-05T13:18:00Z">
        <w:r w:rsidR="00064B5E">
          <w:rPr>
            <w:rFonts w:ascii="Times New Roman" w:hAnsi="Times New Roman" w:cs="Times New Roman"/>
            <w:sz w:val="24"/>
            <w:szCs w:val="24"/>
            <w:lang w:val="en-GB"/>
          </w:rPr>
          <w:t>ecology and</w:t>
        </w:r>
      </w:ins>
      <w:r>
        <w:rPr>
          <w:rFonts w:ascii="Times New Roman" w:hAnsi="Times New Roman" w:cs="Times New Roman"/>
          <w:sz w:val="24"/>
          <w:szCs w:val="24"/>
          <w:lang w:val="en-GB"/>
        </w:rPr>
        <w:t xml:space="preserve"> </w:t>
      </w:r>
      <w:del w:id="151" w:author="RL" w:date="2018-07-05T13:19:00Z">
        <w:r w:rsidDel="00064B5E">
          <w:rPr>
            <w:rFonts w:ascii="Times New Roman" w:hAnsi="Times New Roman" w:cs="Times New Roman"/>
            <w:sz w:val="24"/>
            <w:szCs w:val="24"/>
            <w:lang w:val="en-GB"/>
          </w:rPr>
          <w:lastRenderedPageBreak/>
          <w:delText xml:space="preserve">behaviour </w:delText>
        </w:r>
      </w:del>
      <w:ins w:id="152" w:author="RL" w:date="2018-07-05T13:19:00Z">
        <w:r w:rsidR="00064B5E">
          <w:rPr>
            <w:rFonts w:ascii="Times New Roman" w:hAnsi="Times New Roman" w:cs="Times New Roman"/>
            <w:sz w:val="24"/>
            <w:szCs w:val="24"/>
            <w:lang w:val="en-GB"/>
          </w:rPr>
          <w:t xml:space="preserve">often occurs in </w:t>
        </w:r>
      </w:ins>
      <w:ins w:id="153" w:author="RL" w:date="2018-07-05T13:20:00Z">
        <w:r w:rsidR="00064B5E">
          <w:rPr>
            <w:rFonts w:ascii="Times New Roman" w:hAnsi="Times New Roman" w:cs="Times New Roman"/>
            <w:sz w:val="24"/>
            <w:szCs w:val="24"/>
            <w:lang w:val="en-GB"/>
          </w:rPr>
          <w:t>sympatry</w:t>
        </w:r>
      </w:ins>
      <w:ins w:id="154" w:author="RL" w:date="2018-07-05T13:19:00Z">
        <w:r w:rsidR="00064B5E">
          <w:rPr>
            <w:rFonts w:ascii="Times New Roman" w:hAnsi="Times New Roman" w:cs="Times New Roman"/>
            <w:sz w:val="24"/>
            <w:szCs w:val="24"/>
            <w:lang w:val="en-GB"/>
          </w:rPr>
          <w:t xml:space="preserve"> </w:t>
        </w:r>
      </w:ins>
      <w:r w:rsidRPr="000A3B6A">
        <w:rPr>
          <w:rFonts w:ascii="Times New Roman" w:hAnsi="Times New Roman" w:cs="Times New Roman"/>
          <w:sz w:val="24"/>
          <w:szCs w:val="24"/>
          <w:highlight w:val="yellow"/>
          <w:lang w:val="en-GB"/>
        </w:rPr>
        <w:t xml:space="preserve">(Becker, </w:t>
      </w:r>
      <w:proofErr w:type="spellStart"/>
      <w:proofErr w:type="gramStart"/>
      <w:r w:rsidRPr="000A3B6A">
        <w:rPr>
          <w:rFonts w:ascii="Times New Roman" w:hAnsi="Times New Roman" w:cs="Times New Roman"/>
          <w:sz w:val="24"/>
          <w:szCs w:val="24"/>
          <w:highlight w:val="yellow"/>
          <w:lang w:val="en-GB"/>
        </w:rPr>
        <w:t>Hesson,Brugman</w:t>
      </w:r>
      <w:proofErr w:type="spellEnd"/>
      <w:proofErr w:type="gramEnd"/>
      <w:ins w:id="155" w:author="RL" w:date="2018-07-05T13:18:00Z">
        <w:r w:rsidR="00064B5E">
          <w:rPr>
            <w:rFonts w:ascii="Times New Roman" w:hAnsi="Times New Roman" w:cs="Times New Roman"/>
            <w:sz w:val="24"/>
            <w:szCs w:val="24"/>
            <w:highlight w:val="yellow"/>
            <w:lang w:val="en-GB"/>
          </w:rPr>
          <w:t xml:space="preserve">, </w:t>
        </w:r>
        <w:commentRangeStart w:id="156"/>
        <w:proofErr w:type="spellStart"/>
        <w:r w:rsidR="00064B5E">
          <w:rPr>
            <w:rFonts w:ascii="Times New Roman" w:hAnsi="Times New Roman" w:cs="Times New Roman"/>
            <w:sz w:val="24"/>
            <w:szCs w:val="24"/>
            <w:highlight w:val="yellow"/>
            <w:lang w:val="en-GB"/>
          </w:rPr>
          <w:t>Lühken</w:t>
        </w:r>
      </w:ins>
      <w:commentRangeEnd w:id="156"/>
      <w:proofErr w:type="spellEnd"/>
      <w:ins w:id="157" w:author="RL" w:date="2018-07-05T13:19:00Z">
        <w:r w:rsidR="00064B5E">
          <w:rPr>
            <w:rStyle w:val="Kommentarzeichen"/>
          </w:rPr>
          <w:commentReference w:id="156"/>
        </w:r>
      </w:ins>
      <w:r w:rsidRPr="000A3B6A">
        <w:rPr>
          <w:rFonts w:ascii="Times New Roman" w:hAnsi="Times New Roman" w:cs="Times New Roman"/>
          <w:sz w:val="24"/>
          <w:szCs w:val="24"/>
          <w:highlight w:val="yellow"/>
          <w:lang w:val="en-GB"/>
        </w:rPr>
        <w:t>)</w:t>
      </w:r>
      <w:r>
        <w:rPr>
          <w:rFonts w:ascii="Times New Roman" w:hAnsi="Times New Roman" w:cs="Times New Roman"/>
          <w:sz w:val="24"/>
          <w:szCs w:val="24"/>
          <w:lang w:val="en-GB"/>
        </w:rPr>
        <w:t xml:space="preserve">. </w:t>
      </w:r>
      <w:ins w:id="158" w:author="RL" w:date="2018-07-05T13:16:00Z">
        <w:r w:rsidR="000C0617">
          <w:rPr>
            <w:rFonts w:ascii="Times New Roman" w:hAnsi="Times New Roman" w:cs="Times New Roman"/>
            <w:i/>
            <w:sz w:val="24"/>
            <w:szCs w:val="24"/>
            <w:lang w:val="en-GB"/>
          </w:rPr>
          <w:t xml:space="preserve">Culex </w:t>
        </w:r>
        <w:proofErr w:type="spellStart"/>
        <w:r w:rsidR="000C0617">
          <w:rPr>
            <w:rFonts w:ascii="Times New Roman" w:hAnsi="Times New Roman" w:cs="Times New Roman"/>
            <w:i/>
            <w:sz w:val="24"/>
            <w:szCs w:val="24"/>
            <w:lang w:val="en-GB"/>
          </w:rPr>
          <w:t>torrentium</w:t>
        </w:r>
        <w:proofErr w:type="spellEnd"/>
        <w:r w:rsidR="000C0617">
          <w:rPr>
            <w:rFonts w:ascii="Times New Roman" w:hAnsi="Times New Roman" w:cs="Times New Roman"/>
            <w:sz w:val="24"/>
            <w:szCs w:val="24"/>
            <w:lang w:val="en-GB"/>
          </w:rPr>
          <w:t xml:space="preserve"> males can be differentiated from </w:t>
        </w:r>
        <w:proofErr w:type="spellStart"/>
        <w:r w:rsidR="000C0617" w:rsidRPr="000A3B6A">
          <w:rPr>
            <w:rFonts w:ascii="Times New Roman" w:hAnsi="Times New Roman" w:cs="Times New Roman"/>
            <w:i/>
            <w:sz w:val="24"/>
            <w:szCs w:val="24"/>
            <w:lang w:val="en-GB"/>
          </w:rPr>
          <w:t>Cx</w:t>
        </w:r>
        <w:proofErr w:type="spellEnd"/>
        <w:r w:rsidR="000C0617">
          <w:rPr>
            <w:rFonts w:ascii="Times New Roman" w:hAnsi="Times New Roman" w:cs="Times New Roman"/>
            <w:i/>
            <w:sz w:val="24"/>
            <w:szCs w:val="24"/>
            <w:lang w:val="en-GB"/>
          </w:rPr>
          <w:t>.</w:t>
        </w:r>
        <w:r w:rsidR="000C0617" w:rsidRPr="000A3B6A">
          <w:rPr>
            <w:rFonts w:ascii="Times New Roman" w:hAnsi="Times New Roman" w:cs="Times New Roman"/>
            <w:i/>
            <w:sz w:val="24"/>
            <w:szCs w:val="24"/>
            <w:lang w:val="en-GB"/>
          </w:rPr>
          <w:t xml:space="preserve"> </w:t>
        </w:r>
        <w:proofErr w:type="spellStart"/>
        <w:r w:rsidR="000C0617" w:rsidRPr="000A3B6A">
          <w:rPr>
            <w:rFonts w:ascii="Times New Roman" w:hAnsi="Times New Roman" w:cs="Times New Roman"/>
            <w:i/>
            <w:sz w:val="24"/>
            <w:szCs w:val="24"/>
            <w:lang w:val="en-GB"/>
          </w:rPr>
          <w:t>pipiens</w:t>
        </w:r>
        <w:proofErr w:type="spellEnd"/>
        <w:r w:rsidR="000C0617" w:rsidRPr="000A3B6A">
          <w:rPr>
            <w:rFonts w:ascii="Times New Roman" w:hAnsi="Times New Roman" w:cs="Times New Roman"/>
            <w:i/>
            <w:sz w:val="24"/>
            <w:szCs w:val="24"/>
            <w:lang w:val="en-GB"/>
          </w:rPr>
          <w:t xml:space="preserve"> </w:t>
        </w:r>
        <w:proofErr w:type="spellStart"/>
        <w:r w:rsidR="000C0617" w:rsidRPr="00225809">
          <w:rPr>
            <w:rFonts w:ascii="Times New Roman" w:hAnsi="Times New Roman" w:cs="Times New Roman"/>
            <w:sz w:val="24"/>
            <w:szCs w:val="24"/>
            <w:lang w:val="en-GB"/>
          </w:rPr>
          <w:t>s.l.</w:t>
        </w:r>
        <w:proofErr w:type="spellEnd"/>
        <w:r w:rsidR="000C0617">
          <w:rPr>
            <w:rFonts w:ascii="Times New Roman" w:hAnsi="Times New Roman" w:cs="Times New Roman"/>
            <w:sz w:val="24"/>
            <w:szCs w:val="24"/>
            <w:lang w:val="en-GB"/>
          </w:rPr>
          <w:t xml:space="preserve"> by characters of the hypopygium</w:t>
        </w:r>
      </w:ins>
      <w:ins w:id="159" w:author="RL" w:date="2018-07-05T13:20:00Z">
        <w:r w:rsidR="0095102C">
          <w:rPr>
            <w:rFonts w:ascii="Times New Roman" w:hAnsi="Times New Roman" w:cs="Times New Roman"/>
            <w:sz w:val="24"/>
            <w:szCs w:val="24"/>
            <w:lang w:val="en-GB"/>
          </w:rPr>
          <w:t>, but t</w:t>
        </w:r>
      </w:ins>
      <w:del w:id="160" w:author="RL" w:date="2018-07-05T13:20:00Z">
        <w:r w:rsidDel="0095102C">
          <w:rPr>
            <w:rFonts w:ascii="Times New Roman" w:hAnsi="Times New Roman" w:cs="Times New Roman"/>
            <w:sz w:val="24"/>
            <w:szCs w:val="24"/>
            <w:lang w:val="en-GB"/>
          </w:rPr>
          <w:delText>T</w:delText>
        </w:r>
      </w:del>
      <w:r>
        <w:rPr>
          <w:rFonts w:ascii="Times New Roman" w:hAnsi="Times New Roman" w:cs="Times New Roman"/>
          <w:sz w:val="24"/>
          <w:szCs w:val="24"/>
          <w:lang w:val="en-GB"/>
        </w:rPr>
        <w:t xml:space="preserve">he reliable morphological </w:t>
      </w:r>
      <w:del w:id="161" w:author="RL" w:date="2018-07-05T11:48:00Z">
        <w:r w:rsidDel="00905535">
          <w:rPr>
            <w:rFonts w:ascii="Times New Roman" w:hAnsi="Times New Roman" w:cs="Times New Roman"/>
            <w:sz w:val="24"/>
            <w:szCs w:val="24"/>
            <w:lang w:val="en-GB"/>
          </w:rPr>
          <w:delText xml:space="preserve">identification </w:delText>
        </w:r>
      </w:del>
      <w:ins w:id="162" w:author="RL" w:date="2018-07-05T11:48:00Z">
        <w:r w:rsidR="00905535">
          <w:rPr>
            <w:rFonts w:ascii="Times New Roman" w:hAnsi="Times New Roman" w:cs="Times New Roman"/>
            <w:sz w:val="24"/>
            <w:szCs w:val="24"/>
            <w:lang w:val="en-GB"/>
          </w:rPr>
          <w:t xml:space="preserve">differentiation </w:t>
        </w:r>
      </w:ins>
      <w:r>
        <w:rPr>
          <w:rFonts w:ascii="Times New Roman" w:hAnsi="Times New Roman" w:cs="Times New Roman"/>
          <w:sz w:val="24"/>
          <w:szCs w:val="24"/>
          <w:lang w:val="en-GB"/>
        </w:rPr>
        <w:t>of</w:t>
      </w:r>
      <w:ins w:id="163" w:author="RL" w:date="2018-07-05T11:49:00Z">
        <w:r w:rsidR="00905535">
          <w:rPr>
            <w:rFonts w:ascii="Times New Roman" w:hAnsi="Times New Roman" w:cs="Times New Roman"/>
            <w:sz w:val="24"/>
            <w:szCs w:val="24"/>
            <w:lang w:val="en-GB"/>
          </w:rPr>
          <w:t xml:space="preserve"> the</w:t>
        </w:r>
      </w:ins>
      <w:r>
        <w:rPr>
          <w:rFonts w:ascii="Times New Roman" w:hAnsi="Times New Roman" w:cs="Times New Roman"/>
          <w:sz w:val="24"/>
          <w:szCs w:val="24"/>
          <w:lang w:val="en-GB"/>
        </w:rPr>
        <w:t xml:space="preserve"> female</w:t>
      </w:r>
      <w:ins w:id="164" w:author="RL" w:date="2018-07-05T11:49:00Z">
        <w:r w:rsidR="00905535">
          <w:rPr>
            <w:rFonts w:ascii="Times New Roman" w:hAnsi="Times New Roman" w:cs="Times New Roman"/>
            <w:sz w:val="24"/>
            <w:szCs w:val="24"/>
            <w:lang w:val="en-GB"/>
          </w:rPr>
          <w:t>s</w:t>
        </w:r>
      </w:ins>
      <w:r>
        <w:rPr>
          <w:rFonts w:ascii="Times New Roman" w:hAnsi="Times New Roman" w:cs="Times New Roman"/>
          <w:sz w:val="24"/>
          <w:szCs w:val="24"/>
          <w:lang w:val="en-GB"/>
        </w:rPr>
        <w:t xml:space="preserve"> </w:t>
      </w:r>
      <w:del w:id="165" w:author="RL" w:date="2018-07-05T11:49:00Z">
        <w:r w:rsidDel="00905535">
          <w:rPr>
            <w:rFonts w:ascii="Times New Roman" w:hAnsi="Times New Roman" w:cs="Times New Roman"/>
            <w:sz w:val="24"/>
            <w:szCs w:val="24"/>
            <w:lang w:val="en-GB"/>
          </w:rPr>
          <w:delText xml:space="preserve">mosquitoes </w:delText>
        </w:r>
      </w:del>
      <w:r>
        <w:rPr>
          <w:rFonts w:ascii="Times New Roman" w:hAnsi="Times New Roman" w:cs="Times New Roman"/>
          <w:sz w:val="24"/>
          <w:szCs w:val="24"/>
          <w:lang w:val="en-GB"/>
        </w:rPr>
        <w:t xml:space="preserve">is </w:t>
      </w:r>
      <w:del w:id="166" w:author="RL" w:date="2018-07-05T13:20:00Z">
        <w:r w:rsidDel="0095102C">
          <w:rPr>
            <w:rFonts w:ascii="Times New Roman" w:hAnsi="Times New Roman" w:cs="Times New Roman"/>
            <w:sz w:val="24"/>
            <w:szCs w:val="24"/>
            <w:lang w:val="en-GB"/>
          </w:rPr>
          <w:delText>nearly impossible for most of the individuals, because the characteristic trait of</w:delText>
        </w:r>
      </w:del>
      <w:ins w:id="167" w:author="RL" w:date="2018-07-05T13:20:00Z">
        <w:r w:rsidR="0095102C">
          <w:rPr>
            <w:rFonts w:ascii="Times New Roman" w:hAnsi="Times New Roman" w:cs="Times New Roman"/>
            <w:sz w:val="24"/>
            <w:szCs w:val="24"/>
            <w:lang w:val="en-GB"/>
          </w:rPr>
          <w:t xml:space="preserve">difficult, </w:t>
        </w:r>
      </w:ins>
      <w:del w:id="168" w:author="RL" w:date="2018-07-05T13:21:00Z">
        <w:r w:rsidDel="0095102C">
          <w:rPr>
            <w:rFonts w:ascii="Times New Roman" w:hAnsi="Times New Roman" w:cs="Times New Roman"/>
            <w:sz w:val="24"/>
            <w:szCs w:val="24"/>
            <w:lang w:val="en-GB"/>
          </w:rPr>
          <w:delText xml:space="preserve"> </w:delText>
        </w:r>
        <w:r w:rsidRPr="00AA7A20" w:rsidDel="0095102C">
          <w:rPr>
            <w:rFonts w:ascii="Times New Roman" w:hAnsi="Times New Roman" w:cs="Times New Roman"/>
            <w:i/>
            <w:sz w:val="24"/>
            <w:szCs w:val="24"/>
            <w:highlight w:val="yellow"/>
            <w:lang w:val="en-GB"/>
          </w:rPr>
          <w:delText>Culex torrentium</w:delText>
        </w:r>
        <w:r w:rsidDel="0095102C">
          <w:rPr>
            <w:rFonts w:ascii="Times New Roman" w:hAnsi="Times New Roman" w:cs="Times New Roman"/>
            <w:sz w:val="24"/>
            <w:szCs w:val="24"/>
            <w:lang w:val="en-GB"/>
          </w:rPr>
          <w:delText>, the occurrence of</w:delText>
        </w:r>
      </w:del>
      <w:ins w:id="169" w:author="RL" w:date="2018-07-05T13:21:00Z">
        <w:r w:rsidR="00A472D5">
          <w:rPr>
            <w:rFonts w:ascii="Times New Roman" w:hAnsi="Times New Roman" w:cs="Times New Roman"/>
            <w:sz w:val="24"/>
            <w:szCs w:val="24"/>
            <w:lang w:val="en-GB"/>
          </w:rPr>
          <w:t xml:space="preserve"> because</w:t>
        </w:r>
      </w:ins>
      <w:r>
        <w:rPr>
          <w:rFonts w:ascii="Times New Roman" w:hAnsi="Times New Roman" w:cs="Times New Roman"/>
          <w:sz w:val="24"/>
          <w:szCs w:val="24"/>
          <w:lang w:val="en-GB"/>
        </w:rPr>
        <w:t xml:space="preserve"> pre-alar scales</w:t>
      </w:r>
      <w:del w:id="170" w:author="RL" w:date="2018-07-05T13:22:00Z">
        <w:r w:rsidDel="00A472D5">
          <w:rPr>
            <w:rFonts w:ascii="Times New Roman" w:hAnsi="Times New Roman" w:cs="Times New Roman"/>
            <w:sz w:val="24"/>
            <w:szCs w:val="24"/>
            <w:lang w:val="en-GB"/>
          </w:rPr>
          <w:delText>, is frequently destroyed during handling of the sample</w:delText>
        </w:r>
      </w:del>
      <w:ins w:id="171" w:author="RL" w:date="2018-07-05T13:22:00Z">
        <w:r w:rsidR="00A472D5">
          <w:rPr>
            <w:rFonts w:ascii="Times New Roman" w:hAnsi="Times New Roman" w:cs="Times New Roman"/>
            <w:sz w:val="24"/>
            <w:szCs w:val="24"/>
            <w:lang w:val="en-GB"/>
          </w:rPr>
          <w:t xml:space="preserve"> easily fall of</w:t>
        </w:r>
      </w:ins>
      <w:ins w:id="172" w:author="RL" w:date="2018-07-05T13:26:00Z">
        <w:r w:rsidR="00F5545B">
          <w:rPr>
            <w:rFonts w:ascii="Times New Roman" w:hAnsi="Times New Roman" w:cs="Times New Roman"/>
            <w:sz w:val="24"/>
            <w:szCs w:val="24"/>
            <w:lang w:val="en-GB"/>
          </w:rPr>
          <w:t>f</w:t>
        </w:r>
      </w:ins>
      <w:ins w:id="173" w:author="RL" w:date="2018-07-05T13:22:00Z">
        <w:r w:rsidR="00A472D5">
          <w:rPr>
            <w:rFonts w:ascii="Times New Roman" w:hAnsi="Times New Roman" w:cs="Times New Roman"/>
            <w:sz w:val="24"/>
            <w:szCs w:val="24"/>
            <w:lang w:val="en-GB"/>
          </w:rPr>
          <w:t xml:space="preserve"> and </w:t>
        </w:r>
      </w:ins>
      <w:ins w:id="174" w:author="RL" w:date="2018-07-05T13:29:00Z">
        <w:r w:rsidR="00132BD2">
          <w:rPr>
            <w:rFonts w:ascii="Times New Roman" w:hAnsi="Times New Roman" w:cs="Times New Roman"/>
            <w:sz w:val="24"/>
            <w:szCs w:val="24"/>
            <w:lang w:val="en-GB"/>
          </w:rPr>
          <w:t xml:space="preserve">the </w:t>
        </w:r>
      </w:ins>
      <w:proofErr w:type="spellStart"/>
      <w:ins w:id="175" w:author="RL" w:date="2018-07-05T13:30:00Z">
        <w:r w:rsidR="00132BD2">
          <w:rPr>
            <w:rFonts w:ascii="Times New Roman" w:hAnsi="Times New Roman" w:cs="Times New Roman"/>
            <w:sz w:val="24"/>
            <w:szCs w:val="24"/>
            <w:lang w:val="en-GB"/>
          </w:rPr>
          <w:t>useage</w:t>
        </w:r>
      </w:ins>
      <w:proofErr w:type="spellEnd"/>
      <w:ins w:id="176" w:author="RL" w:date="2018-07-05T13:29:00Z">
        <w:r w:rsidR="00132BD2">
          <w:rPr>
            <w:rFonts w:ascii="Times New Roman" w:hAnsi="Times New Roman" w:cs="Times New Roman"/>
            <w:sz w:val="24"/>
            <w:szCs w:val="24"/>
            <w:lang w:val="en-GB"/>
          </w:rPr>
          <w:t xml:space="preserve"> of </w:t>
        </w:r>
      </w:ins>
      <w:ins w:id="177" w:author="RL" w:date="2018-07-05T13:25:00Z">
        <w:r w:rsidR="00F5545B">
          <w:rPr>
            <w:rFonts w:ascii="Times New Roman" w:hAnsi="Times New Roman" w:cs="Times New Roman"/>
            <w:sz w:val="24"/>
            <w:szCs w:val="24"/>
            <w:lang w:val="en-GB"/>
          </w:rPr>
          <w:t>morphometric wing characters</w:t>
        </w:r>
      </w:ins>
      <w:r>
        <w:rPr>
          <w:rFonts w:ascii="Times New Roman" w:hAnsi="Times New Roman" w:cs="Times New Roman"/>
          <w:sz w:val="24"/>
          <w:szCs w:val="24"/>
          <w:lang w:val="en-GB"/>
        </w:rPr>
        <w:t xml:space="preserve"> </w:t>
      </w:r>
      <w:ins w:id="178" w:author="RL" w:date="2018-07-10T15:01:00Z">
        <w:r w:rsidR="00F867AB">
          <w:rPr>
            <w:rFonts w:ascii="Times New Roman" w:hAnsi="Times New Roman" w:cs="Times New Roman"/>
            <w:sz w:val="24"/>
            <w:szCs w:val="24"/>
            <w:lang w:val="en-GB"/>
          </w:rPr>
          <w:t>are</w:t>
        </w:r>
      </w:ins>
      <w:ins w:id="179" w:author="RL" w:date="2018-07-05T13:29:00Z">
        <w:r w:rsidR="00132BD2">
          <w:rPr>
            <w:rFonts w:ascii="Times New Roman" w:hAnsi="Times New Roman" w:cs="Times New Roman"/>
            <w:sz w:val="24"/>
            <w:szCs w:val="24"/>
            <w:lang w:val="en-GB"/>
          </w:rPr>
          <w:t xml:space="preserve"> </w:t>
        </w:r>
      </w:ins>
      <w:ins w:id="180" w:author="RL" w:date="2018-07-10T15:01:00Z">
        <w:r w:rsidR="00F867AB">
          <w:rPr>
            <w:rFonts w:ascii="Times New Roman" w:hAnsi="Times New Roman" w:cs="Times New Roman"/>
            <w:sz w:val="24"/>
            <w:szCs w:val="24"/>
            <w:lang w:val="en-GB"/>
          </w:rPr>
          <w:t>generally not established</w:t>
        </w:r>
      </w:ins>
      <w:ins w:id="181" w:author="RL" w:date="2018-07-05T13:29:00Z">
        <w:r w:rsidR="00132BD2">
          <w:rPr>
            <w:rFonts w:ascii="Times New Roman" w:hAnsi="Times New Roman" w:cs="Times New Roman"/>
            <w:sz w:val="24"/>
            <w:szCs w:val="24"/>
            <w:lang w:val="en-GB"/>
          </w:rPr>
          <w:t xml:space="preserve"> </w:t>
        </w:r>
      </w:ins>
      <w:r>
        <w:rPr>
          <w:rFonts w:ascii="Times New Roman" w:hAnsi="Times New Roman" w:cs="Times New Roman"/>
          <w:sz w:val="24"/>
          <w:szCs w:val="24"/>
          <w:lang w:val="en-GB"/>
        </w:rPr>
        <w:t>(</w:t>
      </w:r>
      <w:r w:rsidRPr="000A3B6A">
        <w:rPr>
          <w:rFonts w:ascii="Times New Roman" w:hAnsi="Times New Roman" w:cs="Times New Roman"/>
          <w:sz w:val="24"/>
          <w:szCs w:val="24"/>
          <w:highlight w:val="yellow"/>
          <w:lang w:val="en-GB"/>
        </w:rPr>
        <w:t xml:space="preserve">service, </w:t>
      </w:r>
      <w:proofErr w:type="spellStart"/>
      <w:r w:rsidRPr="000A3B6A">
        <w:rPr>
          <w:rFonts w:ascii="Times New Roman" w:hAnsi="Times New Roman" w:cs="Times New Roman"/>
          <w:sz w:val="24"/>
          <w:szCs w:val="24"/>
          <w:highlight w:val="yellow"/>
          <w:lang w:val="en-GB"/>
        </w:rPr>
        <w:t>onyeka</w:t>
      </w:r>
      <w:proofErr w:type="spellEnd"/>
      <w:r w:rsidRPr="000A3B6A">
        <w:rPr>
          <w:rFonts w:ascii="Times New Roman" w:hAnsi="Times New Roman" w:cs="Times New Roman"/>
          <w:sz w:val="24"/>
          <w:szCs w:val="24"/>
          <w:highlight w:val="yellow"/>
          <w:lang w:val="en-GB"/>
        </w:rPr>
        <w:t xml:space="preserve">, </w:t>
      </w:r>
      <w:proofErr w:type="spellStart"/>
      <w:r w:rsidRPr="000A3B6A">
        <w:rPr>
          <w:rFonts w:ascii="Times New Roman" w:hAnsi="Times New Roman" w:cs="Times New Roman"/>
          <w:sz w:val="24"/>
          <w:szCs w:val="24"/>
          <w:highlight w:val="yellow"/>
          <w:lang w:val="en-GB"/>
        </w:rPr>
        <w:t>Hesson</w:t>
      </w:r>
      <w:ins w:id="182" w:author="RL" w:date="2018-07-05T13:23:00Z">
        <w:r w:rsidR="00A472D5">
          <w:rPr>
            <w:rFonts w:ascii="Times New Roman" w:hAnsi="Times New Roman" w:cs="Times New Roman"/>
            <w:sz w:val="24"/>
            <w:szCs w:val="24"/>
            <w:lang w:val="en-GB"/>
          </w:rPr>
          <w:t>,</w:t>
        </w:r>
        <w:commentRangeStart w:id="183"/>
        <w:r w:rsidR="00A472D5">
          <w:rPr>
            <w:rFonts w:ascii="Times New Roman" w:hAnsi="Times New Roman" w:cs="Times New Roman"/>
            <w:sz w:val="24"/>
            <w:szCs w:val="24"/>
            <w:lang w:val="en-GB"/>
          </w:rPr>
          <w:t>Börstler</w:t>
        </w:r>
        <w:commentRangeEnd w:id="183"/>
        <w:proofErr w:type="spellEnd"/>
        <w:r w:rsidR="00A472D5">
          <w:rPr>
            <w:rStyle w:val="Kommentarzeichen"/>
          </w:rPr>
          <w:commentReference w:id="183"/>
        </w:r>
      </w:ins>
      <w:r>
        <w:rPr>
          <w:rFonts w:ascii="Times New Roman" w:hAnsi="Times New Roman" w:cs="Times New Roman"/>
          <w:sz w:val="24"/>
          <w:szCs w:val="24"/>
          <w:lang w:val="en-GB"/>
        </w:rPr>
        <w:t xml:space="preserve">). Therefore, species </w:t>
      </w:r>
      <w:del w:id="184" w:author="RL" w:date="2018-07-05T13:17:00Z">
        <w:r w:rsidDel="000C0617">
          <w:rPr>
            <w:rFonts w:ascii="Times New Roman" w:hAnsi="Times New Roman" w:cs="Times New Roman"/>
            <w:sz w:val="24"/>
            <w:szCs w:val="24"/>
            <w:lang w:val="en-GB"/>
          </w:rPr>
          <w:delText xml:space="preserve">identification </w:delText>
        </w:r>
      </w:del>
      <w:ins w:id="185" w:author="RL" w:date="2018-07-05T13:17:00Z">
        <w:r w:rsidR="000C0617">
          <w:rPr>
            <w:rFonts w:ascii="Times New Roman" w:hAnsi="Times New Roman" w:cs="Times New Roman"/>
            <w:sz w:val="24"/>
            <w:szCs w:val="24"/>
            <w:lang w:val="en-GB"/>
          </w:rPr>
          <w:t xml:space="preserve">differentiation of these </w:t>
        </w:r>
        <w:r w:rsidR="000C0617" w:rsidRPr="000C0617">
          <w:rPr>
            <w:rFonts w:ascii="Times New Roman" w:hAnsi="Times New Roman" w:cs="Times New Roman"/>
            <w:i/>
            <w:sz w:val="24"/>
            <w:szCs w:val="24"/>
            <w:lang w:val="en-GB"/>
            <w:rPrChange w:id="186" w:author="RL" w:date="2018-07-05T13:17:00Z">
              <w:rPr>
                <w:rFonts w:ascii="Times New Roman" w:hAnsi="Times New Roman" w:cs="Times New Roman"/>
                <w:sz w:val="24"/>
                <w:szCs w:val="24"/>
                <w:lang w:val="en-GB"/>
              </w:rPr>
            </w:rPrChange>
          </w:rPr>
          <w:t>Culex</w:t>
        </w:r>
        <w:r w:rsidR="000C0617">
          <w:rPr>
            <w:rFonts w:ascii="Times New Roman" w:hAnsi="Times New Roman" w:cs="Times New Roman"/>
            <w:sz w:val="24"/>
            <w:szCs w:val="24"/>
            <w:lang w:val="en-GB"/>
          </w:rPr>
          <w:t xml:space="preserve"> species </w:t>
        </w:r>
      </w:ins>
      <w:del w:id="187" w:author="RL" w:date="2018-07-05T09:44:00Z">
        <w:r w:rsidDel="005346DC">
          <w:rPr>
            <w:rFonts w:ascii="Times New Roman" w:hAnsi="Times New Roman" w:cs="Times New Roman"/>
            <w:sz w:val="24"/>
            <w:szCs w:val="24"/>
            <w:lang w:val="en-GB"/>
          </w:rPr>
          <w:delText xml:space="preserve">in recent times </w:delText>
        </w:r>
      </w:del>
      <w:r>
        <w:rPr>
          <w:rFonts w:ascii="Times New Roman" w:hAnsi="Times New Roman" w:cs="Times New Roman"/>
          <w:sz w:val="24"/>
          <w:szCs w:val="24"/>
          <w:lang w:val="en-GB"/>
        </w:rPr>
        <w:t xml:space="preserve">often relies on molecular identification </w:t>
      </w:r>
      <w:del w:id="188" w:author="RL" w:date="2018-07-05T09:44:00Z">
        <w:r w:rsidDel="005346DC">
          <w:rPr>
            <w:rFonts w:ascii="Times New Roman" w:hAnsi="Times New Roman" w:cs="Times New Roman"/>
            <w:sz w:val="24"/>
            <w:szCs w:val="24"/>
            <w:lang w:val="en-GB"/>
          </w:rPr>
          <w:delText xml:space="preserve">methods </w:delText>
        </w:r>
      </w:del>
      <w:ins w:id="189" w:author="RL" w:date="2018-07-05T09:44:00Z">
        <w:r w:rsidR="005346DC">
          <w:rPr>
            <w:rFonts w:ascii="Times New Roman" w:hAnsi="Times New Roman" w:cs="Times New Roman"/>
            <w:sz w:val="24"/>
            <w:szCs w:val="24"/>
            <w:lang w:val="en-GB"/>
          </w:rPr>
          <w:t xml:space="preserve">assays </w:t>
        </w:r>
      </w:ins>
      <w:r>
        <w:rPr>
          <w:rFonts w:ascii="Times New Roman" w:hAnsi="Times New Roman" w:cs="Times New Roman"/>
          <w:sz w:val="24"/>
          <w:szCs w:val="24"/>
          <w:lang w:val="en-GB"/>
        </w:rPr>
        <w:t>(</w:t>
      </w:r>
      <w:r w:rsidRPr="000A3B6A">
        <w:rPr>
          <w:rFonts w:ascii="Times New Roman" w:hAnsi="Times New Roman" w:cs="Times New Roman"/>
          <w:sz w:val="24"/>
          <w:szCs w:val="24"/>
          <w:highlight w:val="yellow"/>
          <w:lang w:val="en-GB"/>
        </w:rPr>
        <w:t>e.g. Rudolf et al</w:t>
      </w:r>
      <w:r w:rsidRPr="00165B2E">
        <w:rPr>
          <w:rFonts w:ascii="Times New Roman" w:hAnsi="Times New Roman" w:cs="Times New Roman"/>
          <w:sz w:val="24"/>
          <w:szCs w:val="24"/>
          <w:highlight w:val="yellow"/>
          <w:lang w:val="en-GB"/>
        </w:rPr>
        <w:t xml:space="preserve">., </w:t>
      </w:r>
      <w:proofErr w:type="spellStart"/>
      <w:r w:rsidR="00CA02CC" w:rsidRPr="00165B2E">
        <w:rPr>
          <w:rFonts w:ascii="Times New Roman" w:hAnsi="Times New Roman" w:cs="Times New Roman"/>
          <w:sz w:val="24"/>
          <w:szCs w:val="24"/>
          <w:highlight w:val="yellow"/>
          <w:lang w:val="en-GB"/>
        </w:rPr>
        <w:t>Vogels</w:t>
      </w:r>
      <w:proofErr w:type="spellEnd"/>
      <w:r w:rsidR="00CA02CC" w:rsidRPr="00165B2E">
        <w:rPr>
          <w:rFonts w:ascii="Times New Roman" w:hAnsi="Times New Roman" w:cs="Times New Roman"/>
          <w:sz w:val="24"/>
          <w:szCs w:val="24"/>
          <w:highlight w:val="yellow"/>
          <w:lang w:val="en-GB"/>
        </w:rPr>
        <w:t xml:space="preserve"> et al. 2015</w:t>
      </w:r>
      <w:r w:rsidR="00CA02CC">
        <w:rPr>
          <w:rFonts w:ascii="Times New Roman" w:hAnsi="Times New Roman" w:cs="Times New Roman"/>
          <w:sz w:val="24"/>
          <w:szCs w:val="24"/>
          <w:lang w:val="en-GB"/>
        </w:rPr>
        <w:t>).</w:t>
      </w:r>
      <w:r>
        <w:rPr>
          <w:rFonts w:ascii="Times New Roman" w:hAnsi="Times New Roman" w:cs="Times New Roman"/>
          <w:sz w:val="24"/>
          <w:szCs w:val="24"/>
          <w:lang w:val="en-GB"/>
        </w:rPr>
        <w:t xml:space="preserve"> </w:t>
      </w:r>
      <w:ins w:id="190" w:author="RL" w:date="2018-07-10T15:04:00Z">
        <w:r w:rsidR="005908C0">
          <w:rPr>
            <w:rFonts w:ascii="Times New Roman" w:hAnsi="Times New Roman" w:cs="Times New Roman"/>
            <w:sz w:val="24"/>
            <w:szCs w:val="24"/>
            <w:lang w:val="en-GB"/>
          </w:rPr>
          <w:t>The</w:t>
        </w:r>
      </w:ins>
    </w:p>
    <w:p w14:paraId="11C0D8C7" w14:textId="3A1BB02B" w:rsidR="00257F67" w:rsidRDefault="00257F67" w:rsidP="005908C0">
      <w:pPr>
        <w:spacing w:line="480" w:lineRule="auto"/>
        <w:rPr>
          <w:rFonts w:ascii="Times New Roman" w:hAnsi="Times New Roman" w:cs="Times New Roman"/>
          <w:sz w:val="24"/>
          <w:szCs w:val="24"/>
          <w:lang w:val="en-GB"/>
        </w:rPr>
      </w:pPr>
      <w:del w:id="191" w:author="RL" w:date="2018-07-05T11:27:00Z">
        <w:r w:rsidDel="009E01D8">
          <w:rPr>
            <w:rFonts w:ascii="Times New Roman" w:hAnsi="Times New Roman" w:cs="Times New Roman"/>
            <w:sz w:val="24"/>
            <w:szCs w:val="24"/>
            <w:lang w:val="en-GB"/>
          </w:rPr>
          <w:delText>Both</w:delText>
        </w:r>
      </w:del>
      <w:ins w:id="192" w:author="RenkeLuehken" w:date="2018-07-01T19:59:00Z">
        <w:del w:id="193" w:author="RL" w:date="2018-07-05T11:27:00Z">
          <w:r w:rsidR="00E7118B" w:rsidDel="009E01D8">
            <w:rPr>
              <w:rFonts w:ascii="Times New Roman" w:hAnsi="Times New Roman" w:cs="Times New Roman"/>
              <w:sz w:val="24"/>
              <w:szCs w:val="24"/>
              <w:lang w:val="en-GB"/>
            </w:rPr>
            <w:delText>, m</w:delText>
          </w:r>
        </w:del>
      </w:ins>
      <w:ins w:id="194" w:author="RL" w:date="2018-07-10T15:02:00Z">
        <w:r w:rsidR="00E0472B">
          <w:rPr>
            <w:rFonts w:ascii="Times New Roman" w:hAnsi="Times New Roman" w:cs="Times New Roman"/>
            <w:sz w:val="24"/>
            <w:szCs w:val="24"/>
            <w:lang w:val="en-GB"/>
          </w:rPr>
          <w:t xml:space="preserve"> m</w:t>
        </w:r>
      </w:ins>
      <w:ins w:id="195" w:author="RenkeLuehken" w:date="2018-07-01T19:59:00Z">
        <w:r w:rsidR="00E7118B">
          <w:rPr>
            <w:rFonts w:ascii="Times New Roman" w:hAnsi="Times New Roman" w:cs="Times New Roman"/>
            <w:sz w:val="24"/>
            <w:szCs w:val="24"/>
            <w:lang w:val="en-GB"/>
          </w:rPr>
          <w:t>embers of the</w:t>
        </w:r>
      </w:ins>
      <w:r>
        <w:rPr>
          <w:rFonts w:ascii="Times New Roman" w:hAnsi="Times New Roman" w:cs="Times New Roman"/>
          <w:sz w:val="24"/>
          <w:szCs w:val="24"/>
          <w:lang w:val="en-GB"/>
        </w:rPr>
        <w:t xml:space="preserve"> </w:t>
      </w:r>
      <w:proofErr w:type="spellStart"/>
      <w:r w:rsidRPr="0047089B">
        <w:rPr>
          <w:rFonts w:ascii="Times New Roman" w:hAnsi="Times New Roman" w:cs="Times New Roman"/>
          <w:i/>
          <w:sz w:val="24"/>
          <w:szCs w:val="24"/>
          <w:lang w:val="en-GB"/>
        </w:rPr>
        <w:t>C</w:t>
      </w:r>
      <w:del w:id="196" w:author="RL" w:date="2018-07-10T15:05:00Z">
        <w:r w:rsidRPr="0047089B" w:rsidDel="00BA7716">
          <w:rPr>
            <w:rFonts w:ascii="Times New Roman" w:hAnsi="Times New Roman" w:cs="Times New Roman"/>
            <w:i/>
            <w:sz w:val="24"/>
            <w:szCs w:val="24"/>
            <w:lang w:val="en-GB"/>
          </w:rPr>
          <w:delText>ule</w:delText>
        </w:r>
      </w:del>
      <w:r w:rsidRPr="0047089B">
        <w:rPr>
          <w:rFonts w:ascii="Times New Roman" w:hAnsi="Times New Roman" w:cs="Times New Roman"/>
          <w:i/>
          <w:sz w:val="24"/>
          <w:szCs w:val="24"/>
          <w:lang w:val="en-GB"/>
        </w:rPr>
        <w:t>x</w:t>
      </w:r>
      <w:proofErr w:type="spellEnd"/>
      <w:ins w:id="197" w:author="RL" w:date="2018-07-10T15:05:00Z">
        <w:r w:rsidR="00BA7716">
          <w:rPr>
            <w:rFonts w:ascii="Times New Roman" w:hAnsi="Times New Roman" w:cs="Times New Roman"/>
            <w:i/>
            <w:sz w:val="24"/>
            <w:szCs w:val="24"/>
            <w:lang w:val="en-GB"/>
          </w:rPr>
          <w:t>.</w:t>
        </w:r>
      </w:ins>
      <w:r w:rsidRPr="0047089B">
        <w:rPr>
          <w:rFonts w:ascii="Times New Roman" w:hAnsi="Times New Roman" w:cs="Times New Roman"/>
          <w:i/>
          <w:sz w:val="24"/>
          <w:szCs w:val="24"/>
          <w:lang w:val="en-GB"/>
        </w:rPr>
        <w:t xml:space="preserve"> </w:t>
      </w:r>
      <w:proofErr w:type="spellStart"/>
      <w:r w:rsidRPr="0047089B">
        <w:rPr>
          <w:rFonts w:ascii="Times New Roman" w:hAnsi="Times New Roman" w:cs="Times New Roman"/>
          <w:i/>
          <w:sz w:val="24"/>
          <w:szCs w:val="24"/>
          <w:lang w:val="en-GB"/>
        </w:rPr>
        <w:t>pipiens</w:t>
      </w:r>
      <w:proofErr w:type="spellEnd"/>
      <w:r>
        <w:rPr>
          <w:rFonts w:ascii="Times New Roman" w:hAnsi="Times New Roman" w:cs="Times New Roman"/>
          <w:sz w:val="24"/>
          <w:szCs w:val="24"/>
          <w:lang w:val="en-GB"/>
        </w:rPr>
        <w:t xml:space="preserve"> </w:t>
      </w:r>
      <w:del w:id="198" w:author="RL" w:date="2018-07-10T15:05:00Z">
        <w:r w:rsidDel="00BA7716">
          <w:rPr>
            <w:rFonts w:ascii="Times New Roman" w:hAnsi="Times New Roman" w:cs="Times New Roman"/>
            <w:sz w:val="24"/>
            <w:szCs w:val="24"/>
            <w:lang w:val="en-GB"/>
          </w:rPr>
          <w:delText xml:space="preserve">complex </w:delText>
        </w:r>
      </w:del>
      <w:proofErr w:type="spellStart"/>
      <w:ins w:id="199" w:author="RL" w:date="2018-07-10T15:05:00Z">
        <w:r w:rsidR="00BA7716">
          <w:rPr>
            <w:rFonts w:ascii="Times New Roman" w:hAnsi="Times New Roman" w:cs="Times New Roman"/>
            <w:sz w:val="24"/>
            <w:szCs w:val="24"/>
            <w:lang w:val="en-GB"/>
          </w:rPr>
          <w:t>s.l.</w:t>
        </w:r>
        <w:proofErr w:type="spellEnd"/>
        <w:r w:rsidR="00BA7716">
          <w:rPr>
            <w:rFonts w:ascii="Times New Roman" w:hAnsi="Times New Roman" w:cs="Times New Roman"/>
            <w:sz w:val="24"/>
            <w:szCs w:val="24"/>
            <w:lang w:val="en-GB"/>
          </w:rPr>
          <w:t xml:space="preserve"> </w:t>
        </w:r>
      </w:ins>
      <w:r>
        <w:rPr>
          <w:rFonts w:ascii="Times New Roman" w:hAnsi="Times New Roman" w:cs="Times New Roman"/>
          <w:sz w:val="24"/>
          <w:szCs w:val="24"/>
          <w:lang w:val="en-GB"/>
        </w:rPr>
        <w:t xml:space="preserve">and </w:t>
      </w:r>
      <w:proofErr w:type="spellStart"/>
      <w:r w:rsidRPr="0047089B">
        <w:rPr>
          <w:rFonts w:ascii="Times New Roman" w:hAnsi="Times New Roman" w:cs="Times New Roman"/>
          <w:i/>
          <w:sz w:val="24"/>
          <w:szCs w:val="24"/>
          <w:lang w:val="en-GB"/>
        </w:rPr>
        <w:t>C</w:t>
      </w:r>
      <w:del w:id="200" w:author="RL" w:date="2018-07-10T15:05:00Z">
        <w:r w:rsidRPr="0047089B" w:rsidDel="00AD0254">
          <w:rPr>
            <w:rFonts w:ascii="Times New Roman" w:hAnsi="Times New Roman" w:cs="Times New Roman"/>
            <w:i/>
            <w:sz w:val="24"/>
            <w:szCs w:val="24"/>
            <w:lang w:val="en-GB"/>
          </w:rPr>
          <w:delText>ule</w:delText>
        </w:r>
      </w:del>
      <w:r w:rsidRPr="0047089B">
        <w:rPr>
          <w:rFonts w:ascii="Times New Roman" w:hAnsi="Times New Roman" w:cs="Times New Roman"/>
          <w:i/>
          <w:sz w:val="24"/>
          <w:szCs w:val="24"/>
          <w:lang w:val="en-GB"/>
        </w:rPr>
        <w:t>x</w:t>
      </w:r>
      <w:proofErr w:type="spellEnd"/>
      <w:ins w:id="201" w:author="RL" w:date="2018-07-10T15:05:00Z">
        <w:r w:rsidR="00AD0254">
          <w:rPr>
            <w:rFonts w:ascii="Times New Roman" w:hAnsi="Times New Roman" w:cs="Times New Roman"/>
            <w:i/>
            <w:sz w:val="24"/>
            <w:szCs w:val="24"/>
            <w:lang w:val="en-GB"/>
          </w:rPr>
          <w:t>.</w:t>
        </w:r>
      </w:ins>
      <w:r w:rsidRPr="0047089B">
        <w:rPr>
          <w:rFonts w:ascii="Times New Roman" w:hAnsi="Times New Roman" w:cs="Times New Roman"/>
          <w:i/>
          <w:sz w:val="24"/>
          <w:szCs w:val="24"/>
          <w:lang w:val="en-GB"/>
        </w:rPr>
        <w:t xml:space="preserve"> </w:t>
      </w:r>
      <w:proofErr w:type="spellStart"/>
      <w:r w:rsidRPr="0047089B">
        <w:rPr>
          <w:rFonts w:ascii="Times New Roman" w:hAnsi="Times New Roman" w:cs="Times New Roman"/>
          <w:i/>
          <w:sz w:val="24"/>
          <w:szCs w:val="24"/>
          <w:lang w:val="en-GB"/>
        </w:rPr>
        <w:t>torrentium</w:t>
      </w:r>
      <w:proofErr w:type="spellEnd"/>
      <w:ins w:id="202" w:author="RenkeLuehken" w:date="2018-07-01T19:59:00Z">
        <w:del w:id="203" w:author="RL" w:date="2018-07-05T11:28:00Z">
          <w:r w:rsidR="00E7118B" w:rsidDel="009E01D8">
            <w:rPr>
              <w:rFonts w:ascii="Times New Roman" w:hAnsi="Times New Roman" w:cs="Times New Roman"/>
              <w:sz w:val="24"/>
              <w:szCs w:val="24"/>
              <w:lang w:val="en-GB"/>
            </w:rPr>
            <w:delText>,</w:delText>
          </w:r>
        </w:del>
      </w:ins>
      <w:r>
        <w:rPr>
          <w:rFonts w:ascii="Times New Roman" w:hAnsi="Times New Roman" w:cs="Times New Roman"/>
          <w:sz w:val="24"/>
          <w:szCs w:val="24"/>
          <w:lang w:val="en-GB"/>
        </w:rPr>
        <w:t xml:space="preserve"> occur </w:t>
      </w:r>
      <w:del w:id="204" w:author="RenkeLuehken" w:date="2018-07-01T19:59:00Z">
        <w:r w:rsidDel="00E7118B">
          <w:rPr>
            <w:rFonts w:ascii="Times New Roman" w:hAnsi="Times New Roman" w:cs="Times New Roman"/>
            <w:sz w:val="24"/>
            <w:szCs w:val="24"/>
            <w:lang w:val="en-GB"/>
          </w:rPr>
          <w:delText xml:space="preserve">together </w:delText>
        </w:r>
      </w:del>
      <w:r>
        <w:rPr>
          <w:rFonts w:ascii="Times New Roman" w:hAnsi="Times New Roman" w:cs="Times New Roman"/>
          <w:sz w:val="24"/>
          <w:szCs w:val="24"/>
          <w:lang w:val="en-GB"/>
        </w:rPr>
        <w:t>in Europe</w:t>
      </w:r>
      <w:ins w:id="205" w:author="RenkeLuehken" w:date="2018-07-01T19:59:00Z">
        <w:r w:rsidR="00E7118B" w:rsidRPr="00E7118B">
          <w:rPr>
            <w:rFonts w:ascii="Times New Roman" w:hAnsi="Times New Roman" w:cs="Times New Roman"/>
            <w:sz w:val="24"/>
            <w:szCs w:val="24"/>
            <w:lang w:val="en-GB"/>
          </w:rPr>
          <w:t xml:space="preserve"> </w:t>
        </w:r>
        <w:r w:rsidR="00E7118B">
          <w:rPr>
            <w:rFonts w:ascii="Times New Roman" w:hAnsi="Times New Roman" w:cs="Times New Roman"/>
            <w:sz w:val="24"/>
            <w:szCs w:val="24"/>
            <w:lang w:val="en-GB"/>
          </w:rPr>
          <w:t>together</w:t>
        </w:r>
      </w:ins>
      <w:r>
        <w:rPr>
          <w:rFonts w:ascii="Times New Roman" w:hAnsi="Times New Roman" w:cs="Times New Roman"/>
          <w:sz w:val="24"/>
          <w:szCs w:val="24"/>
          <w:lang w:val="en-GB"/>
        </w:rPr>
        <w:t xml:space="preserve">, with </w:t>
      </w:r>
      <w:proofErr w:type="spellStart"/>
      <w:r w:rsidRPr="0047089B">
        <w:rPr>
          <w:rFonts w:ascii="Times New Roman" w:hAnsi="Times New Roman" w:cs="Times New Roman"/>
          <w:i/>
          <w:sz w:val="24"/>
          <w:szCs w:val="24"/>
          <w:lang w:val="en-GB"/>
        </w:rPr>
        <w:t>C</w:t>
      </w:r>
      <w:del w:id="206" w:author="RenkeLuehken" w:date="2018-07-12T19:44:00Z">
        <w:r w:rsidRPr="0047089B" w:rsidDel="001A5D84">
          <w:rPr>
            <w:rFonts w:ascii="Times New Roman" w:hAnsi="Times New Roman" w:cs="Times New Roman"/>
            <w:i/>
            <w:sz w:val="24"/>
            <w:szCs w:val="24"/>
            <w:lang w:val="en-GB"/>
          </w:rPr>
          <w:delText>ule</w:delText>
        </w:r>
      </w:del>
      <w:r w:rsidRPr="0047089B">
        <w:rPr>
          <w:rFonts w:ascii="Times New Roman" w:hAnsi="Times New Roman" w:cs="Times New Roman"/>
          <w:i/>
          <w:sz w:val="24"/>
          <w:szCs w:val="24"/>
          <w:lang w:val="en-GB"/>
        </w:rPr>
        <w:t>x</w:t>
      </w:r>
      <w:proofErr w:type="spellEnd"/>
      <w:ins w:id="207" w:author="RenkeLuehken" w:date="2018-07-12T19:44:00Z">
        <w:r w:rsidR="001A5D84">
          <w:rPr>
            <w:rFonts w:ascii="Times New Roman" w:hAnsi="Times New Roman" w:cs="Times New Roman"/>
            <w:i/>
            <w:sz w:val="24"/>
            <w:szCs w:val="24"/>
            <w:lang w:val="en-GB"/>
          </w:rPr>
          <w:t>.</w:t>
        </w:r>
      </w:ins>
      <w:r w:rsidRPr="0047089B">
        <w:rPr>
          <w:rFonts w:ascii="Times New Roman" w:hAnsi="Times New Roman" w:cs="Times New Roman"/>
          <w:i/>
          <w:sz w:val="24"/>
          <w:szCs w:val="24"/>
          <w:lang w:val="en-GB"/>
        </w:rPr>
        <w:t xml:space="preserve"> </w:t>
      </w:r>
      <w:proofErr w:type="spellStart"/>
      <w:r w:rsidRPr="0047089B">
        <w:rPr>
          <w:rFonts w:ascii="Times New Roman" w:hAnsi="Times New Roman" w:cs="Times New Roman"/>
          <w:i/>
          <w:sz w:val="24"/>
          <w:szCs w:val="24"/>
          <w:lang w:val="en-GB"/>
        </w:rPr>
        <w:t>torrentium</w:t>
      </w:r>
      <w:proofErr w:type="spellEnd"/>
      <w:r>
        <w:rPr>
          <w:rFonts w:ascii="Times New Roman" w:hAnsi="Times New Roman" w:cs="Times New Roman"/>
          <w:sz w:val="24"/>
          <w:szCs w:val="24"/>
          <w:lang w:val="en-GB"/>
        </w:rPr>
        <w:t xml:space="preserve"> </w:t>
      </w:r>
      <w:del w:id="208" w:author="RL" w:date="2018-07-05T11:28:00Z">
        <w:r w:rsidDel="009E01D8">
          <w:rPr>
            <w:rFonts w:ascii="Times New Roman" w:hAnsi="Times New Roman" w:cs="Times New Roman"/>
            <w:sz w:val="24"/>
            <w:szCs w:val="24"/>
            <w:lang w:val="en-GB"/>
          </w:rPr>
          <w:delText xml:space="preserve">being </w:delText>
        </w:r>
      </w:del>
      <w:ins w:id="209" w:author="RL" w:date="2018-07-05T11:28:00Z">
        <w:r w:rsidR="009E01D8">
          <w:rPr>
            <w:rFonts w:ascii="Times New Roman" w:hAnsi="Times New Roman" w:cs="Times New Roman"/>
            <w:sz w:val="24"/>
            <w:szCs w:val="24"/>
            <w:lang w:val="en-GB"/>
          </w:rPr>
          <w:t xml:space="preserve">as </w:t>
        </w:r>
      </w:ins>
      <w:r>
        <w:rPr>
          <w:rFonts w:ascii="Times New Roman" w:hAnsi="Times New Roman" w:cs="Times New Roman"/>
          <w:sz w:val="24"/>
          <w:szCs w:val="24"/>
          <w:lang w:val="en-GB"/>
        </w:rPr>
        <w:t xml:space="preserve">the dominant species in northern Europe and </w:t>
      </w:r>
      <w:r w:rsidRPr="0047089B">
        <w:rPr>
          <w:rFonts w:ascii="Times New Roman" w:hAnsi="Times New Roman" w:cs="Times New Roman"/>
          <w:i/>
          <w:sz w:val="24"/>
          <w:szCs w:val="24"/>
          <w:lang w:val="en-GB"/>
        </w:rPr>
        <w:t>Culex</w:t>
      </w:r>
      <w:r>
        <w:rPr>
          <w:rFonts w:ascii="Times New Roman" w:hAnsi="Times New Roman" w:cs="Times New Roman"/>
          <w:i/>
          <w:sz w:val="24"/>
          <w:szCs w:val="24"/>
          <w:lang w:val="en-GB"/>
        </w:rPr>
        <w:t xml:space="preserve"> p</w:t>
      </w:r>
      <w:del w:id="210" w:author="RL" w:date="2018-07-05T11:28:00Z">
        <w:r w:rsidDel="009E01D8">
          <w:rPr>
            <w:rFonts w:ascii="Times New Roman" w:hAnsi="Times New Roman" w:cs="Times New Roman"/>
            <w:i/>
            <w:sz w:val="24"/>
            <w:szCs w:val="24"/>
            <w:lang w:val="en-GB"/>
          </w:rPr>
          <w:delText>ip</w:delText>
        </w:r>
      </w:del>
      <w:r>
        <w:rPr>
          <w:rFonts w:ascii="Times New Roman" w:hAnsi="Times New Roman" w:cs="Times New Roman"/>
          <w:i/>
          <w:sz w:val="24"/>
          <w:szCs w:val="24"/>
          <w:lang w:val="en-GB"/>
        </w:rPr>
        <w:t>.</w:t>
      </w:r>
      <w:r w:rsidRPr="0047089B">
        <w:rPr>
          <w:rFonts w:ascii="Times New Roman" w:hAnsi="Times New Roman" w:cs="Times New Roman"/>
          <w:i/>
          <w:sz w:val="24"/>
          <w:szCs w:val="24"/>
          <w:lang w:val="en-GB"/>
        </w:rPr>
        <w:t xml:space="preserve"> </w:t>
      </w:r>
      <w:proofErr w:type="spellStart"/>
      <w:r w:rsidRPr="0047089B">
        <w:rPr>
          <w:rFonts w:ascii="Times New Roman" w:hAnsi="Times New Roman" w:cs="Times New Roman"/>
          <w:i/>
          <w:sz w:val="24"/>
          <w:szCs w:val="24"/>
          <w:lang w:val="en-GB"/>
        </w:rPr>
        <w:t>pipiens</w:t>
      </w:r>
      <w:proofErr w:type="spellEnd"/>
      <w:r>
        <w:rPr>
          <w:rFonts w:ascii="Times New Roman" w:hAnsi="Times New Roman" w:cs="Times New Roman"/>
          <w:sz w:val="24"/>
          <w:szCs w:val="24"/>
          <w:lang w:val="en-GB"/>
        </w:rPr>
        <w:t xml:space="preserve"> prevailing south of the alps (</w:t>
      </w:r>
      <w:proofErr w:type="spellStart"/>
      <w:r w:rsidRPr="00A75377">
        <w:rPr>
          <w:rFonts w:ascii="Times New Roman" w:hAnsi="Times New Roman" w:cs="Times New Roman"/>
          <w:sz w:val="24"/>
          <w:szCs w:val="24"/>
          <w:highlight w:val="yellow"/>
          <w:lang w:val="en-GB"/>
          <w:rPrChange w:id="211" w:author="RL" w:date="2018-07-10T15:02:00Z">
            <w:rPr>
              <w:rFonts w:ascii="Times New Roman" w:hAnsi="Times New Roman" w:cs="Times New Roman"/>
              <w:sz w:val="24"/>
              <w:szCs w:val="24"/>
              <w:lang w:val="en-GB"/>
            </w:rPr>
          </w:rPrChange>
        </w:rPr>
        <w:t>Calzolari</w:t>
      </w:r>
      <w:proofErr w:type="spellEnd"/>
      <w:r w:rsidRPr="00A75377">
        <w:rPr>
          <w:rFonts w:ascii="Times New Roman" w:hAnsi="Times New Roman" w:cs="Times New Roman"/>
          <w:sz w:val="24"/>
          <w:szCs w:val="24"/>
          <w:highlight w:val="yellow"/>
          <w:lang w:val="en-GB"/>
          <w:rPrChange w:id="212" w:author="RL" w:date="2018-07-10T15:02:00Z">
            <w:rPr>
              <w:rFonts w:ascii="Times New Roman" w:hAnsi="Times New Roman" w:cs="Times New Roman"/>
              <w:sz w:val="24"/>
              <w:szCs w:val="24"/>
              <w:lang w:val="en-GB"/>
            </w:rPr>
          </w:rPrChange>
        </w:rPr>
        <w:t xml:space="preserve"> et al 2016, </w:t>
      </w:r>
      <w:proofErr w:type="spellStart"/>
      <w:r w:rsidRPr="00A75377">
        <w:rPr>
          <w:rFonts w:ascii="Times New Roman" w:hAnsi="Times New Roman" w:cs="Times New Roman"/>
          <w:sz w:val="24"/>
          <w:szCs w:val="24"/>
          <w:highlight w:val="yellow"/>
          <w:lang w:val="en-GB"/>
        </w:rPr>
        <w:t>Hesson</w:t>
      </w:r>
      <w:proofErr w:type="spellEnd"/>
      <w:r w:rsidRPr="00A75377">
        <w:rPr>
          <w:rFonts w:ascii="Times New Roman" w:hAnsi="Times New Roman" w:cs="Times New Roman"/>
          <w:sz w:val="24"/>
          <w:szCs w:val="24"/>
          <w:highlight w:val="yellow"/>
          <w:lang w:val="en-GB"/>
        </w:rPr>
        <w:t xml:space="preserve"> et al 2011+2014, Weitzel</w:t>
      </w:r>
      <w:r w:rsidRPr="00A75377">
        <w:rPr>
          <w:rFonts w:ascii="Times New Roman" w:hAnsi="Times New Roman" w:cs="Times New Roman"/>
          <w:sz w:val="24"/>
          <w:szCs w:val="24"/>
          <w:highlight w:val="yellow"/>
          <w:lang w:val="en-GB"/>
          <w:rPrChange w:id="213" w:author="RL" w:date="2018-07-10T15:02:00Z">
            <w:rPr>
              <w:rFonts w:ascii="Times New Roman" w:hAnsi="Times New Roman" w:cs="Times New Roman"/>
              <w:sz w:val="24"/>
              <w:szCs w:val="24"/>
              <w:lang w:val="en-GB"/>
            </w:rPr>
          </w:rPrChange>
        </w:rPr>
        <w:t xml:space="preserve"> 2015</w:t>
      </w:r>
      <w:r>
        <w:rPr>
          <w:rFonts w:ascii="Times New Roman" w:hAnsi="Times New Roman" w:cs="Times New Roman"/>
          <w:sz w:val="24"/>
          <w:szCs w:val="24"/>
          <w:lang w:val="en-GB"/>
        </w:rPr>
        <w:t>). In Central Europe</w:t>
      </w:r>
      <w:ins w:id="214" w:author="RL" w:date="2018-07-10T15:06:00Z">
        <w:r w:rsidR="00AD0254">
          <w:rPr>
            <w:rFonts w:ascii="Times New Roman" w:hAnsi="Times New Roman" w:cs="Times New Roman"/>
            <w:sz w:val="24"/>
            <w:szCs w:val="24"/>
            <w:lang w:val="en-GB"/>
          </w:rPr>
          <w:t>,</w:t>
        </w:r>
      </w:ins>
      <w:r>
        <w:rPr>
          <w:rFonts w:ascii="Times New Roman" w:hAnsi="Times New Roman" w:cs="Times New Roman"/>
          <w:sz w:val="24"/>
          <w:szCs w:val="24"/>
          <w:lang w:val="en-GB"/>
        </w:rPr>
        <w:t xml:space="preserve"> both sister species can be found </w:t>
      </w:r>
      <w:del w:id="215" w:author="RL" w:date="2018-07-10T15:05:00Z">
        <w:r w:rsidDel="005908C0">
          <w:rPr>
            <w:rFonts w:ascii="Times New Roman" w:hAnsi="Times New Roman" w:cs="Times New Roman"/>
            <w:sz w:val="24"/>
            <w:szCs w:val="24"/>
            <w:lang w:val="en-GB"/>
          </w:rPr>
          <w:delText>sharing the same habitat</w:delText>
        </w:r>
      </w:del>
      <w:ins w:id="216" w:author="RL" w:date="2018-07-10T15:05:00Z">
        <w:r w:rsidR="005908C0">
          <w:rPr>
            <w:rFonts w:ascii="Times New Roman" w:hAnsi="Times New Roman" w:cs="Times New Roman"/>
            <w:sz w:val="24"/>
            <w:szCs w:val="24"/>
            <w:lang w:val="en-GB"/>
          </w:rPr>
          <w:t>simultaneously in the same areas</w:t>
        </w:r>
      </w:ins>
      <w:r>
        <w:rPr>
          <w:rFonts w:ascii="Times New Roman" w:hAnsi="Times New Roman" w:cs="Times New Roman"/>
          <w:sz w:val="24"/>
          <w:szCs w:val="24"/>
          <w:lang w:val="en-GB"/>
        </w:rPr>
        <w:t xml:space="preserve">, e.g. Germany </w:t>
      </w:r>
      <w:r w:rsidRPr="000A3B6A">
        <w:rPr>
          <w:rFonts w:ascii="Times New Roman" w:hAnsi="Times New Roman" w:cs="Times New Roman"/>
          <w:sz w:val="24"/>
          <w:szCs w:val="24"/>
          <w:highlight w:val="yellow"/>
          <w:lang w:val="en-GB"/>
        </w:rPr>
        <w:t>(Rudolf, Becker</w:t>
      </w:r>
      <w:r>
        <w:rPr>
          <w:rFonts w:ascii="Times New Roman" w:hAnsi="Times New Roman" w:cs="Times New Roman"/>
          <w:sz w:val="24"/>
          <w:szCs w:val="24"/>
          <w:highlight w:val="yellow"/>
          <w:lang w:val="en-GB"/>
        </w:rPr>
        <w:t xml:space="preserve">, </w:t>
      </w:r>
      <w:proofErr w:type="spellStart"/>
      <w:r>
        <w:rPr>
          <w:rFonts w:ascii="Times New Roman" w:hAnsi="Times New Roman" w:cs="Times New Roman"/>
          <w:sz w:val="24"/>
          <w:szCs w:val="24"/>
          <w:highlight w:val="yellow"/>
          <w:lang w:val="en-GB"/>
        </w:rPr>
        <w:t>Wetblow</w:t>
      </w:r>
      <w:proofErr w:type="spellEnd"/>
      <w:r>
        <w:rPr>
          <w:rFonts w:ascii="Times New Roman" w:hAnsi="Times New Roman" w:cs="Times New Roman"/>
          <w:sz w:val="24"/>
          <w:szCs w:val="24"/>
          <w:highlight w:val="yellow"/>
          <w:lang w:val="en-GB"/>
        </w:rPr>
        <w:t>)</w:t>
      </w:r>
      <w:del w:id="217" w:author="RenkeLuehken" w:date="2018-07-01T19:59:00Z">
        <w:r w:rsidDel="00E7118B">
          <w:rPr>
            <w:rFonts w:ascii="Times New Roman" w:hAnsi="Times New Roman" w:cs="Times New Roman"/>
            <w:sz w:val="24"/>
            <w:szCs w:val="24"/>
            <w:highlight w:val="yellow"/>
            <w:lang w:val="en-GB"/>
          </w:rPr>
          <w:delText>,and</w:delText>
        </w:r>
      </w:del>
      <w:ins w:id="218" w:author="RenkeLuehken" w:date="2018-07-01T19:59:00Z">
        <w:r w:rsidR="00E7118B">
          <w:rPr>
            <w:rFonts w:ascii="Times New Roman" w:hAnsi="Times New Roman" w:cs="Times New Roman"/>
            <w:sz w:val="24"/>
            <w:szCs w:val="24"/>
            <w:highlight w:val="yellow"/>
            <w:lang w:val="en-GB"/>
          </w:rPr>
          <w:t xml:space="preserve"> or</w:t>
        </w:r>
      </w:ins>
      <w:r>
        <w:rPr>
          <w:rFonts w:ascii="Times New Roman" w:hAnsi="Times New Roman" w:cs="Times New Roman"/>
          <w:sz w:val="24"/>
          <w:szCs w:val="24"/>
          <w:highlight w:val="yellow"/>
          <w:lang w:val="en-GB"/>
        </w:rPr>
        <w:t xml:space="preserve"> Austria (</w:t>
      </w:r>
      <w:proofErr w:type="spellStart"/>
      <w:r>
        <w:rPr>
          <w:rFonts w:ascii="Times New Roman" w:hAnsi="Times New Roman" w:cs="Times New Roman"/>
          <w:sz w:val="24"/>
          <w:szCs w:val="24"/>
          <w:highlight w:val="yellow"/>
          <w:lang w:val="en-GB"/>
        </w:rPr>
        <w:t>Zittra</w:t>
      </w:r>
      <w:proofErr w:type="spellEnd"/>
      <w:r>
        <w:rPr>
          <w:rFonts w:ascii="Times New Roman" w:hAnsi="Times New Roman" w:cs="Times New Roman"/>
          <w:sz w:val="24"/>
          <w:szCs w:val="24"/>
          <w:highlight w:val="yellow"/>
          <w:lang w:val="en-GB"/>
        </w:rPr>
        <w:t>)</w:t>
      </w:r>
      <w:r>
        <w:rPr>
          <w:rFonts w:ascii="Times New Roman" w:hAnsi="Times New Roman" w:cs="Times New Roman"/>
          <w:sz w:val="24"/>
          <w:szCs w:val="24"/>
          <w:lang w:val="en-GB"/>
        </w:rPr>
        <w:t>.</w:t>
      </w:r>
    </w:p>
    <w:p w14:paraId="2E48FD19" w14:textId="3690F885" w:rsidR="00257F67" w:rsidRPr="0026487B" w:rsidDel="008E5B4D" w:rsidRDefault="00257F67" w:rsidP="00257F67">
      <w:pPr>
        <w:spacing w:line="480" w:lineRule="auto"/>
        <w:rPr>
          <w:del w:id="219" w:author="RL" w:date="2018-07-10T15:26:00Z"/>
          <w:rFonts w:ascii="Times New Roman" w:hAnsi="Times New Roman" w:cs="Times New Roman"/>
          <w:sz w:val="24"/>
          <w:szCs w:val="24"/>
          <w:lang w:val="en-GB"/>
        </w:rPr>
      </w:pPr>
      <w:del w:id="220" w:author="RL" w:date="2018-07-10T15:26:00Z">
        <w:r w:rsidDel="008E5B4D">
          <w:rPr>
            <w:rFonts w:ascii="Times New Roman" w:hAnsi="Times New Roman" w:cs="Times New Roman"/>
            <w:sz w:val="24"/>
            <w:szCs w:val="24"/>
            <w:lang w:val="en-GB"/>
          </w:rPr>
          <w:delText xml:space="preserve">To be classified as an important vector for zoonotic pathogens, mosquito species need to show at least a partly antropophilic feeding behaviour. Vectors, that are not exclusively anthropophilic can serve as a bridge vector between the enzootic and the urban cycle of a virus and therefore can play a prominent role in the establishment of urban infection cycle.  For a long time it has been believed, that </w:delText>
        </w:r>
        <w:r w:rsidRPr="000A3B6A" w:rsidDel="008E5B4D">
          <w:rPr>
            <w:rFonts w:ascii="Times New Roman" w:hAnsi="Times New Roman" w:cs="Times New Roman"/>
            <w:i/>
            <w:sz w:val="24"/>
            <w:szCs w:val="24"/>
            <w:lang w:val="en-GB"/>
          </w:rPr>
          <w:delText>Culex p</w:delText>
        </w:r>
      </w:del>
      <w:del w:id="221" w:author="RL" w:date="2018-07-05T09:33:00Z">
        <w:r w:rsidRPr="000A3B6A" w:rsidDel="00301E43">
          <w:rPr>
            <w:rFonts w:ascii="Times New Roman" w:hAnsi="Times New Roman" w:cs="Times New Roman"/>
            <w:i/>
            <w:sz w:val="24"/>
            <w:szCs w:val="24"/>
            <w:lang w:val="en-GB"/>
          </w:rPr>
          <w:delText>ip</w:delText>
        </w:r>
      </w:del>
      <w:del w:id="222" w:author="RL" w:date="2018-07-10T15:26:00Z">
        <w:r w:rsidDel="008E5B4D">
          <w:rPr>
            <w:rFonts w:ascii="Times New Roman" w:hAnsi="Times New Roman" w:cs="Times New Roman"/>
            <w:i/>
            <w:sz w:val="24"/>
            <w:szCs w:val="24"/>
            <w:lang w:val="en-GB"/>
          </w:rPr>
          <w:delText xml:space="preserve">. biotype pipiens/molestus as well as Culex torrentium </w:delText>
        </w:r>
        <w:r w:rsidRPr="000A3B6A" w:rsidDel="008E5B4D">
          <w:rPr>
            <w:rFonts w:ascii="Times New Roman" w:hAnsi="Times New Roman" w:cs="Times New Roman"/>
            <w:i/>
            <w:sz w:val="24"/>
            <w:szCs w:val="24"/>
            <w:lang w:val="en-GB"/>
          </w:rPr>
          <w:delText xml:space="preserve"> </w:delText>
        </w:r>
        <w:r w:rsidDel="008E5B4D">
          <w:rPr>
            <w:rFonts w:ascii="Times New Roman" w:hAnsi="Times New Roman" w:cs="Times New Roman"/>
            <w:sz w:val="24"/>
            <w:szCs w:val="24"/>
            <w:lang w:val="en-GB"/>
          </w:rPr>
          <w:delText xml:space="preserve">are primarily ornitophilic </w:delText>
        </w:r>
        <w:r w:rsidRPr="000A3B6A" w:rsidDel="008E5B4D">
          <w:rPr>
            <w:rFonts w:ascii="Times New Roman" w:hAnsi="Times New Roman" w:cs="Times New Roman"/>
            <w:sz w:val="24"/>
            <w:szCs w:val="24"/>
            <w:highlight w:val="yellow"/>
            <w:lang w:val="en-GB"/>
          </w:rPr>
          <w:delText>(</w:delText>
        </w:r>
        <w:r w:rsidDel="008E5B4D">
          <w:rPr>
            <w:rFonts w:ascii="Times New Roman" w:hAnsi="Times New Roman" w:cs="Times New Roman"/>
            <w:sz w:val="24"/>
            <w:szCs w:val="24"/>
            <w:highlight w:val="yellow"/>
            <w:lang w:val="en-GB"/>
          </w:rPr>
          <w:delText>hesson</w:delText>
        </w:r>
        <w:r w:rsidRPr="000A3B6A" w:rsidDel="008E5B4D">
          <w:rPr>
            <w:rFonts w:ascii="Times New Roman" w:hAnsi="Times New Roman" w:cs="Times New Roman"/>
            <w:sz w:val="24"/>
            <w:szCs w:val="24"/>
            <w:highlight w:val="yellow"/>
            <w:lang w:val="en-GB"/>
          </w:rPr>
          <w:delText>)</w:delText>
        </w:r>
        <w:r w:rsidDel="008E5B4D">
          <w:rPr>
            <w:rFonts w:ascii="Times New Roman" w:hAnsi="Times New Roman" w:cs="Times New Roman"/>
            <w:sz w:val="24"/>
            <w:szCs w:val="24"/>
            <w:lang w:val="en-GB"/>
          </w:rPr>
          <w:delText xml:space="preserve">, but recent publications proof a high variability concerning host preference </w:delText>
        </w:r>
        <w:r w:rsidRPr="000A3B6A" w:rsidDel="008E5B4D">
          <w:rPr>
            <w:rFonts w:ascii="Times New Roman" w:hAnsi="Times New Roman" w:cs="Times New Roman"/>
            <w:sz w:val="24"/>
            <w:szCs w:val="24"/>
            <w:highlight w:val="yellow"/>
            <w:lang w:val="en-GB"/>
          </w:rPr>
          <w:delText>(Börstler</w:delText>
        </w:r>
        <w:r w:rsidDel="008E5B4D">
          <w:rPr>
            <w:rFonts w:ascii="Times New Roman" w:hAnsi="Times New Roman" w:cs="Times New Roman"/>
            <w:sz w:val="24"/>
            <w:szCs w:val="24"/>
            <w:highlight w:val="yellow"/>
            <w:lang w:val="en-GB"/>
          </w:rPr>
          <w:delText>, osorio2012, Zittra et al 2016</w:delText>
        </w:r>
        <w:r w:rsidRPr="000A3B6A" w:rsidDel="008E5B4D">
          <w:rPr>
            <w:rFonts w:ascii="Times New Roman" w:hAnsi="Times New Roman" w:cs="Times New Roman"/>
            <w:sz w:val="24"/>
            <w:szCs w:val="24"/>
            <w:highlight w:val="yellow"/>
            <w:lang w:val="en-GB"/>
          </w:rPr>
          <w:delText>)</w:delText>
        </w:r>
        <w:r w:rsidDel="008E5B4D">
          <w:rPr>
            <w:rFonts w:ascii="Times New Roman" w:hAnsi="Times New Roman" w:cs="Times New Roman"/>
            <w:sz w:val="24"/>
            <w:szCs w:val="24"/>
            <w:lang w:val="en-GB"/>
          </w:rPr>
          <w:delText xml:space="preserve">. In contrast to these earlier findings, host feeding patterns of </w:delText>
        </w:r>
        <w:r w:rsidRPr="000A3B6A" w:rsidDel="008E5B4D">
          <w:rPr>
            <w:rFonts w:ascii="Times New Roman" w:hAnsi="Times New Roman" w:cs="Times New Roman"/>
            <w:i/>
            <w:sz w:val="24"/>
            <w:szCs w:val="24"/>
            <w:lang w:val="en-GB"/>
          </w:rPr>
          <w:delText xml:space="preserve">Culex pipiens </w:delText>
        </w:r>
        <w:r w:rsidDel="008E5B4D">
          <w:rPr>
            <w:rFonts w:ascii="Times New Roman" w:hAnsi="Times New Roman" w:cs="Times New Roman"/>
            <w:i/>
            <w:sz w:val="24"/>
            <w:szCs w:val="24"/>
            <w:lang w:val="en-GB"/>
          </w:rPr>
          <w:delText>complex</w:delText>
        </w:r>
        <w:r w:rsidDel="008E5B4D">
          <w:rPr>
            <w:rFonts w:ascii="Times New Roman" w:hAnsi="Times New Roman" w:cs="Times New Roman"/>
            <w:sz w:val="24"/>
            <w:szCs w:val="24"/>
            <w:lang w:val="en-GB"/>
          </w:rPr>
          <w:delText xml:space="preserve"> as well as </w:delText>
        </w:r>
        <w:r w:rsidRPr="000A3B6A" w:rsidDel="008E5B4D">
          <w:rPr>
            <w:rFonts w:ascii="Times New Roman" w:hAnsi="Times New Roman" w:cs="Times New Roman"/>
            <w:i/>
            <w:sz w:val="24"/>
            <w:szCs w:val="24"/>
            <w:lang w:val="en-GB"/>
          </w:rPr>
          <w:delText>Culex torrentium</w:delText>
        </w:r>
        <w:r w:rsidDel="008E5B4D">
          <w:rPr>
            <w:rFonts w:ascii="Times New Roman" w:hAnsi="Times New Roman" w:cs="Times New Roman"/>
            <w:sz w:val="24"/>
            <w:szCs w:val="24"/>
            <w:lang w:val="en-GB"/>
          </w:rPr>
          <w:delText xml:space="preserve"> include birds and humans for both species, rendering these species into ideal bridge vectors for the </w:delText>
        </w:r>
        <w:r w:rsidDel="008E5B4D">
          <w:rPr>
            <w:rFonts w:ascii="Times New Roman" w:hAnsi="Times New Roman" w:cs="Times New Roman"/>
            <w:sz w:val="24"/>
            <w:szCs w:val="24"/>
            <w:lang w:val="en-GB"/>
          </w:rPr>
          <w:lastRenderedPageBreak/>
          <w:delText>transmission of zoonotic pathogens from the enzootic cycle into the human population.</w:delText>
        </w:r>
        <w:r w:rsidRPr="0026487B" w:rsidDel="008E5B4D">
          <w:rPr>
            <w:rFonts w:ascii="Times New Roman" w:hAnsi="Times New Roman" w:cs="Times New Roman"/>
            <w:sz w:val="24"/>
            <w:szCs w:val="24"/>
            <w:lang w:val="en-GB"/>
          </w:rPr>
          <w:delText>(</w:delText>
        </w:r>
        <w:r w:rsidRPr="000A3B6A" w:rsidDel="008E5B4D">
          <w:rPr>
            <w:rFonts w:ascii="Times New Roman" w:hAnsi="Times New Roman" w:cs="Times New Roman"/>
            <w:sz w:val="24"/>
            <w:szCs w:val="24"/>
            <w:highlight w:val="yellow"/>
            <w:lang w:val="en-GB"/>
          </w:rPr>
          <w:delText>Börstle</w:delText>
        </w:r>
        <w:r w:rsidDel="008E5B4D">
          <w:rPr>
            <w:rFonts w:ascii="Times New Roman" w:hAnsi="Times New Roman" w:cs="Times New Roman"/>
            <w:sz w:val="24"/>
            <w:szCs w:val="24"/>
            <w:highlight w:val="yellow"/>
            <w:lang w:val="en-GB"/>
          </w:rPr>
          <w:delText xml:space="preserve"> osorio</w:delText>
        </w:r>
        <w:r w:rsidRPr="000A3B6A" w:rsidDel="008E5B4D">
          <w:rPr>
            <w:rFonts w:ascii="Times New Roman" w:hAnsi="Times New Roman" w:cs="Times New Roman"/>
            <w:sz w:val="24"/>
            <w:szCs w:val="24"/>
            <w:highlight w:val="yellow"/>
            <w:lang w:val="en-GB"/>
          </w:rPr>
          <w:delText>r</w:delText>
        </w:r>
        <w:r w:rsidDel="008E5B4D">
          <w:rPr>
            <w:rFonts w:ascii="Times New Roman" w:hAnsi="Times New Roman" w:cs="Times New Roman"/>
            <w:sz w:val="24"/>
            <w:szCs w:val="24"/>
            <w:highlight w:val="yellow"/>
            <w:lang w:val="en-GB"/>
          </w:rPr>
          <w:delText>,</w:delText>
        </w:r>
        <w:r w:rsidRPr="00A577F9" w:rsidDel="008E5B4D">
          <w:rPr>
            <w:rFonts w:ascii="Times New Roman" w:hAnsi="Times New Roman" w:cs="Times New Roman"/>
            <w:sz w:val="24"/>
            <w:szCs w:val="24"/>
            <w:highlight w:val="yellow"/>
            <w:lang w:val="en-GB"/>
          </w:rPr>
          <w:delText xml:space="preserve"> </w:delText>
        </w:r>
        <w:r w:rsidDel="008E5B4D">
          <w:rPr>
            <w:rFonts w:ascii="Times New Roman" w:hAnsi="Times New Roman" w:cs="Times New Roman"/>
            <w:sz w:val="24"/>
            <w:szCs w:val="24"/>
            <w:highlight w:val="yellow"/>
            <w:lang w:val="en-GB"/>
          </w:rPr>
          <w:delText>Zittra et al 2016</w:delText>
        </w:r>
        <w:r w:rsidRPr="0026487B" w:rsidDel="008E5B4D">
          <w:rPr>
            <w:rFonts w:ascii="Times New Roman" w:hAnsi="Times New Roman" w:cs="Times New Roman"/>
            <w:sz w:val="24"/>
            <w:szCs w:val="24"/>
            <w:lang w:val="en-GB"/>
          </w:rPr>
          <w:delText>)</w:delText>
        </w:r>
        <w:r w:rsidDel="008E5B4D">
          <w:rPr>
            <w:rFonts w:ascii="Times New Roman" w:hAnsi="Times New Roman" w:cs="Times New Roman"/>
            <w:sz w:val="24"/>
            <w:szCs w:val="24"/>
            <w:lang w:val="en-GB"/>
          </w:rPr>
          <w:delText>.</w:delText>
        </w:r>
      </w:del>
    </w:p>
    <w:p w14:paraId="41226167" w14:textId="7165999A" w:rsidR="00257F67" w:rsidRPr="000A3B6A" w:rsidRDefault="00257F67" w:rsidP="00257F67">
      <w:pPr>
        <w:spacing w:line="480" w:lineRule="auto"/>
        <w:rPr>
          <w:rFonts w:ascii="Times New Roman" w:hAnsi="Times New Roman" w:cs="Times New Roman"/>
          <w:caps/>
          <w:sz w:val="24"/>
          <w:szCs w:val="24"/>
          <w:lang w:val="en-GB"/>
        </w:rPr>
      </w:pPr>
      <w:r>
        <w:rPr>
          <w:rFonts w:ascii="Times New Roman" w:hAnsi="Times New Roman" w:cs="Times New Roman"/>
          <w:sz w:val="24"/>
          <w:szCs w:val="24"/>
          <w:lang w:val="en-GB"/>
        </w:rPr>
        <w:t xml:space="preserve">Due to </w:t>
      </w:r>
      <w:del w:id="223" w:author="RL" w:date="2018-07-05T14:02:00Z">
        <w:r w:rsidDel="002B1BBB">
          <w:rPr>
            <w:rFonts w:ascii="Times New Roman" w:hAnsi="Times New Roman" w:cs="Times New Roman"/>
            <w:sz w:val="24"/>
            <w:szCs w:val="24"/>
            <w:lang w:val="en-GB"/>
          </w:rPr>
          <w:delText xml:space="preserve">its </w:delText>
        </w:r>
      </w:del>
      <w:ins w:id="224" w:author="RL" w:date="2018-07-05T14:02:00Z">
        <w:r w:rsidR="002B1BBB">
          <w:rPr>
            <w:rFonts w:ascii="Times New Roman" w:hAnsi="Times New Roman" w:cs="Times New Roman"/>
            <w:sz w:val="24"/>
            <w:szCs w:val="24"/>
            <w:lang w:val="en-GB"/>
          </w:rPr>
          <w:t xml:space="preserve">the wide distribution and </w:t>
        </w:r>
      </w:ins>
      <w:r>
        <w:rPr>
          <w:rFonts w:ascii="Times New Roman" w:hAnsi="Times New Roman" w:cs="Times New Roman"/>
          <w:sz w:val="24"/>
          <w:szCs w:val="24"/>
          <w:lang w:val="en-GB"/>
        </w:rPr>
        <w:t>high abundance</w:t>
      </w:r>
      <w:del w:id="225" w:author="RenkeLuehken" w:date="2018-07-01T20:35:00Z">
        <w:r w:rsidDel="00553C89">
          <w:rPr>
            <w:rFonts w:ascii="Times New Roman" w:hAnsi="Times New Roman" w:cs="Times New Roman"/>
            <w:sz w:val="24"/>
            <w:szCs w:val="24"/>
            <w:lang w:val="en-GB"/>
          </w:rPr>
          <w:delText xml:space="preserve"> worldwide</w:delText>
        </w:r>
      </w:del>
      <w:del w:id="226" w:author="RL" w:date="2018-07-05T14:03:00Z">
        <w:r w:rsidDel="002B1BBB">
          <w:rPr>
            <w:rFonts w:ascii="Times New Roman" w:hAnsi="Times New Roman" w:cs="Times New Roman"/>
            <w:sz w:val="24"/>
            <w:szCs w:val="24"/>
            <w:lang w:val="en-GB"/>
          </w:rPr>
          <w:delText xml:space="preserve">, </w:delText>
        </w:r>
      </w:del>
      <w:ins w:id="227" w:author="RL" w:date="2018-07-05T14:03:00Z">
        <w:r w:rsidR="002B1BBB">
          <w:rPr>
            <w:rFonts w:ascii="Times New Roman" w:hAnsi="Times New Roman" w:cs="Times New Roman"/>
            <w:sz w:val="24"/>
            <w:szCs w:val="24"/>
            <w:lang w:val="en-GB"/>
          </w:rPr>
          <w:t xml:space="preserve"> of three taxa, different studies analysed </w:t>
        </w:r>
      </w:ins>
      <w:del w:id="228" w:author="RL" w:date="2018-07-05T14:03:00Z">
        <w:r w:rsidDel="002B1BBB">
          <w:rPr>
            <w:rFonts w:ascii="Times New Roman" w:hAnsi="Times New Roman" w:cs="Times New Roman"/>
            <w:sz w:val="24"/>
            <w:szCs w:val="24"/>
            <w:lang w:val="en-GB"/>
          </w:rPr>
          <w:delText xml:space="preserve">the role </w:delText>
        </w:r>
      </w:del>
      <w:ins w:id="229" w:author="RL" w:date="2018-07-05T14:03:00Z">
        <w:r w:rsidR="002B1BBB">
          <w:rPr>
            <w:rFonts w:ascii="Times New Roman" w:hAnsi="Times New Roman" w:cs="Times New Roman"/>
            <w:sz w:val="24"/>
            <w:szCs w:val="24"/>
            <w:lang w:val="en-GB"/>
          </w:rPr>
          <w:t xml:space="preserve"> their relevance as vectors</w:t>
        </w:r>
      </w:ins>
      <w:ins w:id="230" w:author="RL" w:date="2018-07-05T14:23:00Z">
        <w:r w:rsidR="00342E64">
          <w:rPr>
            <w:rFonts w:ascii="Times New Roman" w:hAnsi="Times New Roman" w:cs="Times New Roman"/>
            <w:sz w:val="24"/>
            <w:szCs w:val="24"/>
            <w:lang w:val="en-GB"/>
          </w:rPr>
          <w:t xml:space="preserve">. </w:t>
        </w:r>
      </w:ins>
      <w:ins w:id="231" w:author="RL" w:date="2018-07-10T15:26:00Z">
        <w:r w:rsidR="008E5B4D">
          <w:rPr>
            <w:rFonts w:ascii="Times New Roman" w:hAnsi="Times New Roman" w:cs="Times New Roman"/>
            <w:sz w:val="24"/>
            <w:szCs w:val="24"/>
            <w:lang w:val="en-GB"/>
          </w:rPr>
          <w:t>For a long time</w:t>
        </w:r>
      </w:ins>
      <w:ins w:id="232" w:author="RL" w:date="2018-07-10T15:27:00Z">
        <w:r w:rsidR="008E5B4D">
          <w:rPr>
            <w:rFonts w:ascii="Times New Roman" w:hAnsi="Times New Roman" w:cs="Times New Roman"/>
            <w:sz w:val="24"/>
            <w:szCs w:val="24"/>
            <w:lang w:val="en-GB"/>
          </w:rPr>
          <w:t>,</w:t>
        </w:r>
      </w:ins>
      <w:ins w:id="233" w:author="RL" w:date="2018-07-10T15:26:00Z">
        <w:r w:rsidR="008E5B4D">
          <w:rPr>
            <w:rFonts w:ascii="Times New Roman" w:hAnsi="Times New Roman" w:cs="Times New Roman"/>
            <w:sz w:val="24"/>
            <w:szCs w:val="24"/>
            <w:lang w:val="en-GB"/>
          </w:rPr>
          <w:t xml:space="preserve"> it has been believed, that </w:t>
        </w:r>
        <w:proofErr w:type="spellStart"/>
        <w:r w:rsidR="008E5B4D" w:rsidRPr="000A3B6A">
          <w:rPr>
            <w:rFonts w:ascii="Times New Roman" w:hAnsi="Times New Roman" w:cs="Times New Roman"/>
            <w:i/>
            <w:sz w:val="24"/>
            <w:szCs w:val="24"/>
            <w:lang w:val="en-GB"/>
          </w:rPr>
          <w:t>Cx</w:t>
        </w:r>
        <w:proofErr w:type="spellEnd"/>
        <w:r w:rsidR="008E5B4D" w:rsidRPr="000A3B6A">
          <w:rPr>
            <w:rFonts w:ascii="Times New Roman" w:hAnsi="Times New Roman" w:cs="Times New Roman"/>
            <w:i/>
            <w:sz w:val="24"/>
            <w:szCs w:val="24"/>
            <w:lang w:val="en-GB"/>
          </w:rPr>
          <w:t xml:space="preserve"> </w:t>
        </w:r>
        <w:proofErr w:type="spellStart"/>
        <w:r w:rsidR="008E5B4D">
          <w:rPr>
            <w:rFonts w:ascii="Times New Roman" w:hAnsi="Times New Roman" w:cs="Times New Roman"/>
            <w:i/>
            <w:sz w:val="24"/>
            <w:szCs w:val="24"/>
            <w:lang w:val="en-GB"/>
          </w:rPr>
          <w:t>pipiens</w:t>
        </w:r>
      </w:ins>
      <w:proofErr w:type="spellEnd"/>
      <w:ins w:id="234" w:author="RL" w:date="2018-07-10T15:27:00Z">
        <w:r w:rsidR="008E5B4D">
          <w:rPr>
            <w:rFonts w:ascii="Times New Roman" w:hAnsi="Times New Roman" w:cs="Times New Roman"/>
            <w:i/>
            <w:sz w:val="24"/>
            <w:szCs w:val="24"/>
            <w:lang w:val="en-GB"/>
          </w:rPr>
          <w:t xml:space="preserve"> </w:t>
        </w:r>
        <w:proofErr w:type="spellStart"/>
        <w:r w:rsidR="008E5B4D" w:rsidRPr="008E5B4D">
          <w:rPr>
            <w:rFonts w:ascii="Times New Roman" w:hAnsi="Times New Roman" w:cs="Times New Roman"/>
            <w:sz w:val="24"/>
            <w:szCs w:val="24"/>
            <w:lang w:val="en-GB"/>
            <w:rPrChange w:id="235" w:author="RL" w:date="2018-07-10T15:27:00Z">
              <w:rPr>
                <w:rFonts w:ascii="Times New Roman" w:hAnsi="Times New Roman" w:cs="Times New Roman"/>
                <w:i/>
                <w:sz w:val="24"/>
                <w:szCs w:val="24"/>
                <w:lang w:val="en-GB"/>
              </w:rPr>
            </w:rPrChange>
          </w:rPr>
          <w:t>s.l.</w:t>
        </w:r>
      </w:ins>
      <w:proofErr w:type="spellEnd"/>
      <w:ins w:id="236" w:author="RL" w:date="2018-07-10T15:26:00Z">
        <w:r w:rsidR="008E5B4D">
          <w:rPr>
            <w:rFonts w:ascii="Times New Roman" w:hAnsi="Times New Roman" w:cs="Times New Roman"/>
            <w:i/>
            <w:sz w:val="24"/>
            <w:szCs w:val="24"/>
            <w:lang w:val="en-GB"/>
          </w:rPr>
          <w:t xml:space="preserve"> </w:t>
        </w:r>
        <w:r w:rsidR="008E5B4D" w:rsidRPr="008E5B4D">
          <w:rPr>
            <w:rFonts w:ascii="Times New Roman" w:hAnsi="Times New Roman" w:cs="Times New Roman"/>
            <w:sz w:val="24"/>
            <w:szCs w:val="24"/>
            <w:lang w:val="en-GB"/>
            <w:rPrChange w:id="237" w:author="RL" w:date="2018-07-10T15:27:00Z">
              <w:rPr>
                <w:rFonts w:ascii="Times New Roman" w:hAnsi="Times New Roman" w:cs="Times New Roman"/>
                <w:i/>
                <w:sz w:val="24"/>
                <w:szCs w:val="24"/>
                <w:lang w:val="en-GB"/>
              </w:rPr>
            </w:rPrChange>
          </w:rPr>
          <w:t>as well as</w:t>
        </w:r>
        <w:r w:rsidR="008E5B4D">
          <w:rPr>
            <w:rFonts w:ascii="Times New Roman" w:hAnsi="Times New Roman" w:cs="Times New Roman"/>
            <w:i/>
            <w:sz w:val="24"/>
            <w:szCs w:val="24"/>
            <w:lang w:val="en-GB"/>
          </w:rPr>
          <w:t xml:space="preserve"> </w:t>
        </w:r>
        <w:proofErr w:type="spellStart"/>
        <w:r w:rsidR="008E5B4D">
          <w:rPr>
            <w:rFonts w:ascii="Times New Roman" w:hAnsi="Times New Roman" w:cs="Times New Roman"/>
            <w:i/>
            <w:sz w:val="24"/>
            <w:szCs w:val="24"/>
            <w:lang w:val="en-GB"/>
          </w:rPr>
          <w:t>C</w:t>
        </w:r>
        <w:del w:id="238" w:author="RenkeLuehken" w:date="2018-07-12T19:44:00Z">
          <w:r w:rsidR="008E5B4D" w:rsidDel="005D6DEC">
            <w:rPr>
              <w:rFonts w:ascii="Times New Roman" w:hAnsi="Times New Roman" w:cs="Times New Roman"/>
              <w:i/>
              <w:sz w:val="24"/>
              <w:szCs w:val="24"/>
              <w:lang w:val="en-GB"/>
            </w:rPr>
            <w:delText>ule</w:delText>
          </w:r>
        </w:del>
        <w:r w:rsidR="008E5B4D">
          <w:rPr>
            <w:rFonts w:ascii="Times New Roman" w:hAnsi="Times New Roman" w:cs="Times New Roman"/>
            <w:i/>
            <w:sz w:val="24"/>
            <w:szCs w:val="24"/>
            <w:lang w:val="en-GB"/>
          </w:rPr>
          <w:t>x</w:t>
        </w:r>
      </w:ins>
      <w:proofErr w:type="spellEnd"/>
      <w:ins w:id="239" w:author="RenkeLuehken" w:date="2018-07-12T19:44:00Z">
        <w:r w:rsidR="005D6DEC">
          <w:rPr>
            <w:rFonts w:ascii="Times New Roman" w:hAnsi="Times New Roman" w:cs="Times New Roman"/>
            <w:i/>
            <w:sz w:val="24"/>
            <w:szCs w:val="24"/>
            <w:lang w:val="en-GB"/>
          </w:rPr>
          <w:t>.</w:t>
        </w:r>
      </w:ins>
      <w:ins w:id="240" w:author="RL" w:date="2018-07-10T15:26:00Z">
        <w:r w:rsidR="008E5B4D">
          <w:rPr>
            <w:rFonts w:ascii="Times New Roman" w:hAnsi="Times New Roman" w:cs="Times New Roman"/>
            <w:i/>
            <w:sz w:val="24"/>
            <w:szCs w:val="24"/>
            <w:lang w:val="en-GB"/>
          </w:rPr>
          <w:t xml:space="preserve"> </w:t>
        </w:r>
        <w:proofErr w:type="spellStart"/>
        <w:r w:rsidR="008E5B4D">
          <w:rPr>
            <w:rFonts w:ascii="Times New Roman" w:hAnsi="Times New Roman" w:cs="Times New Roman"/>
            <w:i/>
            <w:sz w:val="24"/>
            <w:szCs w:val="24"/>
            <w:lang w:val="en-GB"/>
          </w:rPr>
          <w:t>torrentium</w:t>
        </w:r>
        <w:proofErr w:type="spellEnd"/>
        <w:r w:rsidR="008E5B4D" w:rsidRPr="000A3B6A">
          <w:rPr>
            <w:rFonts w:ascii="Times New Roman" w:hAnsi="Times New Roman" w:cs="Times New Roman"/>
            <w:i/>
            <w:sz w:val="24"/>
            <w:szCs w:val="24"/>
            <w:lang w:val="en-GB"/>
          </w:rPr>
          <w:t xml:space="preserve"> </w:t>
        </w:r>
        <w:r w:rsidR="008E5B4D">
          <w:rPr>
            <w:rFonts w:ascii="Times New Roman" w:hAnsi="Times New Roman" w:cs="Times New Roman"/>
            <w:sz w:val="24"/>
            <w:szCs w:val="24"/>
            <w:lang w:val="en-GB"/>
          </w:rPr>
          <w:t xml:space="preserve">are primarily </w:t>
        </w:r>
        <w:proofErr w:type="spellStart"/>
        <w:r w:rsidR="008E5B4D">
          <w:rPr>
            <w:rFonts w:ascii="Times New Roman" w:hAnsi="Times New Roman" w:cs="Times New Roman"/>
            <w:sz w:val="24"/>
            <w:szCs w:val="24"/>
            <w:lang w:val="en-GB"/>
          </w:rPr>
          <w:t>ornitophilic</w:t>
        </w:r>
        <w:proofErr w:type="spellEnd"/>
        <w:r w:rsidR="008E5B4D">
          <w:rPr>
            <w:rFonts w:ascii="Times New Roman" w:hAnsi="Times New Roman" w:cs="Times New Roman"/>
            <w:sz w:val="24"/>
            <w:szCs w:val="24"/>
            <w:lang w:val="en-GB"/>
          </w:rPr>
          <w:t xml:space="preserve"> </w:t>
        </w:r>
        <w:r w:rsidR="008E5B4D" w:rsidRPr="000A3B6A">
          <w:rPr>
            <w:rFonts w:ascii="Times New Roman" w:hAnsi="Times New Roman" w:cs="Times New Roman"/>
            <w:sz w:val="24"/>
            <w:szCs w:val="24"/>
            <w:highlight w:val="yellow"/>
            <w:lang w:val="en-GB"/>
          </w:rPr>
          <w:t>(</w:t>
        </w:r>
        <w:proofErr w:type="spellStart"/>
        <w:r w:rsidR="008E5B4D">
          <w:rPr>
            <w:rFonts w:ascii="Times New Roman" w:hAnsi="Times New Roman" w:cs="Times New Roman"/>
            <w:sz w:val="24"/>
            <w:szCs w:val="24"/>
            <w:highlight w:val="yellow"/>
            <w:lang w:val="en-GB"/>
          </w:rPr>
          <w:t>hesson</w:t>
        </w:r>
        <w:proofErr w:type="spellEnd"/>
        <w:r w:rsidR="008E5B4D" w:rsidRPr="000A3B6A">
          <w:rPr>
            <w:rFonts w:ascii="Times New Roman" w:hAnsi="Times New Roman" w:cs="Times New Roman"/>
            <w:sz w:val="24"/>
            <w:szCs w:val="24"/>
            <w:highlight w:val="yellow"/>
            <w:lang w:val="en-GB"/>
          </w:rPr>
          <w:t>)</w:t>
        </w:r>
        <w:r w:rsidR="008E5B4D">
          <w:rPr>
            <w:rFonts w:ascii="Times New Roman" w:hAnsi="Times New Roman" w:cs="Times New Roman"/>
            <w:sz w:val="24"/>
            <w:szCs w:val="24"/>
            <w:lang w:val="en-GB"/>
          </w:rPr>
          <w:t xml:space="preserve">, but recent publications proof a high variability concerning </w:t>
        </w:r>
      </w:ins>
      <w:ins w:id="241" w:author="RL" w:date="2018-07-10T15:27:00Z">
        <w:r w:rsidR="008E5B4D">
          <w:rPr>
            <w:rFonts w:ascii="Times New Roman" w:hAnsi="Times New Roman" w:cs="Times New Roman"/>
            <w:sz w:val="24"/>
            <w:szCs w:val="24"/>
            <w:lang w:val="en-GB"/>
          </w:rPr>
          <w:t xml:space="preserve">their </w:t>
        </w:r>
      </w:ins>
      <w:ins w:id="242" w:author="RL" w:date="2018-07-10T15:28:00Z">
        <w:r w:rsidR="00732F3E">
          <w:rPr>
            <w:rFonts w:ascii="Times New Roman" w:hAnsi="Times New Roman" w:cs="Times New Roman"/>
            <w:sz w:val="24"/>
            <w:szCs w:val="24"/>
            <w:lang w:val="en-GB"/>
          </w:rPr>
          <w:t xml:space="preserve">selected </w:t>
        </w:r>
      </w:ins>
      <w:ins w:id="243" w:author="RL" w:date="2018-07-10T15:26:00Z">
        <w:r w:rsidR="008E5B4D">
          <w:rPr>
            <w:rFonts w:ascii="Times New Roman" w:hAnsi="Times New Roman" w:cs="Times New Roman"/>
            <w:sz w:val="24"/>
            <w:szCs w:val="24"/>
            <w:lang w:val="en-GB"/>
          </w:rPr>
          <w:t>host</w:t>
        </w:r>
      </w:ins>
      <w:ins w:id="244" w:author="RL" w:date="2018-07-10T15:28:00Z">
        <w:r w:rsidR="00732F3E">
          <w:rPr>
            <w:rFonts w:ascii="Times New Roman" w:hAnsi="Times New Roman" w:cs="Times New Roman"/>
            <w:sz w:val="24"/>
            <w:szCs w:val="24"/>
            <w:lang w:val="en-GB"/>
          </w:rPr>
          <w:t>s</w:t>
        </w:r>
      </w:ins>
      <w:ins w:id="245" w:author="RL" w:date="2018-07-10T15:26:00Z">
        <w:r w:rsidR="008E5B4D">
          <w:rPr>
            <w:rFonts w:ascii="Times New Roman" w:hAnsi="Times New Roman" w:cs="Times New Roman"/>
            <w:sz w:val="24"/>
            <w:szCs w:val="24"/>
            <w:lang w:val="en-GB"/>
          </w:rPr>
          <w:t xml:space="preserve"> </w:t>
        </w:r>
        <w:r w:rsidR="008E5B4D" w:rsidRPr="000A3B6A">
          <w:rPr>
            <w:rFonts w:ascii="Times New Roman" w:hAnsi="Times New Roman" w:cs="Times New Roman"/>
            <w:sz w:val="24"/>
            <w:szCs w:val="24"/>
            <w:highlight w:val="yellow"/>
            <w:lang w:val="en-GB"/>
          </w:rPr>
          <w:t>(</w:t>
        </w:r>
        <w:proofErr w:type="spellStart"/>
        <w:r w:rsidR="008E5B4D" w:rsidRPr="000A3B6A">
          <w:rPr>
            <w:rFonts w:ascii="Times New Roman" w:hAnsi="Times New Roman" w:cs="Times New Roman"/>
            <w:sz w:val="24"/>
            <w:szCs w:val="24"/>
            <w:highlight w:val="yellow"/>
            <w:lang w:val="en-GB"/>
          </w:rPr>
          <w:t>Börstler</w:t>
        </w:r>
        <w:proofErr w:type="spellEnd"/>
        <w:r w:rsidR="008E5B4D">
          <w:rPr>
            <w:rFonts w:ascii="Times New Roman" w:hAnsi="Times New Roman" w:cs="Times New Roman"/>
            <w:sz w:val="24"/>
            <w:szCs w:val="24"/>
            <w:highlight w:val="yellow"/>
            <w:lang w:val="en-GB"/>
          </w:rPr>
          <w:t xml:space="preserve">, osorio2012, </w:t>
        </w:r>
        <w:proofErr w:type="spellStart"/>
        <w:r w:rsidR="008E5B4D">
          <w:rPr>
            <w:rFonts w:ascii="Times New Roman" w:hAnsi="Times New Roman" w:cs="Times New Roman"/>
            <w:sz w:val="24"/>
            <w:szCs w:val="24"/>
            <w:highlight w:val="yellow"/>
            <w:lang w:val="en-GB"/>
          </w:rPr>
          <w:t>Zittra</w:t>
        </w:r>
        <w:proofErr w:type="spellEnd"/>
        <w:r w:rsidR="008E5B4D">
          <w:rPr>
            <w:rFonts w:ascii="Times New Roman" w:hAnsi="Times New Roman" w:cs="Times New Roman"/>
            <w:sz w:val="24"/>
            <w:szCs w:val="24"/>
            <w:highlight w:val="yellow"/>
            <w:lang w:val="en-GB"/>
          </w:rPr>
          <w:t xml:space="preserve"> et al 2016</w:t>
        </w:r>
        <w:r w:rsidR="008E5B4D" w:rsidRPr="000A3B6A">
          <w:rPr>
            <w:rFonts w:ascii="Times New Roman" w:hAnsi="Times New Roman" w:cs="Times New Roman"/>
            <w:sz w:val="24"/>
            <w:szCs w:val="24"/>
            <w:highlight w:val="yellow"/>
            <w:lang w:val="en-GB"/>
          </w:rPr>
          <w:t>)</w:t>
        </w:r>
        <w:r w:rsidR="008E5B4D">
          <w:rPr>
            <w:rFonts w:ascii="Times New Roman" w:hAnsi="Times New Roman" w:cs="Times New Roman"/>
            <w:sz w:val="24"/>
            <w:szCs w:val="24"/>
            <w:lang w:val="en-GB"/>
          </w:rPr>
          <w:t xml:space="preserve">. </w:t>
        </w:r>
      </w:ins>
      <w:ins w:id="246" w:author="RL" w:date="2018-07-10T15:28:00Z">
        <w:r w:rsidR="000833FE">
          <w:rPr>
            <w:rFonts w:ascii="Times New Roman" w:hAnsi="Times New Roman" w:cs="Times New Roman"/>
            <w:sz w:val="24"/>
            <w:szCs w:val="24"/>
            <w:lang w:val="en-GB"/>
          </w:rPr>
          <w:t>H</w:t>
        </w:r>
      </w:ins>
      <w:ins w:id="247" w:author="RL" w:date="2018-07-10T15:26:00Z">
        <w:r w:rsidR="008E5B4D">
          <w:rPr>
            <w:rFonts w:ascii="Times New Roman" w:hAnsi="Times New Roman" w:cs="Times New Roman"/>
            <w:sz w:val="24"/>
            <w:szCs w:val="24"/>
            <w:lang w:val="en-GB"/>
          </w:rPr>
          <w:t xml:space="preserve">ost feeding patterns of </w:t>
        </w:r>
        <w:proofErr w:type="spellStart"/>
        <w:r w:rsidR="008E5B4D" w:rsidRPr="000A3B6A">
          <w:rPr>
            <w:rFonts w:ascii="Times New Roman" w:hAnsi="Times New Roman" w:cs="Times New Roman"/>
            <w:i/>
            <w:sz w:val="24"/>
            <w:szCs w:val="24"/>
            <w:lang w:val="en-GB"/>
          </w:rPr>
          <w:t>Cx</w:t>
        </w:r>
      </w:ins>
      <w:proofErr w:type="spellEnd"/>
      <w:ins w:id="248" w:author="RL" w:date="2018-07-10T15:28:00Z">
        <w:r w:rsidR="000833FE">
          <w:rPr>
            <w:rFonts w:ascii="Times New Roman" w:hAnsi="Times New Roman" w:cs="Times New Roman"/>
            <w:i/>
            <w:sz w:val="24"/>
            <w:szCs w:val="24"/>
            <w:lang w:val="en-GB"/>
          </w:rPr>
          <w:t>.</w:t>
        </w:r>
      </w:ins>
      <w:ins w:id="249" w:author="RL" w:date="2018-07-10T15:26:00Z">
        <w:r w:rsidR="008E5B4D" w:rsidRPr="000A3B6A">
          <w:rPr>
            <w:rFonts w:ascii="Times New Roman" w:hAnsi="Times New Roman" w:cs="Times New Roman"/>
            <w:i/>
            <w:sz w:val="24"/>
            <w:szCs w:val="24"/>
            <w:lang w:val="en-GB"/>
          </w:rPr>
          <w:t xml:space="preserve"> </w:t>
        </w:r>
      </w:ins>
      <w:ins w:id="250" w:author="RL" w:date="2018-07-10T15:28:00Z">
        <w:r w:rsidR="000833FE">
          <w:rPr>
            <w:rFonts w:ascii="Times New Roman" w:hAnsi="Times New Roman" w:cs="Times New Roman"/>
            <w:i/>
            <w:sz w:val="24"/>
            <w:szCs w:val="24"/>
            <w:lang w:val="en-GB"/>
          </w:rPr>
          <w:t xml:space="preserve">p. </w:t>
        </w:r>
      </w:ins>
      <w:proofErr w:type="spellStart"/>
      <w:ins w:id="251" w:author="RL" w:date="2018-07-10T15:26:00Z">
        <w:r w:rsidR="008E5B4D" w:rsidRPr="000A3B6A">
          <w:rPr>
            <w:rFonts w:ascii="Times New Roman" w:hAnsi="Times New Roman" w:cs="Times New Roman"/>
            <w:i/>
            <w:sz w:val="24"/>
            <w:szCs w:val="24"/>
            <w:lang w:val="en-GB"/>
          </w:rPr>
          <w:t>pipiens</w:t>
        </w:r>
        <w:proofErr w:type="spellEnd"/>
        <w:r w:rsidR="008E5B4D" w:rsidRPr="000A3B6A">
          <w:rPr>
            <w:rFonts w:ascii="Times New Roman" w:hAnsi="Times New Roman" w:cs="Times New Roman"/>
            <w:i/>
            <w:sz w:val="24"/>
            <w:szCs w:val="24"/>
            <w:lang w:val="en-GB"/>
          </w:rPr>
          <w:t xml:space="preserve"> </w:t>
        </w:r>
      </w:ins>
      <w:proofErr w:type="spellStart"/>
      <w:ins w:id="252" w:author="RL" w:date="2018-07-10T15:28:00Z">
        <w:r w:rsidR="000833FE" w:rsidRPr="000833FE">
          <w:rPr>
            <w:rFonts w:ascii="Times New Roman" w:hAnsi="Times New Roman" w:cs="Times New Roman"/>
            <w:sz w:val="24"/>
            <w:szCs w:val="24"/>
            <w:lang w:val="en-GB"/>
            <w:rPrChange w:id="253" w:author="RL" w:date="2018-07-10T15:28:00Z">
              <w:rPr>
                <w:rFonts w:ascii="Times New Roman" w:hAnsi="Times New Roman" w:cs="Times New Roman"/>
                <w:i/>
                <w:sz w:val="24"/>
                <w:szCs w:val="24"/>
                <w:lang w:val="en-GB"/>
              </w:rPr>
            </w:rPrChange>
          </w:rPr>
          <w:t>s.l.</w:t>
        </w:r>
      </w:ins>
      <w:proofErr w:type="spellEnd"/>
      <w:ins w:id="254" w:author="RL" w:date="2018-07-10T15:26:00Z">
        <w:r w:rsidR="008E5B4D" w:rsidRPr="000833FE">
          <w:rPr>
            <w:rFonts w:ascii="Times New Roman" w:hAnsi="Times New Roman" w:cs="Times New Roman"/>
            <w:sz w:val="24"/>
            <w:szCs w:val="24"/>
            <w:lang w:val="en-GB"/>
          </w:rPr>
          <w:t xml:space="preserve"> </w:t>
        </w:r>
        <w:r w:rsidR="008E5B4D">
          <w:rPr>
            <w:rFonts w:ascii="Times New Roman" w:hAnsi="Times New Roman" w:cs="Times New Roman"/>
            <w:sz w:val="24"/>
            <w:szCs w:val="24"/>
            <w:lang w:val="en-GB"/>
          </w:rPr>
          <w:t xml:space="preserve">as well as </w:t>
        </w:r>
        <w:proofErr w:type="spellStart"/>
        <w:r w:rsidR="008E5B4D" w:rsidRPr="000A3B6A">
          <w:rPr>
            <w:rFonts w:ascii="Times New Roman" w:hAnsi="Times New Roman" w:cs="Times New Roman"/>
            <w:i/>
            <w:sz w:val="24"/>
            <w:szCs w:val="24"/>
            <w:lang w:val="en-GB"/>
          </w:rPr>
          <w:t>Cx</w:t>
        </w:r>
      </w:ins>
      <w:proofErr w:type="spellEnd"/>
      <w:ins w:id="255" w:author="RL" w:date="2018-07-10T15:28:00Z">
        <w:r w:rsidR="000833FE">
          <w:rPr>
            <w:rFonts w:ascii="Times New Roman" w:hAnsi="Times New Roman" w:cs="Times New Roman"/>
            <w:i/>
            <w:sz w:val="24"/>
            <w:szCs w:val="24"/>
            <w:lang w:val="en-GB"/>
          </w:rPr>
          <w:t>.</w:t>
        </w:r>
      </w:ins>
      <w:ins w:id="256" w:author="RL" w:date="2018-07-10T15:26:00Z">
        <w:r w:rsidR="008E5B4D" w:rsidRPr="000A3B6A">
          <w:rPr>
            <w:rFonts w:ascii="Times New Roman" w:hAnsi="Times New Roman" w:cs="Times New Roman"/>
            <w:i/>
            <w:sz w:val="24"/>
            <w:szCs w:val="24"/>
            <w:lang w:val="en-GB"/>
          </w:rPr>
          <w:t xml:space="preserve"> </w:t>
        </w:r>
        <w:proofErr w:type="spellStart"/>
        <w:r w:rsidR="008E5B4D" w:rsidRPr="000A3B6A">
          <w:rPr>
            <w:rFonts w:ascii="Times New Roman" w:hAnsi="Times New Roman" w:cs="Times New Roman"/>
            <w:i/>
            <w:sz w:val="24"/>
            <w:szCs w:val="24"/>
            <w:lang w:val="en-GB"/>
          </w:rPr>
          <w:t>torrentium</w:t>
        </w:r>
        <w:proofErr w:type="spellEnd"/>
        <w:r w:rsidR="008E5B4D">
          <w:rPr>
            <w:rFonts w:ascii="Times New Roman" w:hAnsi="Times New Roman" w:cs="Times New Roman"/>
            <w:sz w:val="24"/>
            <w:szCs w:val="24"/>
            <w:lang w:val="en-GB"/>
          </w:rPr>
          <w:t xml:space="preserve"> include birds and humans for both species, rendering these species into </w:t>
        </w:r>
      </w:ins>
      <w:ins w:id="257" w:author="RL" w:date="2018-07-10T15:29:00Z">
        <w:r w:rsidR="000833FE">
          <w:rPr>
            <w:rFonts w:ascii="Times New Roman" w:hAnsi="Times New Roman" w:cs="Times New Roman"/>
            <w:sz w:val="24"/>
            <w:szCs w:val="24"/>
            <w:lang w:val="en-GB"/>
          </w:rPr>
          <w:t>potential</w:t>
        </w:r>
      </w:ins>
      <w:ins w:id="258" w:author="RL" w:date="2018-07-10T15:26:00Z">
        <w:r w:rsidR="008E5B4D">
          <w:rPr>
            <w:rFonts w:ascii="Times New Roman" w:hAnsi="Times New Roman" w:cs="Times New Roman"/>
            <w:sz w:val="24"/>
            <w:szCs w:val="24"/>
            <w:lang w:val="en-GB"/>
          </w:rPr>
          <w:t xml:space="preserve"> vectors for the transmission of zoonotic pathogens </w:t>
        </w:r>
      </w:ins>
      <w:ins w:id="259" w:author="RL" w:date="2018-07-10T15:29:00Z">
        <w:r w:rsidR="000833FE">
          <w:rPr>
            <w:rFonts w:ascii="Times New Roman" w:hAnsi="Times New Roman" w:cs="Times New Roman"/>
            <w:sz w:val="24"/>
            <w:szCs w:val="24"/>
            <w:lang w:val="en-GB"/>
          </w:rPr>
          <w:t xml:space="preserve">to humans </w:t>
        </w:r>
      </w:ins>
      <w:ins w:id="260" w:author="RL" w:date="2018-07-10T15:26:00Z">
        <w:r w:rsidR="008E5B4D" w:rsidRPr="0026487B">
          <w:rPr>
            <w:rFonts w:ascii="Times New Roman" w:hAnsi="Times New Roman" w:cs="Times New Roman"/>
            <w:sz w:val="24"/>
            <w:szCs w:val="24"/>
            <w:lang w:val="en-GB"/>
          </w:rPr>
          <w:t>(</w:t>
        </w:r>
        <w:proofErr w:type="spellStart"/>
        <w:r w:rsidR="008E5B4D" w:rsidRPr="000A3B6A">
          <w:rPr>
            <w:rFonts w:ascii="Times New Roman" w:hAnsi="Times New Roman" w:cs="Times New Roman"/>
            <w:sz w:val="24"/>
            <w:szCs w:val="24"/>
            <w:highlight w:val="yellow"/>
            <w:lang w:val="en-GB"/>
          </w:rPr>
          <w:t>Börstle</w:t>
        </w:r>
        <w:proofErr w:type="spellEnd"/>
        <w:r w:rsidR="008E5B4D">
          <w:rPr>
            <w:rFonts w:ascii="Times New Roman" w:hAnsi="Times New Roman" w:cs="Times New Roman"/>
            <w:sz w:val="24"/>
            <w:szCs w:val="24"/>
            <w:highlight w:val="yellow"/>
            <w:lang w:val="en-GB"/>
          </w:rPr>
          <w:t xml:space="preserve"> </w:t>
        </w:r>
        <w:proofErr w:type="spellStart"/>
        <w:r w:rsidR="008E5B4D">
          <w:rPr>
            <w:rFonts w:ascii="Times New Roman" w:hAnsi="Times New Roman" w:cs="Times New Roman"/>
            <w:sz w:val="24"/>
            <w:szCs w:val="24"/>
            <w:highlight w:val="yellow"/>
            <w:lang w:val="en-GB"/>
          </w:rPr>
          <w:t>osorio</w:t>
        </w:r>
        <w:r w:rsidR="008E5B4D" w:rsidRPr="000A3B6A">
          <w:rPr>
            <w:rFonts w:ascii="Times New Roman" w:hAnsi="Times New Roman" w:cs="Times New Roman"/>
            <w:sz w:val="24"/>
            <w:szCs w:val="24"/>
            <w:highlight w:val="yellow"/>
            <w:lang w:val="en-GB"/>
          </w:rPr>
          <w:t>r</w:t>
        </w:r>
        <w:proofErr w:type="spellEnd"/>
        <w:r w:rsidR="008E5B4D">
          <w:rPr>
            <w:rFonts w:ascii="Times New Roman" w:hAnsi="Times New Roman" w:cs="Times New Roman"/>
            <w:sz w:val="24"/>
            <w:szCs w:val="24"/>
            <w:highlight w:val="yellow"/>
            <w:lang w:val="en-GB"/>
          </w:rPr>
          <w:t>,</w:t>
        </w:r>
        <w:r w:rsidR="008E5B4D" w:rsidRPr="00A577F9">
          <w:rPr>
            <w:rFonts w:ascii="Times New Roman" w:hAnsi="Times New Roman" w:cs="Times New Roman"/>
            <w:sz w:val="24"/>
            <w:szCs w:val="24"/>
            <w:highlight w:val="yellow"/>
            <w:lang w:val="en-GB"/>
          </w:rPr>
          <w:t xml:space="preserve"> </w:t>
        </w:r>
        <w:proofErr w:type="spellStart"/>
        <w:r w:rsidR="008E5B4D">
          <w:rPr>
            <w:rFonts w:ascii="Times New Roman" w:hAnsi="Times New Roman" w:cs="Times New Roman"/>
            <w:sz w:val="24"/>
            <w:szCs w:val="24"/>
            <w:highlight w:val="yellow"/>
            <w:lang w:val="en-GB"/>
          </w:rPr>
          <w:t>Zittra</w:t>
        </w:r>
        <w:proofErr w:type="spellEnd"/>
        <w:r w:rsidR="008E5B4D">
          <w:rPr>
            <w:rFonts w:ascii="Times New Roman" w:hAnsi="Times New Roman" w:cs="Times New Roman"/>
            <w:sz w:val="24"/>
            <w:szCs w:val="24"/>
            <w:highlight w:val="yellow"/>
            <w:lang w:val="en-GB"/>
          </w:rPr>
          <w:t xml:space="preserve"> et al 2016</w:t>
        </w:r>
        <w:r w:rsidR="008E5B4D" w:rsidRPr="0026487B">
          <w:rPr>
            <w:rFonts w:ascii="Times New Roman" w:hAnsi="Times New Roman" w:cs="Times New Roman"/>
            <w:sz w:val="24"/>
            <w:szCs w:val="24"/>
            <w:lang w:val="en-GB"/>
          </w:rPr>
          <w:t>)</w:t>
        </w:r>
        <w:r w:rsidR="008E5B4D">
          <w:rPr>
            <w:rFonts w:ascii="Times New Roman" w:hAnsi="Times New Roman" w:cs="Times New Roman"/>
            <w:sz w:val="24"/>
            <w:szCs w:val="24"/>
            <w:lang w:val="en-GB"/>
          </w:rPr>
          <w:t xml:space="preserve">. </w:t>
        </w:r>
      </w:ins>
      <w:del w:id="261" w:author="RL" w:date="2018-07-05T14:03:00Z">
        <w:r w:rsidDel="002B1BBB">
          <w:rPr>
            <w:rFonts w:ascii="Times New Roman" w:hAnsi="Times New Roman" w:cs="Times New Roman"/>
            <w:sz w:val="24"/>
            <w:szCs w:val="24"/>
            <w:lang w:val="en-GB"/>
          </w:rPr>
          <w:delText xml:space="preserve">of the </w:delText>
        </w:r>
        <w:r w:rsidRPr="00AA7A20" w:rsidDel="002B1BBB">
          <w:rPr>
            <w:rFonts w:ascii="Times New Roman" w:hAnsi="Times New Roman" w:cs="Times New Roman"/>
            <w:i/>
            <w:sz w:val="24"/>
            <w:szCs w:val="24"/>
            <w:lang w:val="en-GB"/>
          </w:rPr>
          <w:delText>Culex pipiens</w:delText>
        </w:r>
        <w:r w:rsidDel="002B1BBB">
          <w:rPr>
            <w:rFonts w:ascii="Times New Roman" w:hAnsi="Times New Roman" w:cs="Times New Roman"/>
            <w:sz w:val="24"/>
            <w:szCs w:val="24"/>
            <w:lang w:val="en-GB"/>
          </w:rPr>
          <w:delText xml:space="preserve"> complex in the transmission of</w:delText>
        </w:r>
        <w:r w:rsidDel="002B1BBB">
          <w:rPr>
            <w:rFonts w:ascii="Times New Roman" w:hAnsi="Times New Roman" w:cs="Times New Roman"/>
            <w:i/>
            <w:sz w:val="24"/>
            <w:szCs w:val="24"/>
            <w:lang w:val="en-GB"/>
          </w:rPr>
          <w:delText xml:space="preserve"> </w:delText>
        </w:r>
        <w:r w:rsidRPr="00AA7A20" w:rsidDel="002B1BBB">
          <w:rPr>
            <w:rFonts w:ascii="Times New Roman" w:hAnsi="Times New Roman" w:cs="Times New Roman"/>
            <w:sz w:val="24"/>
            <w:szCs w:val="24"/>
            <w:lang w:val="en-GB"/>
          </w:rPr>
          <w:delText xml:space="preserve">diverse </w:delText>
        </w:r>
        <w:r w:rsidDel="002B1BBB">
          <w:rPr>
            <w:rFonts w:ascii="Times New Roman" w:hAnsi="Times New Roman" w:cs="Times New Roman"/>
            <w:sz w:val="24"/>
            <w:szCs w:val="24"/>
            <w:lang w:val="en-GB"/>
          </w:rPr>
          <w:delText>a</w:delText>
        </w:r>
        <w:r w:rsidRPr="0085130C" w:rsidDel="002B1BBB">
          <w:rPr>
            <w:rFonts w:ascii="Times New Roman" w:hAnsi="Times New Roman" w:cs="Times New Roman"/>
            <w:sz w:val="24"/>
            <w:szCs w:val="24"/>
            <w:lang w:val="en-GB"/>
          </w:rPr>
          <w:delText>rboviruses</w:delText>
        </w:r>
        <w:r w:rsidDel="002B1BBB">
          <w:rPr>
            <w:rFonts w:ascii="Times New Roman" w:hAnsi="Times New Roman" w:cs="Times New Roman"/>
            <w:sz w:val="24"/>
            <w:szCs w:val="24"/>
            <w:lang w:val="en-GB"/>
          </w:rPr>
          <w:delText xml:space="preserve"> has been intensively studied</w:delText>
        </w:r>
      </w:del>
      <w:del w:id="262" w:author="RL" w:date="2018-07-05T14:04:00Z">
        <w:r w:rsidDel="00617FBD">
          <w:rPr>
            <w:rFonts w:ascii="Times New Roman" w:hAnsi="Times New Roman" w:cs="Times New Roman"/>
            <w:sz w:val="24"/>
            <w:szCs w:val="24"/>
            <w:lang w:val="en-GB"/>
          </w:rPr>
          <w:delText xml:space="preserve">. Vector competence of this species has been proven for viruses circulating in Europe, </w:delText>
        </w:r>
        <w:r w:rsidDel="00114906">
          <w:rPr>
            <w:rFonts w:ascii="Times New Roman" w:hAnsi="Times New Roman" w:cs="Times New Roman"/>
            <w:sz w:val="24"/>
            <w:szCs w:val="24"/>
            <w:lang w:val="en-GB"/>
          </w:rPr>
          <w:delText xml:space="preserve">namely </w:delText>
        </w:r>
      </w:del>
      <w:ins w:id="263" w:author="RL" w:date="2018-07-05T14:04:00Z">
        <w:r w:rsidR="00114906">
          <w:rPr>
            <w:rFonts w:ascii="Times New Roman" w:hAnsi="Times New Roman" w:cs="Times New Roman"/>
            <w:sz w:val="24"/>
            <w:szCs w:val="24"/>
            <w:lang w:val="en-GB"/>
          </w:rPr>
          <w:t>Different mosquito-borne viruses have been detected from field-collected specimens</w:t>
        </w:r>
      </w:ins>
      <w:ins w:id="264" w:author="RL" w:date="2018-07-05T14:39:00Z">
        <w:r w:rsidR="009F648D">
          <w:rPr>
            <w:rFonts w:ascii="Times New Roman" w:hAnsi="Times New Roman" w:cs="Times New Roman"/>
            <w:sz w:val="24"/>
            <w:szCs w:val="24"/>
            <w:lang w:val="en-GB"/>
          </w:rPr>
          <w:t xml:space="preserve"> of the three </w:t>
        </w:r>
        <w:r w:rsidR="00F800D5" w:rsidRPr="00F800D5">
          <w:rPr>
            <w:rFonts w:ascii="Times New Roman" w:hAnsi="Times New Roman" w:cs="Times New Roman"/>
            <w:i/>
            <w:sz w:val="24"/>
            <w:szCs w:val="24"/>
            <w:lang w:val="en-GB"/>
            <w:rPrChange w:id="265" w:author="RL" w:date="2018-07-05T14:39:00Z">
              <w:rPr>
                <w:rFonts w:ascii="Times New Roman" w:hAnsi="Times New Roman" w:cs="Times New Roman"/>
                <w:sz w:val="24"/>
                <w:szCs w:val="24"/>
                <w:lang w:val="en-GB"/>
              </w:rPr>
            </w:rPrChange>
          </w:rPr>
          <w:t>Culex</w:t>
        </w:r>
        <w:r w:rsidR="00F800D5">
          <w:rPr>
            <w:rFonts w:ascii="Times New Roman" w:hAnsi="Times New Roman" w:cs="Times New Roman"/>
            <w:sz w:val="24"/>
            <w:szCs w:val="24"/>
            <w:lang w:val="en-GB"/>
          </w:rPr>
          <w:t xml:space="preserve"> taxa</w:t>
        </w:r>
      </w:ins>
      <w:ins w:id="266" w:author="RL" w:date="2018-07-05T14:04:00Z">
        <w:r w:rsidR="00114906">
          <w:rPr>
            <w:rFonts w:ascii="Times New Roman" w:hAnsi="Times New Roman" w:cs="Times New Roman"/>
            <w:sz w:val="24"/>
            <w:szCs w:val="24"/>
            <w:lang w:val="en-GB"/>
          </w:rPr>
          <w:t xml:space="preserve">: </w:t>
        </w:r>
      </w:ins>
      <w:proofErr w:type="spellStart"/>
      <w:r>
        <w:rPr>
          <w:rFonts w:ascii="Times New Roman" w:hAnsi="Times New Roman" w:cs="Times New Roman"/>
          <w:sz w:val="24"/>
          <w:szCs w:val="24"/>
          <w:lang w:val="en-GB"/>
        </w:rPr>
        <w:t>Sindbis</w:t>
      </w:r>
      <w:proofErr w:type="spellEnd"/>
      <w:r>
        <w:rPr>
          <w:rFonts w:ascii="Times New Roman" w:hAnsi="Times New Roman" w:cs="Times New Roman"/>
          <w:sz w:val="24"/>
          <w:szCs w:val="24"/>
          <w:lang w:val="en-GB"/>
        </w:rPr>
        <w:t xml:space="preserve"> Virus (SINV), Usutu Virus (USUV), </w:t>
      </w:r>
      <w:proofErr w:type="spellStart"/>
      <w:r>
        <w:rPr>
          <w:rFonts w:ascii="Times New Roman" w:hAnsi="Times New Roman" w:cs="Times New Roman"/>
          <w:sz w:val="24"/>
          <w:szCs w:val="24"/>
          <w:lang w:val="en-GB"/>
        </w:rPr>
        <w:t>Batai</w:t>
      </w:r>
      <w:proofErr w:type="spellEnd"/>
      <w:r>
        <w:rPr>
          <w:rFonts w:ascii="Times New Roman" w:hAnsi="Times New Roman" w:cs="Times New Roman"/>
          <w:sz w:val="24"/>
          <w:szCs w:val="24"/>
          <w:lang w:val="en-GB"/>
        </w:rPr>
        <w:t xml:space="preserve"> Virus (BATV) and West Nile virus (WNV) (</w:t>
      </w:r>
      <w:r w:rsidRPr="00D4432D">
        <w:rPr>
          <w:rFonts w:ascii="Times New Roman" w:hAnsi="Times New Roman" w:cs="Times New Roman"/>
          <w:sz w:val="24"/>
          <w:szCs w:val="24"/>
          <w:highlight w:val="yellow"/>
          <w:lang w:val="en-GB"/>
          <w:rPrChange w:id="267" w:author="RL" w:date="2018-07-02T13:34:00Z">
            <w:rPr>
              <w:rFonts w:ascii="Times New Roman" w:hAnsi="Times New Roman" w:cs="Times New Roman"/>
              <w:sz w:val="24"/>
              <w:szCs w:val="24"/>
              <w:lang w:val="en-GB"/>
            </w:rPr>
          </w:rPrChange>
        </w:rPr>
        <w:t xml:space="preserve">Cite </w:t>
      </w:r>
      <w:proofErr w:type="spellStart"/>
      <w:r w:rsidRPr="00D4432D">
        <w:rPr>
          <w:rFonts w:ascii="Times New Roman" w:hAnsi="Times New Roman" w:cs="Times New Roman"/>
          <w:sz w:val="24"/>
          <w:szCs w:val="24"/>
          <w:highlight w:val="yellow"/>
          <w:lang w:val="en-GB"/>
          <w:rPrChange w:id="268" w:author="RL" w:date="2018-07-02T13:34:00Z">
            <w:rPr>
              <w:rFonts w:ascii="Times New Roman" w:hAnsi="Times New Roman" w:cs="Times New Roman"/>
              <w:sz w:val="24"/>
              <w:szCs w:val="24"/>
              <w:lang w:val="en-GB"/>
            </w:rPr>
          </w:rPrChange>
        </w:rPr>
        <w:t>hanna</w:t>
      </w:r>
      <w:proofErr w:type="spellEnd"/>
      <w:r w:rsidRPr="00D4432D">
        <w:rPr>
          <w:rFonts w:ascii="Times New Roman" w:hAnsi="Times New Roman" w:cs="Times New Roman"/>
          <w:sz w:val="24"/>
          <w:szCs w:val="24"/>
          <w:highlight w:val="yellow"/>
          <w:lang w:val="en-GB"/>
          <w:rPrChange w:id="269" w:author="RL" w:date="2018-07-02T13:34:00Z">
            <w:rPr>
              <w:rFonts w:ascii="Times New Roman" w:hAnsi="Times New Roman" w:cs="Times New Roman"/>
              <w:sz w:val="24"/>
              <w:szCs w:val="24"/>
              <w:lang w:val="en-GB"/>
            </w:rPr>
          </w:rPrChange>
        </w:rPr>
        <w:t xml:space="preserve"> </w:t>
      </w:r>
      <w:proofErr w:type="spellStart"/>
      <w:r w:rsidRPr="00D4432D">
        <w:rPr>
          <w:rFonts w:ascii="Times New Roman" w:hAnsi="Times New Roman" w:cs="Times New Roman"/>
          <w:sz w:val="24"/>
          <w:szCs w:val="24"/>
          <w:highlight w:val="yellow"/>
          <w:lang w:val="en-GB"/>
          <w:rPrChange w:id="270" w:author="RL" w:date="2018-07-02T13:34:00Z">
            <w:rPr>
              <w:rFonts w:ascii="Times New Roman" w:hAnsi="Times New Roman" w:cs="Times New Roman"/>
              <w:sz w:val="24"/>
              <w:szCs w:val="24"/>
              <w:lang w:val="en-GB"/>
            </w:rPr>
          </w:rPrChange>
        </w:rPr>
        <w:t>jöst</w:t>
      </w:r>
      <w:proofErr w:type="spellEnd"/>
      <w:r w:rsidRPr="00D4432D">
        <w:rPr>
          <w:rFonts w:ascii="Times New Roman" w:hAnsi="Times New Roman" w:cs="Times New Roman"/>
          <w:sz w:val="24"/>
          <w:szCs w:val="24"/>
          <w:highlight w:val="yellow"/>
          <w:lang w:val="en-GB"/>
          <w:rPrChange w:id="271" w:author="RL" w:date="2018-07-02T13:34:00Z">
            <w:rPr>
              <w:rFonts w:ascii="Times New Roman" w:hAnsi="Times New Roman" w:cs="Times New Roman"/>
              <w:sz w:val="24"/>
              <w:szCs w:val="24"/>
              <w:lang w:val="en-GB"/>
            </w:rPr>
          </w:rPrChange>
        </w:rPr>
        <w:t xml:space="preserve"> </w:t>
      </w:r>
      <w:proofErr w:type="spellStart"/>
      <w:r w:rsidRPr="00D4432D">
        <w:rPr>
          <w:rFonts w:ascii="Times New Roman" w:hAnsi="Times New Roman" w:cs="Times New Roman"/>
          <w:sz w:val="24"/>
          <w:szCs w:val="24"/>
          <w:highlight w:val="yellow"/>
          <w:lang w:val="en-GB"/>
          <w:rPrChange w:id="272" w:author="RL" w:date="2018-07-02T13:34:00Z">
            <w:rPr>
              <w:rFonts w:ascii="Times New Roman" w:hAnsi="Times New Roman" w:cs="Times New Roman"/>
              <w:sz w:val="24"/>
              <w:szCs w:val="24"/>
              <w:lang w:val="en-GB"/>
            </w:rPr>
          </w:rPrChange>
        </w:rPr>
        <w:t>usw</w:t>
      </w:r>
      <w:proofErr w:type="spellEnd"/>
      <w:proofErr w:type="gramStart"/>
      <w:r w:rsidRPr="00D4432D">
        <w:rPr>
          <w:rFonts w:ascii="Times New Roman" w:hAnsi="Times New Roman" w:cs="Times New Roman"/>
          <w:sz w:val="24"/>
          <w:szCs w:val="24"/>
          <w:highlight w:val="yellow"/>
          <w:lang w:val="en-GB"/>
          <w:rPrChange w:id="273" w:author="RL" w:date="2018-07-02T13:34:00Z">
            <w:rPr>
              <w:rFonts w:ascii="Times New Roman" w:hAnsi="Times New Roman" w:cs="Times New Roman"/>
              <w:sz w:val="24"/>
              <w:szCs w:val="24"/>
              <w:lang w:val="en-GB"/>
            </w:rPr>
          </w:rPrChange>
        </w:rPr>
        <w:t>….</w:t>
      </w:r>
      <w:proofErr w:type="spellStart"/>
      <w:r w:rsidRPr="00D4432D">
        <w:rPr>
          <w:rFonts w:ascii="Times New Roman" w:hAnsi="Times New Roman" w:cs="Times New Roman"/>
          <w:sz w:val="24"/>
          <w:szCs w:val="24"/>
          <w:highlight w:val="yellow"/>
          <w:lang w:val="en-GB"/>
          <w:rPrChange w:id="274" w:author="RL" w:date="2018-07-02T13:34:00Z">
            <w:rPr>
              <w:rFonts w:ascii="Times New Roman" w:hAnsi="Times New Roman" w:cs="Times New Roman"/>
              <w:sz w:val="24"/>
              <w:szCs w:val="24"/>
              <w:lang w:val="en-GB"/>
            </w:rPr>
          </w:rPrChange>
        </w:rPr>
        <w:t>Brugman</w:t>
      </w:r>
      <w:proofErr w:type="spellEnd"/>
      <w:proofErr w:type="gramEnd"/>
      <w:r>
        <w:rPr>
          <w:rFonts w:ascii="Times New Roman" w:hAnsi="Times New Roman" w:cs="Times New Roman"/>
          <w:sz w:val="24"/>
          <w:szCs w:val="24"/>
          <w:lang w:val="en-GB"/>
        </w:rPr>
        <w:t xml:space="preserve">). </w:t>
      </w:r>
      <w:ins w:id="275" w:author="RL" w:date="2018-07-05T14:04:00Z">
        <w:r w:rsidR="00617FBD">
          <w:rPr>
            <w:rFonts w:ascii="Times New Roman" w:hAnsi="Times New Roman" w:cs="Times New Roman"/>
            <w:sz w:val="24"/>
            <w:szCs w:val="24"/>
            <w:lang w:val="en-GB"/>
          </w:rPr>
          <w:t xml:space="preserve">In addition, </w:t>
        </w:r>
      </w:ins>
      <w:del w:id="276" w:author="RL" w:date="2018-07-05T14:04:00Z">
        <w:r w:rsidDel="00617FBD">
          <w:rPr>
            <w:rFonts w:ascii="Times New Roman" w:hAnsi="Times New Roman" w:cs="Times New Roman"/>
            <w:sz w:val="24"/>
            <w:szCs w:val="24"/>
            <w:lang w:val="en-GB"/>
          </w:rPr>
          <w:delText>T</w:delText>
        </w:r>
      </w:del>
      <w:ins w:id="277" w:author="RL" w:date="2018-07-05T14:04:00Z">
        <w:r w:rsidR="00617FBD">
          <w:rPr>
            <w:rFonts w:ascii="Times New Roman" w:hAnsi="Times New Roman" w:cs="Times New Roman"/>
            <w:sz w:val="24"/>
            <w:szCs w:val="24"/>
            <w:lang w:val="en-GB"/>
          </w:rPr>
          <w:t>t</w:t>
        </w:r>
      </w:ins>
      <w:r>
        <w:rPr>
          <w:rFonts w:ascii="Times New Roman" w:hAnsi="Times New Roman" w:cs="Times New Roman"/>
          <w:sz w:val="24"/>
          <w:szCs w:val="24"/>
          <w:lang w:val="en-GB"/>
        </w:rPr>
        <w:t xml:space="preserve">here is </w:t>
      </w:r>
      <w:del w:id="278" w:author="RL" w:date="2018-07-05T13:58:00Z">
        <w:r w:rsidDel="00337962">
          <w:rPr>
            <w:rFonts w:ascii="Times New Roman" w:hAnsi="Times New Roman" w:cs="Times New Roman"/>
            <w:sz w:val="24"/>
            <w:szCs w:val="24"/>
            <w:lang w:val="en-GB"/>
          </w:rPr>
          <w:delText>especially a lot of laboratory</w:delText>
        </w:r>
      </w:del>
      <w:ins w:id="279" w:author="RL" w:date="2018-07-05T13:58:00Z">
        <w:r w:rsidR="00337962">
          <w:rPr>
            <w:rFonts w:ascii="Times New Roman" w:hAnsi="Times New Roman" w:cs="Times New Roman"/>
            <w:sz w:val="24"/>
            <w:szCs w:val="24"/>
            <w:lang w:val="en-GB"/>
          </w:rPr>
          <w:t>growing</w:t>
        </w:r>
      </w:ins>
      <w:r>
        <w:rPr>
          <w:rFonts w:ascii="Times New Roman" w:hAnsi="Times New Roman" w:cs="Times New Roman"/>
          <w:sz w:val="24"/>
          <w:szCs w:val="24"/>
          <w:lang w:val="en-GB"/>
        </w:rPr>
        <w:t xml:space="preserve"> evidence</w:t>
      </w:r>
      <w:ins w:id="280" w:author="RL" w:date="2018-07-05T13:58:00Z">
        <w:r w:rsidR="00337962">
          <w:rPr>
            <w:rFonts w:ascii="Times New Roman" w:hAnsi="Times New Roman" w:cs="Times New Roman"/>
            <w:sz w:val="24"/>
            <w:szCs w:val="24"/>
            <w:lang w:val="en-GB"/>
          </w:rPr>
          <w:t xml:space="preserve"> from vector competence studies</w:t>
        </w:r>
      </w:ins>
      <w:ins w:id="281" w:author="RL" w:date="2018-07-05T14:00:00Z">
        <w:r w:rsidR="00337962">
          <w:rPr>
            <w:rFonts w:ascii="Times New Roman" w:hAnsi="Times New Roman" w:cs="Times New Roman"/>
            <w:sz w:val="24"/>
            <w:szCs w:val="24"/>
            <w:lang w:val="en-GB"/>
          </w:rPr>
          <w:t xml:space="preserve"> </w:t>
        </w:r>
      </w:ins>
      <w:del w:id="282" w:author="RL" w:date="2018-07-05T14:04:00Z">
        <w:r w:rsidDel="00EA1F97">
          <w:rPr>
            <w:rFonts w:ascii="Times New Roman" w:hAnsi="Times New Roman" w:cs="Times New Roman"/>
            <w:sz w:val="24"/>
            <w:szCs w:val="24"/>
            <w:lang w:val="en-GB"/>
          </w:rPr>
          <w:delText xml:space="preserve"> </w:delText>
        </w:r>
      </w:del>
      <w:r>
        <w:rPr>
          <w:rFonts w:ascii="Times New Roman" w:hAnsi="Times New Roman" w:cs="Times New Roman"/>
          <w:sz w:val="24"/>
          <w:szCs w:val="24"/>
          <w:lang w:val="en-GB"/>
        </w:rPr>
        <w:t>that</w:t>
      </w:r>
      <w:ins w:id="283" w:author="RL" w:date="2018-07-05T14:18:00Z">
        <w:r w:rsidR="00566330">
          <w:rPr>
            <w:rFonts w:ascii="Times New Roman" w:hAnsi="Times New Roman" w:cs="Times New Roman"/>
            <w:sz w:val="24"/>
            <w:szCs w:val="24"/>
            <w:lang w:val="en-GB"/>
          </w:rPr>
          <w:t xml:space="preserve"> European populations of</w:t>
        </w:r>
      </w:ins>
      <w:r>
        <w:rPr>
          <w:rFonts w:ascii="Times New Roman" w:hAnsi="Times New Roman" w:cs="Times New Roman"/>
          <w:sz w:val="24"/>
          <w:szCs w:val="24"/>
          <w:lang w:val="en-GB"/>
        </w:rPr>
        <w:t xml:space="preserve"> </w:t>
      </w:r>
      <w:ins w:id="284" w:author="RL" w:date="2018-07-05T14:04:00Z">
        <w:r w:rsidR="00EA1F97">
          <w:rPr>
            <w:rFonts w:ascii="Times New Roman" w:hAnsi="Times New Roman" w:cs="Times New Roman"/>
            <w:sz w:val="24"/>
            <w:szCs w:val="24"/>
            <w:lang w:val="en-GB"/>
          </w:rPr>
          <w:t xml:space="preserve">both </w:t>
        </w:r>
      </w:ins>
      <w:proofErr w:type="spellStart"/>
      <w:r w:rsidRPr="001F43C8">
        <w:rPr>
          <w:rFonts w:ascii="Times New Roman" w:hAnsi="Times New Roman" w:cs="Times New Roman"/>
          <w:i/>
          <w:sz w:val="24"/>
          <w:szCs w:val="24"/>
          <w:lang w:val="en-GB"/>
        </w:rPr>
        <w:t>C</w:t>
      </w:r>
      <w:del w:id="285" w:author="RL" w:date="2018-07-05T08:20:00Z">
        <w:r w:rsidRPr="001F43C8" w:rsidDel="0050378D">
          <w:rPr>
            <w:rFonts w:ascii="Times New Roman" w:hAnsi="Times New Roman" w:cs="Times New Roman"/>
            <w:i/>
            <w:sz w:val="24"/>
            <w:szCs w:val="24"/>
            <w:lang w:val="en-GB"/>
          </w:rPr>
          <w:delText>ule</w:delText>
        </w:r>
      </w:del>
      <w:r w:rsidRPr="001F43C8">
        <w:rPr>
          <w:rFonts w:ascii="Times New Roman" w:hAnsi="Times New Roman" w:cs="Times New Roman"/>
          <w:i/>
          <w:sz w:val="24"/>
          <w:szCs w:val="24"/>
          <w:lang w:val="en-GB"/>
        </w:rPr>
        <w:t>x</w:t>
      </w:r>
      <w:proofErr w:type="spellEnd"/>
      <w:ins w:id="286" w:author="RL" w:date="2018-07-05T08:20:00Z">
        <w:r w:rsidR="0050378D">
          <w:rPr>
            <w:rFonts w:ascii="Times New Roman" w:hAnsi="Times New Roman" w:cs="Times New Roman"/>
            <w:i/>
            <w:sz w:val="24"/>
            <w:szCs w:val="24"/>
            <w:lang w:val="en-GB"/>
          </w:rPr>
          <w:t>.</w:t>
        </w:r>
      </w:ins>
      <w:r w:rsidRPr="001F43C8">
        <w:rPr>
          <w:rFonts w:ascii="Times New Roman" w:hAnsi="Times New Roman" w:cs="Times New Roman"/>
          <w:i/>
          <w:sz w:val="24"/>
          <w:szCs w:val="24"/>
          <w:lang w:val="en-GB"/>
        </w:rPr>
        <w:t xml:space="preserve"> </w:t>
      </w:r>
      <w:del w:id="287" w:author="RL" w:date="2018-07-05T08:21:00Z">
        <w:r w:rsidRPr="001F43C8" w:rsidDel="0050378D">
          <w:rPr>
            <w:rFonts w:ascii="Times New Roman" w:hAnsi="Times New Roman" w:cs="Times New Roman"/>
            <w:i/>
            <w:sz w:val="24"/>
            <w:szCs w:val="24"/>
            <w:lang w:val="en-GB"/>
          </w:rPr>
          <w:delText>p</w:delText>
        </w:r>
      </w:del>
      <w:del w:id="288" w:author="RL" w:date="2018-07-05T08:20:00Z">
        <w:r w:rsidRPr="001F43C8" w:rsidDel="0050378D">
          <w:rPr>
            <w:rFonts w:ascii="Times New Roman" w:hAnsi="Times New Roman" w:cs="Times New Roman"/>
            <w:i/>
            <w:sz w:val="24"/>
            <w:szCs w:val="24"/>
            <w:lang w:val="en-GB"/>
          </w:rPr>
          <w:delText>ip</w:delText>
        </w:r>
      </w:del>
      <w:del w:id="289" w:author="RL" w:date="2018-07-05T08:21:00Z">
        <w:r w:rsidDel="0050378D">
          <w:rPr>
            <w:rFonts w:ascii="Times New Roman" w:hAnsi="Times New Roman" w:cs="Times New Roman"/>
            <w:i/>
            <w:sz w:val="24"/>
            <w:szCs w:val="24"/>
            <w:lang w:val="en-GB"/>
          </w:rPr>
          <w:delText>.</w:delText>
        </w:r>
      </w:del>
      <w:ins w:id="290" w:author="RL" w:date="2018-07-05T08:21:00Z">
        <w:r w:rsidR="0050378D">
          <w:rPr>
            <w:rFonts w:ascii="Times New Roman" w:hAnsi="Times New Roman" w:cs="Times New Roman"/>
            <w:i/>
            <w:sz w:val="24"/>
            <w:szCs w:val="24"/>
            <w:lang w:val="en-GB"/>
          </w:rPr>
          <w:t xml:space="preserve"> </w:t>
        </w:r>
      </w:ins>
      <w:proofErr w:type="spellStart"/>
      <w:r>
        <w:rPr>
          <w:rFonts w:ascii="Times New Roman" w:hAnsi="Times New Roman" w:cs="Times New Roman"/>
          <w:i/>
          <w:sz w:val="24"/>
          <w:szCs w:val="24"/>
          <w:lang w:val="en-GB"/>
        </w:rPr>
        <w:t>pipiens</w:t>
      </w:r>
      <w:proofErr w:type="spellEnd"/>
      <w:r>
        <w:rPr>
          <w:rFonts w:ascii="Times New Roman" w:hAnsi="Times New Roman" w:cs="Times New Roman"/>
          <w:sz w:val="24"/>
          <w:szCs w:val="24"/>
          <w:lang w:val="en-GB"/>
        </w:rPr>
        <w:t xml:space="preserve"> </w:t>
      </w:r>
      <w:ins w:id="291" w:author="RL" w:date="2018-07-05T14:00:00Z">
        <w:r w:rsidR="00337962">
          <w:rPr>
            <w:rFonts w:ascii="Times New Roman" w:hAnsi="Times New Roman" w:cs="Times New Roman"/>
            <w:sz w:val="24"/>
            <w:szCs w:val="24"/>
            <w:lang w:val="en-GB"/>
          </w:rPr>
          <w:t xml:space="preserve">biotypes and </w:t>
        </w:r>
      </w:ins>
      <w:ins w:id="292" w:author="RL" w:date="2018-07-05T14:05:00Z">
        <w:r w:rsidR="00EA1F97">
          <w:rPr>
            <w:rFonts w:ascii="Times New Roman" w:hAnsi="Times New Roman" w:cs="Times New Roman"/>
            <w:sz w:val="24"/>
            <w:szCs w:val="24"/>
            <w:lang w:val="en-GB"/>
          </w:rPr>
          <w:t>their</w:t>
        </w:r>
      </w:ins>
      <w:ins w:id="293" w:author="RL" w:date="2018-07-05T14:00:00Z">
        <w:r w:rsidR="00337962">
          <w:rPr>
            <w:rFonts w:ascii="Times New Roman" w:hAnsi="Times New Roman" w:cs="Times New Roman"/>
            <w:sz w:val="24"/>
            <w:szCs w:val="24"/>
            <w:lang w:val="en-GB"/>
          </w:rPr>
          <w:t xml:space="preserve"> hybrid</w:t>
        </w:r>
      </w:ins>
      <w:ins w:id="294" w:author="RL" w:date="2018-07-05T08:21:00Z">
        <w:r w:rsidR="0050378D">
          <w:rPr>
            <w:rFonts w:ascii="Times New Roman" w:hAnsi="Times New Roman" w:cs="Times New Roman"/>
            <w:sz w:val="24"/>
            <w:szCs w:val="24"/>
            <w:lang w:val="en-GB"/>
          </w:rPr>
          <w:t xml:space="preserve"> </w:t>
        </w:r>
      </w:ins>
      <w:del w:id="295" w:author="RL" w:date="2018-07-05T14:00:00Z">
        <w:r w:rsidDel="00337962">
          <w:rPr>
            <w:rFonts w:ascii="Times New Roman" w:hAnsi="Times New Roman" w:cs="Times New Roman"/>
            <w:sz w:val="24"/>
            <w:szCs w:val="24"/>
            <w:lang w:val="en-GB"/>
          </w:rPr>
          <w:delText xml:space="preserve">in general </w:delText>
        </w:r>
      </w:del>
      <w:del w:id="296" w:author="RL" w:date="2018-07-05T14:05:00Z">
        <w:r w:rsidDel="00EA1F97">
          <w:rPr>
            <w:rFonts w:ascii="Times New Roman" w:hAnsi="Times New Roman" w:cs="Times New Roman"/>
            <w:sz w:val="24"/>
            <w:szCs w:val="24"/>
            <w:lang w:val="en-GB"/>
          </w:rPr>
          <w:delText xml:space="preserve">is </w:delText>
        </w:r>
      </w:del>
      <w:ins w:id="297" w:author="RL" w:date="2018-07-05T14:05:00Z">
        <w:r w:rsidR="00EA1F97">
          <w:rPr>
            <w:rFonts w:ascii="Times New Roman" w:hAnsi="Times New Roman" w:cs="Times New Roman"/>
            <w:sz w:val="24"/>
            <w:szCs w:val="24"/>
            <w:lang w:val="en-GB"/>
          </w:rPr>
          <w:t>are</w:t>
        </w:r>
      </w:ins>
      <w:del w:id="298" w:author="RL" w:date="2018-07-05T14:05:00Z">
        <w:r w:rsidDel="00EA1F97">
          <w:rPr>
            <w:rFonts w:ascii="Times New Roman" w:hAnsi="Times New Roman" w:cs="Times New Roman"/>
            <w:sz w:val="24"/>
            <w:szCs w:val="24"/>
            <w:lang w:val="en-GB"/>
          </w:rPr>
          <w:delText>a</w:delText>
        </w:r>
      </w:del>
      <w:r>
        <w:rPr>
          <w:rFonts w:ascii="Times New Roman" w:hAnsi="Times New Roman" w:cs="Times New Roman"/>
          <w:sz w:val="24"/>
          <w:szCs w:val="24"/>
          <w:lang w:val="en-GB"/>
        </w:rPr>
        <w:t xml:space="preserve"> competent </w:t>
      </w:r>
      <w:del w:id="299" w:author="RL" w:date="2018-07-05T10:45:00Z">
        <w:r w:rsidDel="00FC6B86">
          <w:rPr>
            <w:rFonts w:ascii="Times New Roman" w:hAnsi="Times New Roman" w:cs="Times New Roman"/>
            <w:sz w:val="24"/>
            <w:szCs w:val="24"/>
            <w:lang w:val="en-GB"/>
          </w:rPr>
          <w:delText xml:space="preserve">Vector </w:delText>
        </w:r>
      </w:del>
      <w:ins w:id="300" w:author="RL" w:date="2018-07-05T10:45:00Z">
        <w:r w:rsidR="00FC6B86">
          <w:rPr>
            <w:rFonts w:ascii="Times New Roman" w:hAnsi="Times New Roman" w:cs="Times New Roman"/>
            <w:sz w:val="24"/>
            <w:szCs w:val="24"/>
            <w:lang w:val="en-GB"/>
          </w:rPr>
          <w:t>vector</w:t>
        </w:r>
      </w:ins>
      <w:ins w:id="301" w:author="RL" w:date="2018-07-05T14:05:00Z">
        <w:r w:rsidR="00EA1F97">
          <w:rPr>
            <w:rFonts w:ascii="Times New Roman" w:hAnsi="Times New Roman" w:cs="Times New Roman"/>
            <w:sz w:val="24"/>
            <w:szCs w:val="24"/>
            <w:lang w:val="en-GB"/>
          </w:rPr>
          <w:t>s</w:t>
        </w:r>
      </w:ins>
      <w:ins w:id="302" w:author="RL" w:date="2018-07-05T10:45:00Z">
        <w:r w:rsidR="00FC6B86">
          <w:rPr>
            <w:rFonts w:ascii="Times New Roman" w:hAnsi="Times New Roman" w:cs="Times New Roman"/>
            <w:sz w:val="24"/>
            <w:szCs w:val="24"/>
            <w:lang w:val="en-GB"/>
          </w:rPr>
          <w:t xml:space="preserve"> </w:t>
        </w:r>
      </w:ins>
      <w:r>
        <w:rPr>
          <w:rFonts w:ascii="Times New Roman" w:hAnsi="Times New Roman" w:cs="Times New Roman"/>
          <w:sz w:val="24"/>
          <w:szCs w:val="24"/>
          <w:lang w:val="en-GB"/>
        </w:rPr>
        <w:t xml:space="preserve">for </w:t>
      </w:r>
      <w:commentRangeStart w:id="303"/>
      <w:r>
        <w:rPr>
          <w:rFonts w:ascii="Times New Roman" w:hAnsi="Times New Roman" w:cs="Times New Roman"/>
          <w:sz w:val="24"/>
          <w:szCs w:val="24"/>
          <w:lang w:val="en-GB"/>
        </w:rPr>
        <w:t>WNV</w:t>
      </w:r>
      <w:ins w:id="304" w:author="RL" w:date="2018-07-05T14:24:00Z">
        <w:r w:rsidR="00D52E65">
          <w:rPr>
            <w:rFonts w:ascii="Times New Roman" w:hAnsi="Times New Roman" w:cs="Times New Roman"/>
            <w:sz w:val="24"/>
            <w:szCs w:val="24"/>
            <w:lang w:val="en-GB"/>
          </w:rPr>
          <w:t xml:space="preserve"> and USUV</w:t>
        </w:r>
      </w:ins>
      <w:r>
        <w:rPr>
          <w:rFonts w:ascii="Times New Roman" w:hAnsi="Times New Roman" w:cs="Times New Roman"/>
          <w:sz w:val="24"/>
          <w:szCs w:val="24"/>
          <w:lang w:val="en-GB"/>
        </w:rPr>
        <w:t xml:space="preserve"> </w:t>
      </w:r>
      <w:commentRangeEnd w:id="303"/>
      <w:r w:rsidR="00D52E65">
        <w:rPr>
          <w:rStyle w:val="Kommentarzeichen"/>
        </w:rPr>
        <w:commentReference w:id="303"/>
      </w:r>
      <w:r>
        <w:rPr>
          <w:rFonts w:ascii="Times New Roman" w:hAnsi="Times New Roman" w:cs="Times New Roman"/>
          <w:sz w:val="24"/>
          <w:szCs w:val="24"/>
          <w:lang w:val="en-GB"/>
        </w:rPr>
        <w:t>(</w:t>
      </w:r>
      <w:commentRangeStart w:id="305"/>
      <w:proofErr w:type="spellStart"/>
      <w:r w:rsidRPr="00B758F7">
        <w:rPr>
          <w:rFonts w:ascii="Times New Roman" w:hAnsi="Times New Roman" w:cs="Times New Roman"/>
          <w:sz w:val="24"/>
          <w:szCs w:val="24"/>
          <w:highlight w:val="yellow"/>
          <w:lang w:val="en-GB"/>
          <w:rPrChange w:id="306" w:author="RenkeLuehken" w:date="2018-07-01T21:13:00Z">
            <w:rPr>
              <w:rFonts w:ascii="Times New Roman" w:hAnsi="Times New Roman" w:cs="Times New Roman"/>
              <w:sz w:val="24"/>
              <w:szCs w:val="24"/>
              <w:lang w:val="en-GB"/>
            </w:rPr>
          </w:rPrChange>
        </w:rPr>
        <w:t>Vogels</w:t>
      </w:r>
      <w:proofErr w:type="spellEnd"/>
      <w:r w:rsidRPr="00B758F7">
        <w:rPr>
          <w:rFonts w:ascii="Times New Roman" w:hAnsi="Times New Roman" w:cs="Times New Roman"/>
          <w:sz w:val="24"/>
          <w:szCs w:val="24"/>
          <w:highlight w:val="yellow"/>
          <w:lang w:val="en-GB"/>
          <w:rPrChange w:id="307" w:author="RenkeLuehken" w:date="2018-07-01T21:13:00Z">
            <w:rPr>
              <w:rFonts w:ascii="Times New Roman" w:hAnsi="Times New Roman" w:cs="Times New Roman"/>
              <w:sz w:val="24"/>
              <w:szCs w:val="24"/>
              <w:lang w:val="en-GB"/>
            </w:rPr>
          </w:rPrChange>
        </w:rPr>
        <w:t xml:space="preserve"> 2017, </w:t>
      </w:r>
      <w:proofErr w:type="spellStart"/>
      <w:r w:rsidRPr="00B758F7">
        <w:rPr>
          <w:rFonts w:ascii="Times New Roman" w:hAnsi="Times New Roman" w:cs="Times New Roman"/>
          <w:sz w:val="24"/>
          <w:szCs w:val="24"/>
          <w:highlight w:val="yellow"/>
          <w:lang w:val="en-GB"/>
          <w:rPrChange w:id="308" w:author="RenkeLuehken" w:date="2018-07-01T21:13:00Z">
            <w:rPr>
              <w:rFonts w:ascii="Times New Roman" w:hAnsi="Times New Roman" w:cs="Times New Roman"/>
              <w:sz w:val="24"/>
              <w:szCs w:val="24"/>
              <w:lang w:val="en-GB"/>
            </w:rPr>
          </w:rPrChange>
        </w:rPr>
        <w:t>Vogels</w:t>
      </w:r>
      <w:proofErr w:type="spellEnd"/>
      <w:r w:rsidRPr="00B758F7">
        <w:rPr>
          <w:rFonts w:ascii="Times New Roman" w:hAnsi="Times New Roman" w:cs="Times New Roman"/>
          <w:sz w:val="24"/>
          <w:szCs w:val="24"/>
          <w:highlight w:val="yellow"/>
          <w:lang w:val="en-GB"/>
          <w:rPrChange w:id="309" w:author="RenkeLuehken" w:date="2018-07-01T21:13:00Z">
            <w:rPr>
              <w:rFonts w:ascii="Times New Roman" w:hAnsi="Times New Roman" w:cs="Times New Roman"/>
              <w:sz w:val="24"/>
              <w:szCs w:val="24"/>
              <w:lang w:val="en-GB"/>
            </w:rPr>
          </w:rPrChange>
        </w:rPr>
        <w:t xml:space="preserve"> 2016, Romo 2018 </w:t>
      </w:r>
      <w:r w:rsidRPr="00B758F7">
        <w:rPr>
          <w:rFonts w:ascii="Times New Roman" w:hAnsi="Times New Roman" w:cs="Times New Roman"/>
          <w:sz w:val="24"/>
          <w:szCs w:val="24"/>
          <w:highlight w:val="yellow"/>
          <w:lang w:val="en-GB"/>
        </w:rPr>
        <w:t>cit</w:t>
      </w:r>
      <w:r w:rsidRPr="00FA0DB2">
        <w:rPr>
          <w:rFonts w:ascii="Times New Roman" w:hAnsi="Times New Roman" w:cs="Times New Roman"/>
          <w:sz w:val="24"/>
          <w:szCs w:val="24"/>
          <w:highlight w:val="yellow"/>
          <w:lang w:val="en-GB"/>
        </w:rPr>
        <w:t xml:space="preserve">e </w:t>
      </w:r>
      <w:commentRangeStart w:id="310"/>
      <w:proofErr w:type="spellStart"/>
      <w:r w:rsidRPr="00FA0DB2">
        <w:rPr>
          <w:rFonts w:ascii="Times New Roman" w:hAnsi="Times New Roman" w:cs="Times New Roman"/>
          <w:sz w:val="24"/>
          <w:szCs w:val="24"/>
          <w:highlight w:val="yellow"/>
          <w:lang w:val="en-GB"/>
        </w:rPr>
        <w:t>weitere</w:t>
      </w:r>
      <w:commentRangeEnd w:id="310"/>
      <w:proofErr w:type="spellEnd"/>
      <w:r>
        <w:rPr>
          <w:rStyle w:val="Kommentarzeichen"/>
        </w:rPr>
        <w:commentReference w:id="310"/>
      </w:r>
      <w:r w:rsidRPr="00FA0DB2">
        <w:rPr>
          <w:rFonts w:ascii="Times New Roman" w:hAnsi="Times New Roman" w:cs="Times New Roman"/>
          <w:sz w:val="24"/>
          <w:szCs w:val="24"/>
          <w:highlight w:val="yellow"/>
          <w:lang w:val="en-GB"/>
        </w:rPr>
        <w:t>?</w:t>
      </w:r>
      <w:commentRangeEnd w:id="305"/>
      <w:r w:rsidR="00337962">
        <w:rPr>
          <w:rStyle w:val="Kommentarzeichen"/>
        </w:rPr>
        <w:commentReference w:id="305"/>
      </w:r>
      <w:r w:rsidRPr="00FA0DB2">
        <w:rPr>
          <w:rFonts w:ascii="Times New Roman" w:hAnsi="Times New Roman" w:cs="Times New Roman"/>
          <w:sz w:val="24"/>
          <w:szCs w:val="24"/>
          <w:highlight w:val="yellow"/>
          <w:lang w:val="en-GB"/>
        </w:rPr>
        <w:t>)</w:t>
      </w:r>
      <w:ins w:id="311" w:author="RL" w:date="2018-07-10T15:09:00Z">
        <w:r w:rsidR="00F946B7">
          <w:rPr>
            <w:rFonts w:ascii="Times New Roman" w:hAnsi="Times New Roman" w:cs="Times New Roman"/>
            <w:sz w:val="24"/>
            <w:szCs w:val="24"/>
            <w:lang w:val="en-GB"/>
          </w:rPr>
          <w:t>, but not for Zika virus [</w:t>
        </w:r>
        <w:commentRangeStart w:id="312"/>
        <w:r w:rsidR="00F946B7">
          <w:rPr>
            <w:rFonts w:ascii="Times New Roman" w:hAnsi="Times New Roman" w:cs="Times New Roman"/>
            <w:sz w:val="24"/>
            <w:szCs w:val="24"/>
            <w:lang w:val="en-GB"/>
          </w:rPr>
          <w:t>CITE</w:t>
        </w:r>
        <w:commentRangeEnd w:id="312"/>
        <w:r w:rsidR="00F946B7">
          <w:rPr>
            <w:rStyle w:val="Kommentarzeichen"/>
          </w:rPr>
          <w:commentReference w:id="312"/>
        </w:r>
        <w:r w:rsidR="00F946B7">
          <w:rPr>
            <w:rFonts w:ascii="Times New Roman" w:hAnsi="Times New Roman" w:cs="Times New Roman"/>
            <w:sz w:val="24"/>
            <w:szCs w:val="24"/>
            <w:lang w:val="en-GB"/>
          </w:rPr>
          <w:t>]</w:t>
        </w:r>
      </w:ins>
      <w:r>
        <w:rPr>
          <w:rFonts w:ascii="Times New Roman" w:hAnsi="Times New Roman" w:cs="Times New Roman"/>
          <w:sz w:val="24"/>
          <w:szCs w:val="24"/>
          <w:lang w:val="en-GB"/>
        </w:rPr>
        <w:t xml:space="preserve">.  </w:t>
      </w:r>
      <w:commentRangeStart w:id="313"/>
      <w:del w:id="314" w:author="RL" w:date="2018-07-10T15:09:00Z">
        <w:r w:rsidDel="009F38FB">
          <w:rPr>
            <w:rFonts w:ascii="Times New Roman" w:hAnsi="Times New Roman" w:cs="Times New Roman"/>
            <w:sz w:val="24"/>
            <w:szCs w:val="24"/>
            <w:lang w:val="en-GB"/>
          </w:rPr>
          <w:delText xml:space="preserve">Moreover it has recently been shown that vector competence of European </w:delText>
        </w:r>
        <w:r w:rsidRPr="001F43C8" w:rsidDel="009F38FB">
          <w:rPr>
            <w:rFonts w:ascii="Times New Roman" w:hAnsi="Times New Roman" w:cs="Times New Roman"/>
            <w:i/>
            <w:sz w:val="24"/>
            <w:szCs w:val="24"/>
            <w:lang w:val="en-GB"/>
          </w:rPr>
          <w:delText>C</w:delText>
        </w:r>
      </w:del>
      <w:del w:id="315" w:author="RL" w:date="2018-07-02T15:14:00Z">
        <w:r w:rsidRPr="001F43C8" w:rsidDel="00C8549D">
          <w:rPr>
            <w:rFonts w:ascii="Times New Roman" w:hAnsi="Times New Roman" w:cs="Times New Roman"/>
            <w:i/>
            <w:sz w:val="24"/>
            <w:szCs w:val="24"/>
            <w:lang w:val="en-GB"/>
          </w:rPr>
          <w:delText>ule</w:delText>
        </w:r>
      </w:del>
      <w:del w:id="316" w:author="RL" w:date="2018-07-10T15:09:00Z">
        <w:r w:rsidRPr="001F43C8" w:rsidDel="009F38FB">
          <w:rPr>
            <w:rFonts w:ascii="Times New Roman" w:hAnsi="Times New Roman" w:cs="Times New Roman"/>
            <w:i/>
            <w:sz w:val="24"/>
            <w:szCs w:val="24"/>
            <w:lang w:val="en-GB"/>
          </w:rPr>
          <w:delText>x p</w:delText>
        </w:r>
      </w:del>
      <w:del w:id="317" w:author="RL" w:date="2018-07-02T15:14:00Z">
        <w:r w:rsidRPr="001F43C8" w:rsidDel="002E1AB9">
          <w:rPr>
            <w:rFonts w:ascii="Times New Roman" w:hAnsi="Times New Roman" w:cs="Times New Roman"/>
            <w:i/>
            <w:sz w:val="24"/>
            <w:szCs w:val="24"/>
            <w:lang w:val="en-GB"/>
          </w:rPr>
          <w:delText xml:space="preserve">ipiens </w:delText>
        </w:r>
        <w:r w:rsidDel="002E1AB9">
          <w:rPr>
            <w:rFonts w:ascii="Times New Roman" w:hAnsi="Times New Roman" w:cs="Times New Roman"/>
            <w:sz w:val="24"/>
            <w:szCs w:val="24"/>
            <w:lang w:val="en-GB"/>
          </w:rPr>
          <w:delText>biotype</w:delText>
        </w:r>
      </w:del>
      <w:del w:id="318" w:author="RL" w:date="2018-07-10T15:09:00Z">
        <w:r w:rsidDel="009F38FB">
          <w:rPr>
            <w:rFonts w:ascii="Times New Roman" w:hAnsi="Times New Roman" w:cs="Times New Roman"/>
            <w:sz w:val="24"/>
            <w:szCs w:val="24"/>
            <w:lang w:val="en-GB"/>
          </w:rPr>
          <w:delText xml:space="preserve"> </w:delText>
        </w:r>
        <w:r w:rsidRPr="001F43C8" w:rsidDel="009F38FB">
          <w:rPr>
            <w:rFonts w:ascii="Times New Roman" w:hAnsi="Times New Roman" w:cs="Times New Roman"/>
            <w:i/>
            <w:sz w:val="24"/>
            <w:szCs w:val="24"/>
            <w:lang w:val="en-GB"/>
          </w:rPr>
          <w:delText>pipiens</w:delText>
        </w:r>
        <w:r w:rsidDel="009F38FB">
          <w:rPr>
            <w:rFonts w:ascii="Times New Roman" w:hAnsi="Times New Roman" w:cs="Times New Roman"/>
            <w:sz w:val="24"/>
            <w:szCs w:val="24"/>
            <w:lang w:val="en-GB"/>
          </w:rPr>
          <w:delText xml:space="preserve"> is highly dependent on temperature (</w:delText>
        </w:r>
        <w:r w:rsidRPr="00165B2E" w:rsidDel="009F38FB">
          <w:rPr>
            <w:rFonts w:ascii="Times New Roman" w:hAnsi="Times New Roman" w:cs="Times New Roman"/>
            <w:sz w:val="24"/>
            <w:szCs w:val="24"/>
            <w:highlight w:val="yellow"/>
            <w:lang w:val="en-GB"/>
          </w:rPr>
          <w:delText>Vogels 2017</w:delText>
        </w:r>
        <w:r w:rsidDel="009F38FB">
          <w:rPr>
            <w:rFonts w:ascii="Times New Roman" w:hAnsi="Times New Roman" w:cs="Times New Roman"/>
            <w:sz w:val="24"/>
            <w:szCs w:val="24"/>
            <w:lang w:val="en-GB"/>
          </w:rPr>
          <w:delText xml:space="preserve">). </w:delText>
        </w:r>
        <w:commentRangeEnd w:id="313"/>
        <w:r w:rsidR="00D3598E" w:rsidDel="009F38FB">
          <w:rPr>
            <w:rStyle w:val="Kommentarzeichen"/>
          </w:rPr>
          <w:commentReference w:id="313"/>
        </w:r>
      </w:del>
      <w:r w:rsidRPr="000A3B6A">
        <w:rPr>
          <w:rFonts w:ascii="Times New Roman" w:hAnsi="Times New Roman" w:cs="Times New Roman"/>
          <w:sz w:val="24"/>
          <w:szCs w:val="24"/>
          <w:lang w:val="en-US"/>
        </w:rPr>
        <w:t xml:space="preserve">In comparison to </w:t>
      </w:r>
      <w:proofErr w:type="spellStart"/>
      <w:r w:rsidRPr="000A3B6A">
        <w:rPr>
          <w:rFonts w:ascii="Times New Roman" w:hAnsi="Times New Roman" w:cs="Times New Roman"/>
          <w:i/>
          <w:sz w:val="24"/>
          <w:szCs w:val="24"/>
          <w:lang w:val="en-US"/>
        </w:rPr>
        <w:t>C</w:t>
      </w:r>
      <w:del w:id="319" w:author="RL" w:date="2018-07-10T15:09:00Z">
        <w:r w:rsidRPr="000A3B6A" w:rsidDel="009F38FB">
          <w:rPr>
            <w:rFonts w:ascii="Times New Roman" w:hAnsi="Times New Roman" w:cs="Times New Roman"/>
            <w:i/>
            <w:sz w:val="24"/>
            <w:szCs w:val="24"/>
            <w:lang w:val="en-US"/>
          </w:rPr>
          <w:delText>ule</w:delText>
        </w:r>
      </w:del>
      <w:r w:rsidRPr="000A3B6A">
        <w:rPr>
          <w:rFonts w:ascii="Times New Roman" w:hAnsi="Times New Roman" w:cs="Times New Roman"/>
          <w:i/>
          <w:sz w:val="24"/>
          <w:szCs w:val="24"/>
          <w:lang w:val="en-US"/>
        </w:rPr>
        <w:t>x</w:t>
      </w:r>
      <w:proofErr w:type="spellEnd"/>
      <w:ins w:id="320" w:author="RL" w:date="2018-07-10T15:09:00Z">
        <w:r w:rsidR="009F38FB">
          <w:rPr>
            <w:rFonts w:ascii="Times New Roman" w:hAnsi="Times New Roman" w:cs="Times New Roman"/>
            <w:i/>
            <w:sz w:val="24"/>
            <w:szCs w:val="24"/>
            <w:lang w:val="en-US"/>
          </w:rPr>
          <w:t>.</w:t>
        </w:r>
      </w:ins>
      <w:r w:rsidRPr="000A3B6A">
        <w:rPr>
          <w:rFonts w:ascii="Times New Roman" w:hAnsi="Times New Roman" w:cs="Times New Roman"/>
          <w:i/>
          <w:sz w:val="24"/>
          <w:szCs w:val="24"/>
          <w:lang w:val="en-US"/>
        </w:rPr>
        <w:t xml:space="preserve"> </w:t>
      </w:r>
      <w:proofErr w:type="spellStart"/>
      <w:r w:rsidRPr="000A3B6A">
        <w:rPr>
          <w:rFonts w:ascii="Times New Roman" w:hAnsi="Times New Roman" w:cs="Times New Roman"/>
          <w:i/>
          <w:sz w:val="24"/>
          <w:szCs w:val="24"/>
          <w:lang w:val="en-US"/>
        </w:rPr>
        <w:t>pipiens</w:t>
      </w:r>
      <w:proofErr w:type="spellEnd"/>
      <w:r w:rsidRPr="000A3B6A">
        <w:rPr>
          <w:rFonts w:ascii="Times New Roman" w:hAnsi="Times New Roman" w:cs="Times New Roman"/>
          <w:sz w:val="24"/>
          <w:szCs w:val="24"/>
          <w:lang w:val="en-US"/>
        </w:rPr>
        <w:t xml:space="preserve"> </w:t>
      </w:r>
      <w:del w:id="321" w:author="RL" w:date="2018-07-10T15:09:00Z">
        <w:r w:rsidDel="009F38FB">
          <w:rPr>
            <w:rFonts w:ascii="Times New Roman" w:hAnsi="Times New Roman" w:cs="Times New Roman"/>
            <w:sz w:val="24"/>
            <w:szCs w:val="24"/>
            <w:lang w:val="en-US"/>
          </w:rPr>
          <w:delText xml:space="preserve">biotype </w:delText>
        </w:r>
        <w:r w:rsidRPr="00811897" w:rsidDel="009F38FB">
          <w:rPr>
            <w:rFonts w:ascii="Times New Roman" w:hAnsi="Times New Roman" w:cs="Times New Roman"/>
            <w:i/>
            <w:sz w:val="24"/>
            <w:szCs w:val="24"/>
            <w:lang w:val="en-US"/>
            <w:rPrChange w:id="322" w:author="RL" w:date="2018-07-05T14:27:00Z">
              <w:rPr>
                <w:rFonts w:ascii="Times New Roman" w:hAnsi="Times New Roman" w:cs="Times New Roman"/>
                <w:sz w:val="24"/>
                <w:szCs w:val="24"/>
                <w:lang w:val="en-US"/>
              </w:rPr>
            </w:rPrChange>
          </w:rPr>
          <w:delText>pipiens/molestus</w:delText>
        </w:r>
      </w:del>
      <w:proofErr w:type="spellStart"/>
      <w:ins w:id="323" w:author="RL" w:date="2018-07-10T15:09:00Z">
        <w:r w:rsidR="009F38FB">
          <w:rPr>
            <w:rFonts w:ascii="Times New Roman" w:hAnsi="Times New Roman" w:cs="Times New Roman"/>
            <w:sz w:val="24"/>
            <w:szCs w:val="24"/>
            <w:lang w:val="en-US"/>
          </w:rPr>
          <w:t>s.l.</w:t>
        </w:r>
      </w:ins>
      <w:proofErr w:type="spellEnd"/>
      <w:ins w:id="324" w:author="RL" w:date="2018-07-05T14:27:00Z">
        <w:r w:rsidR="00811897">
          <w:rPr>
            <w:rFonts w:ascii="Times New Roman" w:hAnsi="Times New Roman" w:cs="Times New Roman"/>
            <w:sz w:val="24"/>
            <w:szCs w:val="24"/>
            <w:lang w:val="en-US"/>
          </w:rPr>
          <w:t>,</w:t>
        </w:r>
      </w:ins>
      <w:r>
        <w:rPr>
          <w:rFonts w:ascii="Times New Roman" w:hAnsi="Times New Roman" w:cs="Times New Roman"/>
          <w:sz w:val="24"/>
          <w:szCs w:val="24"/>
          <w:lang w:val="en-US"/>
        </w:rPr>
        <w:t xml:space="preserve"> there is </w:t>
      </w:r>
      <w:ins w:id="325" w:author="RL" w:date="2018-07-05T14:27:00Z">
        <w:r w:rsidR="00811897">
          <w:rPr>
            <w:rFonts w:ascii="Times New Roman" w:hAnsi="Times New Roman" w:cs="Times New Roman"/>
            <w:sz w:val="24"/>
            <w:szCs w:val="24"/>
            <w:lang w:val="en-US"/>
          </w:rPr>
          <w:t xml:space="preserve">considerably </w:t>
        </w:r>
      </w:ins>
      <w:r>
        <w:rPr>
          <w:rFonts w:ascii="Times New Roman" w:hAnsi="Times New Roman" w:cs="Times New Roman"/>
          <w:sz w:val="24"/>
          <w:szCs w:val="24"/>
          <w:lang w:val="en-US"/>
        </w:rPr>
        <w:t>less</w:t>
      </w:r>
      <w:r w:rsidRPr="000A3B6A">
        <w:rPr>
          <w:rFonts w:ascii="Times New Roman" w:hAnsi="Times New Roman" w:cs="Times New Roman"/>
          <w:sz w:val="24"/>
          <w:szCs w:val="24"/>
          <w:lang w:val="en-US"/>
        </w:rPr>
        <w:t xml:space="preserve"> information</w:t>
      </w:r>
      <w:r>
        <w:rPr>
          <w:rFonts w:ascii="Times New Roman" w:hAnsi="Times New Roman" w:cs="Times New Roman"/>
          <w:sz w:val="24"/>
          <w:szCs w:val="24"/>
          <w:lang w:val="en-US"/>
        </w:rPr>
        <w:t xml:space="preserve"> about the vector competence</w:t>
      </w:r>
      <w:r w:rsidRPr="000A3B6A">
        <w:rPr>
          <w:rFonts w:ascii="Times New Roman" w:hAnsi="Times New Roman" w:cs="Times New Roman"/>
          <w:sz w:val="24"/>
          <w:szCs w:val="24"/>
          <w:lang w:val="en-US"/>
        </w:rPr>
        <w:t xml:space="preserve"> </w:t>
      </w:r>
      <w:r>
        <w:rPr>
          <w:rFonts w:ascii="Times New Roman" w:hAnsi="Times New Roman" w:cs="Times New Roman"/>
          <w:sz w:val="24"/>
          <w:szCs w:val="24"/>
          <w:lang w:val="en-US"/>
        </w:rPr>
        <w:t>of</w:t>
      </w:r>
      <w:r w:rsidRPr="003F6C02">
        <w:rPr>
          <w:rFonts w:ascii="Times New Roman" w:hAnsi="Times New Roman" w:cs="Times New Roman"/>
          <w:sz w:val="24"/>
          <w:szCs w:val="24"/>
          <w:lang w:val="en-US"/>
        </w:rPr>
        <w:t xml:space="preserve"> </w:t>
      </w:r>
      <w:proofErr w:type="spellStart"/>
      <w:ins w:id="326" w:author="RL" w:date="2018-07-02T15:14:00Z">
        <w:r w:rsidR="00C8549D" w:rsidRPr="001F43C8">
          <w:rPr>
            <w:rFonts w:ascii="Times New Roman" w:hAnsi="Times New Roman" w:cs="Times New Roman"/>
            <w:i/>
            <w:sz w:val="24"/>
            <w:szCs w:val="24"/>
            <w:lang w:val="en-GB"/>
          </w:rPr>
          <w:t>Cx</w:t>
        </w:r>
        <w:proofErr w:type="spellEnd"/>
        <w:r w:rsidR="00C8549D">
          <w:rPr>
            <w:rFonts w:ascii="Times New Roman" w:hAnsi="Times New Roman" w:cs="Times New Roman"/>
            <w:i/>
            <w:sz w:val="24"/>
            <w:szCs w:val="24"/>
            <w:lang w:val="en-GB"/>
          </w:rPr>
          <w:t xml:space="preserve">. </w:t>
        </w:r>
      </w:ins>
      <w:del w:id="327" w:author="RL" w:date="2018-07-02T15:14:00Z">
        <w:r w:rsidRPr="000A3B6A" w:rsidDel="00C8549D">
          <w:rPr>
            <w:rFonts w:ascii="Times New Roman" w:hAnsi="Times New Roman" w:cs="Times New Roman"/>
            <w:i/>
            <w:sz w:val="24"/>
            <w:szCs w:val="24"/>
            <w:lang w:val="en-US"/>
          </w:rPr>
          <w:delText xml:space="preserve">Culex </w:delText>
        </w:r>
      </w:del>
      <w:proofErr w:type="spellStart"/>
      <w:r w:rsidRPr="000A3B6A">
        <w:rPr>
          <w:rFonts w:ascii="Times New Roman" w:hAnsi="Times New Roman" w:cs="Times New Roman"/>
          <w:i/>
          <w:sz w:val="24"/>
          <w:szCs w:val="24"/>
          <w:lang w:val="en-US"/>
        </w:rPr>
        <w:t>torrentium</w:t>
      </w:r>
      <w:proofErr w:type="spellEnd"/>
      <w:del w:id="328" w:author="RL" w:date="2018-07-05T14:25:00Z">
        <w:r w:rsidDel="00E8579C">
          <w:rPr>
            <w:rFonts w:ascii="Times New Roman" w:hAnsi="Times New Roman" w:cs="Times New Roman"/>
            <w:sz w:val="24"/>
            <w:szCs w:val="24"/>
            <w:lang w:val="en-US"/>
          </w:rPr>
          <w:delText xml:space="preserve"> in general</w:delText>
        </w:r>
      </w:del>
      <w:r>
        <w:rPr>
          <w:rFonts w:ascii="Times New Roman" w:hAnsi="Times New Roman" w:cs="Times New Roman"/>
          <w:sz w:val="24"/>
          <w:szCs w:val="24"/>
          <w:lang w:val="en-US"/>
        </w:rPr>
        <w:t xml:space="preserve">.  </w:t>
      </w:r>
      <w:proofErr w:type="spellStart"/>
      <w:ins w:id="329" w:author="RL" w:date="2018-07-05T14:36:00Z">
        <w:r w:rsidR="00AB627B" w:rsidRPr="00AB627B">
          <w:rPr>
            <w:rFonts w:ascii="Times New Roman" w:hAnsi="Times New Roman" w:cs="Times New Roman"/>
            <w:sz w:val="24"/>
            <w:szCs w:val="24"/>
            <w:highlight w:val="yellow"/>
            <w:lang w:val="en-US"/>
            <w:rPrChange w:id="330" w:author="RL" w:date="2018-07-05T14:37:00Z">
              <w:rPr>
                <w:rFonts w:ascii="Times New Roman" w:hAnsi="Times New Roman" w:cs="Times New Roman"/>
                <w:sz w:val="24"/>
                <w:szCs w:val="24"/>
                <w:lang w:val="en-US"/>
              </w:rPr>
            </w:rPrChange>
          </w:rPr>
          <w:t>Leggewie</w:t>
        </w:r>
        <w:proofErr w:type="spellEnd"/>
        <w:r w:rsidR="00AB627B" w:rsidRPr="00AB627B">
          <w:rPr>
            <w:rFonts w:ascii="Times New Roman" w:hAnsi="Times New Roman" w:cs="Times New Roman"/>
            <w:sz w:val="24"/>
            <w:szCs w:val="24"/>
            <w:highlight w:val="yellow"/>
            <w:lang w:val="en-US"/>
            <w:rPrChange w:id="331" w:author="RL" w:date="2018-07-05T14:37:00Z">
              <w:rPr>
                <w:rFonts w:ascii="Times New Roman" w:hAnsi="Times New Roman" w:cs="Times New Roman"/>
                <w:sz w:val="24"/>
                <w:szCs w:val="24"/>
                <w:lang w:val="en-US"/>
              </w:rPr>
            </w:rPrChange>
          </w:rPr>
          <w:t xml:space="preserve"> et al.</w:t>
        </w:r>
        <w:r w:rsidR="00AB627B">
          <w:rPr>
            <w:rFonts w:ascii="Times New Roman" w:hAnsi="Times New Roman" w:cs="Times New Roman"/>
            <w:sz w:val="24"/>
            <w:szCs w:val="24"/>
            <w:lang w:val="en-US"/>
          </w:rPr>
          <w:t xml:space="preserve"> demonstrated, that </w:t>
        </w:r>
      </w:ins>
      <w:proofErr w:type="spellStart"/>
      <w:ins w:id="332" w:author="RL" w:date="2018-07-05T14:37:00Z">
        <w:r w:rsidR="00AB627B" w:rsidRPr="00AB627B">
          <w:rPr>
            <w:rStyle w:val="Hervorhebung"/>
            <w:color w:val="000000"/>
            <w:shd w:val="clear" w:color="auto" w:fill="FFFFFF"/>
            <w:lang w:val="en-US"/>
            <w:rPrChange w:id="333" w:author="RL" w:date="2018-07-05T14:37:00Z">
              <w:rPr>
                <w:rStyle w:val="Hervorhebung"/>
                <w:color w:val="000000"/>
                <w:shd w:val="clear" w:color="auto" w:fill="FFFFFF"/>
              </w:rPr>
            </w:rPrChange>
          </w:rPr>
          <w:t>C</w:t>
        </w:r>
      </w:ins>
      <w:ins w:id="334" w:author="RL" w:date="2018-07-10T15:10:00Z">
        <w:del w:id="335" w:author="RenkeLuehken" w:date="2018-07-12T19:45:00Z">
          <w:r w:rsidR="009F38FB" w:rsidDel="005D6DEC">
            <w:rPr>
              <w:rStyle w:val="Hervorhebung"/>
              <w:color w:val="000000"/>
              <w:shd w:val="clear" w:color="auto" w:fill="FFFFFF"/>
              <w:lang w:val="en-US"/>
            </w:rPr>
            <w:delText>.</w:delText>
          </w:r>
        </w:del>
      </w:ins>
      <w:ins w:id="336" w:author="RenkeLuehken" w:date="2018-07-12T19:45:00Z">
        <w:r w:rsidR="005D6DEC">
          <w:rPr>
            <w:rStyle w:val="Hervorhebung"/>
            <w:color w:val="000000"/>
            <w:shd w:val="clear" w:color="auto" w:fill="FFFFFF"/>
            <w:lang w:val="en-US"/>
          </w:rPr>
          <w:t>x</w:t>
        </w:r>
      </w:ins>
      <w:proofErr w:type="spellEnd"/>
      <w:ins w:id="337" w:author="RL" w:date="2018-07-05T14:37:00Z">
        <w:r w:rsidR="00AB627B" w:rsidRPr="00AB627B">
          <w:rPr>
            <w:color w:val="000000"/>
            <w:shd w:val="clear" w:color="auto" w:fill="FFFFFF"/>
            <w:lang w:val="en-US"/>
            <w:rPrChange w:id="338" w:author="RL" w:date="2018-07-05T14:37:00Z">
              <w:rPr>
                <w:color w:val="000000"/>
                <w:shd w:val="clear" w:color="auto" w:fill="FFFFFF"/>
              </w:rPr>
            </w:rPrChange>
          </w:rPr>
          <w:t>. </w:t>
        </w:r>
        <w:proofErr w:type="spellStart"/>
        <w:r w:rsidR="00AB627B" w:rsidRPr="00AB627B">
          <w:rPr>
            <w:rStyle w:val="Hervorhebung"/>
            <w:color w:val="000000"/>
            <w:shd w:val="clear" w:color="auto" w:fill="FFFFFF"/>
            <w:lang w:val="en-US"/>
            <w:rPrChange w:id="339" w:author="RL" w:date="2018-07-05T14:37:00Z">
              <w:rPr>
                <w:rStyle w:val="Hervorhebung"/>
                <w:color w:val="000000"/>
                <w:shd w:val="clear" w:color="auto" w:fill="FFFFFF"/>
              </w:rPr>
            </w:rPrChange>
          </w:rPr>
          <w:t>torrentium</w:t>
        </w:r>
        <w:proofErr w:type="spellEnd"/>
        <w:r w:rsidR="00AB627B" w:rsidRPr="00AB627B">
          <w:rPr>
            <w:color w:val="000000"/>
            <w:shd w:val="clear" w:color="auto" w:fill="FFFFFF"/>
            <w:lang w:val="en-US"/>
            <w:rPrChange w:id="340" w:author="RL" w:date="2018-07-05T14:37:00Z">
              <w:rPr>
                <w:color w:val="000000"/>
                <w:shd w:val="clear" w:color="auto" w:fill="FFFFFF"/>
              </w:rPr>
            </w:rPrChange>
          </w:rPr>
          <w:t xml:space="preserve"> mosquitoes </w:t>
        </w:r>
      </w:ins>
      <w:ins w:id="341" w:author="RL" w:date="2018-07-10T15:10:00Z">
        <w:r w:rsidR="009F38FB">
          <w:rPr>
            <w:color w:val="000000"/>
            <w:shd w:val="clear" w:color="auto" w:fill="FFFFFF"/>
            <w:lang w:val="en-US"/>
          </w:rPr>
          <w:t>from</w:t>
        </w:r>
      </w:ins>
      <w:ins w:id="342" w:author="RL" w:date="2018-07-05T14:37:00Z">
        <w:r w:rsidR="00AB627B" w:rsidRPr="00AB627B">
          <w:rPr>
            <w:color w:val="000000"/>
            <w:shd w:val="clear" w:color="auto" w:fill="FFFFFF"/>
            <w:lang w:val="en-US"/>
            <w:rPrChange w:id="343" w:author="RL" w:date="2018-07-05T14:37:00Z">
              <w:rPr>
                <w:color w:val="000000"/>
                <w:shd w:val="clear" w:color="auto" w:fill="FFFFFF"/>
              </w:rPr>
            </w:rPrChange>
          </w:rPr>
          <w:t xml:space="preserve"> Germany are susceptible to WNV </w:t>
        </w:r>
        <w:proofErr w:type="gramStart"/>
        <w:r w:rsidR="00AB627B" w:rsidRPr="00AB627B">
          <w:rPr>
            <w:color w:val="000000"/>
            <w:shd w:val="clear" w:color="auto" w:fill="FFFFFF"/>
            <w:lang w:val="en-US"/>
            <w:rPrChange w:id="344" w:author="RL" w:date="2018-07-05T14:37:00Z">
              <w:rPr>
                <w:color w:val="000000"/>
                <w:shd w:val="clear" w:color="auto" w:fill="FFFFFF"/>
              </w:rPr>
            </w:rPrChange>
          </w:rPr>
          <w:t>infection</w:t>
        </w:r>
        <w:r w:rsidR="00AB627B">
          <w:rPr>
            <w:color w:val="000000"/>
            <w:shd w:val="clear" w:color="auto" w:fill="FFFFFF"/>
            <w:lang w:val="en-US"/>
          </w:rPr>
          <w:t>, but</w:t>
        </w:r>
        <w:proofErr w:type="gramEnd"/>
        <w:r w:rsidR="00AB627B">
          <w:rPr>
            <w:color w:val="000000"/>
            <w:shd w:val="clear" w:color="auto" w:fill="FFFFFF"/>
            <w:lang w:val="en-US"/>
          </w:rPr>
          <w:t xml:space="preserve"> did not conduct a salivation assay.</w:t>
        </w:r>
        <w:r w:rsidR="00AB627B">
          <w:rPr>
            <w:rFonts w:ascii="Times New Roman" w:hAnsi="Times New Roman" w:cs="Times New Roman"/>
            <w:sz w:val="24"/>
            <w:szCs w:val="24"/>
            <w:lang w:val="en-US"/>
          </w:rPr>
          <w:t xml:space="preserve"> </w:t>
        </w:r>
      </w:ins>
      <w:ins w:id="345" w:author="RL" w:date="2018-07-05T14:38:00Z">
        <w:r w:rsidR="008F1F4E">
          <w:rPr>
            <w:rFonts w:ascii="Times New Roman" w:hAnsi="Times New Roman" w:cs="Times New Roman"/>
            <w:sz w:val="24"/>
            <w:szCs w:val="24"/>
            <w:lang w:val="en-US"/>
          </w:rPr>
          <w:t>However, f</w:t>
        </w:r>
      </w:ins>
      <w:ins w:id="346" w:author="RL" w:date="2018-07-05T14:25:00Z">
        <w:r w:rsidR="00E8579C">
          <w:rPr>
            <w:rFonts w:ascii="Times New Roman" w:hAnsi="Times New Roman" w:cs="Times New Roman"/>
            <w:sz w:val="24"/>
            <w:szCs w:val="24"/>
            <w:lang w:val="en-US"/>
          </w:rPr>
          <w:t xml:space="preserve">or the </w:t>
        </w:r>
        <w:proofErr w:type="spellStart"/>
        <w:r w:rsidR="00E8579C" w:rsidRPr="00316113">
          <w:rPr>
            <w:rFonts w:ascii="Times New Roman" w:hAnsi="Times New Roman" w:cs="Times New Roman"/>
            <w:i/>
            <w:sz w:val="24"/>
            <w:szCs w:val="24"/>
            <w:lang w:val="en-US"/>
            <w:rPrChange w:id="347" w:author="RL" w:date="2018-07-05T14:31:00Z">
              <w:rPr>
                <w:rFonts w:ascii="Times New Roman" w:hAnsi="Times New Roman" w:cs="Times New Roman"/>
                <w:sz w:val="24"/>
                <w:szCs w:val="24"/>
                <w:lang w:val="en-US"/>
              </w:rPr>
            </w:rPrChange>
          </w:rPr>
          <w:t>Cx</w:t>
        </w:r>
        <w:proofErr w:type="spellEnd"/>
        <w:r w:rsidR="00E8579C" w:rsidRPr="00316113">
          <w:rPr>
            <w:rFonts w:ascii="Times New Roman" w:hAnsi="Times New Roman" w:cs="Times New Roman"/>
            <w:i/>
            <w:sz w:val="24"/>
            <w:szCs w:val="24"/>
            <w:lang w:val="en-US"/>
            <w:rPrChange w:id="348" w:author="RL" w:date="2018-07-05T14:31:00Z">
              <w:rPr>
                <w:rFonts w:ascii="Times New Roman" w:hAnsi="Times New Roman" w:cs="Times New Roman"/>
                <w:sz w:val="24"/>
                <w:szCs w:val="24"/>
                <w:lang w:val="en-US"/>
              </w:rPr>
            </w:rPrChange>
          </w:rPr>
          <w:t xml:space="preserve">. </w:t>
        </w:r>
        <w:proofErr w:type="spellStart"/>
        <w:r w:rsidR="00E8579C" w:rsidRPr="00316113">
          <w:rPr>
            <w:rFonts w:ascii="Times New Roman" w:hAnsi="Times New Roman" w:cs="Times New Roman"/>
            <w:i/>
            <w:sz w:val="24"/>
            <w:szCs w:val="24"/>
            <w:lang w:val="en-US"/>
            <w:rPrChange w:id="349" w:author="RL" w:date="2018-07-05T14:31:00Z">
              <w:rPr>
                <w:rFonts w:ascii="Times New Roman" w:hAnsi="Times New Roman" w:cs="Times New Roman"/>
                <w:sz w:val="24"/>
                <w:szCs w:val="24"/>
                <w:lang w:val="en-US"/>
              </w:rPr>
            </w:rPrChange>
          </w:rPr>
          <w:t>torrentium</w:t>
        </w:r>
        <w:proofErr w:type="spellEnd"/>
        <w:r w:rsidR="00E8579C">
          <w:rPr>
            <w:rFonts w:ascii="Times New Roman" w:hAnsi="Times New Roman" w:cs="Times New Roman"/>
            <w:sz w:val="24"/>
            <w:szCs w:val="24"/>
            <w:lang w:val="en-US"/>
          </w:rPr>
          <w:t xml:space="preserve"> population from Sweden, it was shown that the species is </w:t>
        </w:r>
      </w:ins>
      <w:del w:id="350" w:author="RL" w:date="2018-07-05T14:25:00Z">
        <w:r w:rsidDel="00E8579C">
          <w:rPr>
            <w:rFonts w:ascii="Times New Roman" w:hAnsi="Times New Roman" w:cs="Times New Roman"/>
            <w:sz w:val="24"/>
            <w:szCs w:val="24"/>
            <w:lang w:val="en-US"/>
          </w:rPr>
          <w:delText xml:space="preserve">Never the less existing studies pointing out </w:delText>
        </w:r>
        <w:r w:rsidRPr="00AA7A20" w:rsidDel="00E8579C">
          <w:rPr>
            <w:rFonts w:ascii="Times New Roman" w:hAnsi="Times New Roman" w:cs="Times New Roman"/>
            <w:i/>
            <w:sz w:val="24"/>
            <w:szCs w:val="24"/>
            <w:lang w:val="en-US"/>
          </w:rPr>
          <w:delText>Culex torrentium</w:delText>
        </w:r>
        <w:r w:rsidDel="00E8579C">
          <w:rPr>
            <w:rFonts w:ascii="Times New Roman" w:hAnsi="Times New Roman" w:cs="Times New Roman"/>
            <w:sz w:val="24"/>
            <w:szCs w:val="24"/>
            <w:lang w:val="en-US"/>
          </w:rPr>
          <w:delText xml:space="preserve"> being</w:delText>
        </w:r>
      </w:del>
      <w:r>
        <w:rPr>
          <w:rFonts w:ascii="Times New Roman" w:hAnsi="Times New Roman" w:cs="Times New Roman"/>
          <w:sz w:val="24"/>
          <w:szCs w:val="24"/>
          <w:lang w:val="en-US"/>
        </w:rPr>
        <w:t xml:space="preserve"> a better vector </w:t>
      </w:r>
      <w:ins w:id="351" w:author="RL" w:date="2018-07-05T14:26:00Z">
        <w:r w:rsidR="00E8579C">
          <w:rPr>
            <w:rFonts w:ascii="Times New Roman" w:hAnsi="Times New Roman" w:cs="Times New Roman"/>
            <w:sz w:val="24"/>
            <w:szCs w:val="24"/>
            <w:lang w:val="en-US"/>
          </w:rPr>
          <w:t xml:space="preserve">for SINV </w:t>
        </w:r>
      </w:ins>
      <w:del w:id="352" w:author="RL" w:date="2018-07-05T14:26:00Z">
        <w:r w:rsidDel="00E8579C">
          <w:rPr>
            <w:rFonts w:ascii="Times New Roman" w:hAnsi="Times New Roman" w:cs="Times New Roman"/>
            <w:sz w:val="24"/>
            <w:szCs w:val="24"/>
            <w:lang w:val="en-US"/>
          </w:rPr>
          <w:delText xml:space="preserve">than </w:delText>
        </w:r>
      </w:del>
      <w:ins w:id="353" w:author="RL" w:date="2018-07-05T14:26:00Z">
        <w:r w:rsidR="00E8579C">
          <w:rPr>
            <w:rFonts w:ascii="Times New Roman" w:hAnsi="Times New Roman" w:cs="Times New Roman"/>
            <w:sz w:val="24"/>
            <w:szCs w:val="24"/>
            <w:lang w:val="en-US"/>
          </w:rPr>
          <w:t xml:space="preserve">compared to </w:t>
        </w:r>
      </w:ins>
      <w:proofErr w:type="spellStart"/>
      <w:ins w:id="354" w:author="RL" w:date="2018-07-02T15:14:00Z">
        <w:r w:rsidR="00F3485D" w:rsidRPr="001F43C8">
          <w:rPr>
            <w:rFonts w:ascii="Times New Roman" w:hAnsi="Times New Roman" w:cs="Times New Roman"/>
            <w:i/>
            <w:sz w:val="24"/>
            <w:szCs w:val="24"/>
            <w:lang w:val="en-GB"/>
          </w:rPr>
          <w:t>Cx</w:t>
        </w:r>
        <w:proofErr w:type="spellEnd"/>
        <w:r w:rsidR="00F3485D">
          <w:rPr>
            <w:rFonts w:ascii="Times New Roman" w:hAnsi="Times New Roman" w:cs="Times New Roman"/>
            <w:i/>
            <w:sz w:val="24"/>
            <w:szCs w:val="24"/>
            <w:lang w:val="en-GB"/>
          </w:rPr>
          <w:t xml:space="preserve">. </w:t>
        </w:r>
      </w:ins>
      <w:del w:id="355" w:author="RL" w:date="2018-07-02T15:14:00Z">
        <w:r w:rsidRPr="00AA7A20" w:rsidDel="00F3485D">
          <w:rPr>
            <w:rFonts w:ascii="Times New Roman" w:hAnsi="Times New Roman" w:cs="Times New Roman"/>
            <w:i/>
            <w:sz w:val="24"/>
            <w:szCs w:val="24"/>
            <w:lang w:val="en-US"/>
          </w:rPr>
          <w:delText xml:space="preserve">Culex </w:delText>
        </w:r>
      </w:del>
      <w:proofErr w:type="spellStart"/>
      <w:r w:rsidRPr="00AA7A20">
        <w:rPr>
          <w:rFonts w:ascii="Times New Roman" w:hAnsi="Times New Roman" w:cs="Times New Roman"/>
          <w:i/>
          <w:sz w:val="24"/>
          <w:szCs w:val="24"/>
          <w:lang w:val="en-US"/>
        </w:rPr>
        <w:t>pipiens</w:t>
      </w:r>
      <w:proofErr w:type="spellEnd"/>
      <w:r>
        <w:rPr>
          <w:rFonts w:ascii="Times New Roman" w:hAnsi="Times New Roman" w:cs="Times New Roman"/>
          <w:sz w:val="24"/>
          <w:szCs w:val="24"/>
          <w:lang w:val="en-US"/>
        </w:rPr>
        <w:t xml:space="preserve"> </w:t>
      </w:r>
      <w:del w:id="356" w:author="RL" w:date="2018-07-05T14:26:00Z">
        <w:r w:rsidDel="007468D5">
          <w:rPr>
            <w:rFonts w:ascii="Times New Roman" w:hAnsi="Times New Roman" w:cs="Times New Roman"/>
            <w:sz w:val="24"/>
            <w:szCs w:val="24"/>
            <w:lang w:val="en-US"/>
          </w:rPr>
          <w:delText xml:space="preserve">biotype </w:delText>
        </w:r>
        <w:r w:rsidRPr="0079385D" w:rsidDel="007468D5">
          <w:rPr>
            <w:rFonts w:ascii="Times New Roman" w:hAnsi="Times New Roman" w:cs="Times New Roman"/>
            <w:i/>
            <w:sz w:val="24"/>
            <w:szCs w:val="24"/>
            <w:lang w:val="en-US"/>
            <w:rPrChange w:id="357" w:author="RL" w:date="2018-07-02T15:16:00Z">
              <w:rPr>
                <w:rFonts w:ascii="Times New Roman" w:hAnsi="Times New Roman" w:cs="Times New Roman"/>
                <w:sz w:val="24"/>
                <w:szCs w:val="24"/>
                <w:lang w:val="en-US"/>
              </w:rPr>
            </w:rPrChange>
          </w:rPr>
          <w:delText>pipiens</w:delText>
        </w:r>
        <w:r w:rsidDel="007468D5">
          <w:rPr>
            <w:rFonts w:ascii="Times New Roman" w:hAnsi="Times New Roman" w:cs="Times New Roman"/>
            <w:sz w:val="24"/>
            <w:szCs w:val="24"/>
            <w:lang w:val="en-US"/>
          </w:rPr>
          <w:delText>/</w:delText>
        </w:r>
        <w:r w:rsidRPr="0079385D" w:rsidDel="007468D5">
          <w:rPr>
            <w:rFonts w:ascii="Times New Roman" w:hAnsi="Times New Roman" w:cs="Times New Roman"/>
            <w:i/>
            <w:sz w:val="24"/>
            <w:szCs w:val="24"/>
            <w:lang w:val="en-US"/>
            <w:rPrChange w:id="358" w:author="RL" w:date="2018-07-02T15:16:00Z">
              <w:rPr>
                <w:rFonts w:ascii="Times New Roman" w:hAnsi="Times New Roman" w:cs="Times New Roman"/>
                <w:sz w:val="24"/>
                <w:szCs w:val="24"/>
                <w:lang w:val="en-US"/>
              </w:rPr>
            </w:rPrChange>
          </w:rPr>
          <w:delText>molestus</w:delText>
        </w:r>
      </w:del>
      <w:commentRangeStart w:id="359"/>
      <w:proofErr w:type="spellStart"/>
      <w:ins w:id="360" w:author="RL" w:date="2018-07-05T14:26:00Z">
        <w:r w:rsidR="007468D5">
          <w:rPr>
            <w:rFonts w:ascii="Times New Roman" w:hAnsi="Times New Roman" w:cs="Times New Roman"/>
            <w:sz w:val="24"/>
            <w:szCs w:val="24"/>
            <w:lang w:val="en-US"/>
          </w:rPr>
          <w:t>s.l.</w:t>
        </w:r>
        <w:commentRangeEnd w:id="359"/>
        <w:proofErr w:type="spellEnd"/>
        <w:r w:rsidR="007468D5">
          <w:rPr>
            <w:rStyle w:val="Kommentarzeichen"/>
          </w:rPr>
          <w:commentReference w:id="359"/>
        </w:r>
      </w:ins>
      <w:r>
        <w:rPr>
          <w:rFonts w:ascii="Times New Roman" w:hAnsi="Times New Roman" w:cs="Times New Roman"/>
          <w:sz w:val="24"/>
          <w:szCs w:val="24"/>
          <w:lang w:val="en-US"/>
        </w:rPr>
        <w:t xml:space="preserve"> </w:t>
      </w:r>
      <w:del w:id="361" w:author="RL" w:date="2018-07-05T14:26:00Z">
        <w:r w:rsidDel="00E8579C">
          <w:rPr>
            <w:rFonts w:ascii="Times New Roman" w:hAnsi="Times New Roman" w:cs="Times New Roman"/>
            <w:sz w:val="24"/>
            <w:szCs w:val="24"/>
            <w:lang w:val="en-US"/>
          </w:rPr>
          <w:delText xml:space="preserve">for SINV </w:delText>
        </w:r>
      </w:del>
      <w:r>
        <w:rPr>
          <w:rFonts w:ascii="Times New Roman" w:hAnsi="Times New Roman" w:cs="Times New Roman"/>
          <w:sz w:val="24"/>
          <w:szCs w:val="24"/>
          <w:lang w:val="en-US"/>
        </w:rPr>
        <w:t>(</w:t>
      </w:r>
      <w:r w:rsidRPr="00776B4C">
        <w:rPr>
          <w:rFonts w:ascii="Times New Roman" w:hAnsi="Times New Roman" w:cs="Times New Roman"/>
          <w:sz w:val="24"/>
          <w:szCs w:val="24"/>
          <w:highlight w:val="yellow"/>
          <w:lang w:val="en-US"/>
        </w:rPr>
        <w:t xml:space="preserve">Lundström et al 1990, </w:t>
      </w:r>
      <w:proofErr w:type="spellStart"/>
      <w:r w:rsidRPr="00776B4C">
        <w:rPr>
          <w:rFonts w:ascii="Times New Roman" w:hAnsi="Times New Roman" w:cs="Times New Roman"/>
          <w:sz w:val="24"/>
          <w:szCs w:val="24"/>
          <w:highlight w:val="yellow"/>
          <w:lang w:val="en-US"/>
        </w:rPr>
        <w:t>Hesson</w:t>
      </w:r>
      <w:proofErr w:type="spellEnd"/>
      <w:r w:rsidRPr="00776B4C">
        <w:rPr>
          <w:rFonts w:ascii="Times New Roman" w:hAnsi="Times New Roman" w:cs="Times New Roman"/>
          <w:sz w:val="24"/>
          <w:szCs w:val="24"/>
          <w:highlight w:val="yellow"/>
          <w:lang w:val="en-US"/>
        </w:rPr>
        <w:t xml:space="preserve"> et al 2015)</w:t>
      </w:r>
      <w:r>
        <w:rPr>
          <w:rFonts w:ascii="Times New Roman" w:hAnsi="Times New Roman" w:cs="Times New Roman"/>
          <w:sz w:val="24"/>
          <w:szCs w:val="24"/>
          <w:lang w:val="en-US"/>
        </w:rPr>
        <w:t xml:space="preserve">. </w:t>
      </w:r>
    </w:p>
    <w:p w14:paraId="44094CA3" w14:textId="733BBD54" w:rsidR="00AF56BC" w:rsidRDefault="00257F67" w:rsidP="00257F67">
      <w:pPr>
        <w:spacing w:line="480" w:lineRule="auto"/>
        <w:rPr>
          <w:ins w:id="362" w:author="RL" w:date="2018-07-05T13:40:00Z"/>
          <w:rFonts w:ascii="Times New Roman" w:hAnsi="Times New Roman" w:cs="Times New Roman"/>
          <w:sz w:val="24"/>
          <w:szCs w:val="24"/>
          <w:lang w:val="en-GB"/>
        </w:rPr>
      </w:pPr>
      <w:commentRangeStart w:id="363"/>
      <w:commentRangeStart w:id="364"/>
      <w:del w:id="365" w:author="RL" w:date="2018-07-02T14:59:00Z">
        <w:r w:rsidDel="00262DC4">
          <w:rPr>
            <w:rFonts w:ascii="Times New Roman" w:hAnsi="Times New Roman" w:cs="Times New Roman"/>
            <w:sz w:val="24"/>
            <w:szCs w:val="24"/>
            <w:lang w:val="en-GB"/>
          </w:rPr>
          <w:lastRenderedPageBreak/>
          <w:delText>W</w:delText>
        </w:r>
        <w:commentRangeEnd w:id="363"/>
        <w:r w:rsidR="00A42B1D" w:rsidDel="00262DC4">
          <w:rPr>
            <w:rStyle w:val="Kommentarzeichen"/>
          </w:rPr>
          <w:commentReference w:id="363"/>
        </w:r>
      </w:del>
      <w:commentRangeEnd w:id="364"/>
      <w:r w:rsidR="00E67E25">
        <w:rPr>
          <w:rStyle w:val="Kommentarzeichen"/>
        </w:rPr>
        <w:commentReference w:id="364"/>
      </w:r>
      <w:del w:id="366" w:author="RL" w:date="2018-07-02T14:59:00Z">
        <w:r w:rsidDel="00262DC4">
          <w:rPr>
            <w:rFonts w:ascii="Times New Roman" w:hAnsi="Times New Roman" w:cs="Times New Roman"/>
            <w:sz w:val="24"/>
            <w:szCs w:val="24"/>
            <w:lang w:val="en-GB"/>
          </w:rPr>
          <w:delText xml:space="preserve">NV </w:delText>
        </w:r>
      </w:del>
      <w:ins w:id="367" w:author="RL" w:date="2018-07-02T14:59:00Z">
        <w:r w:rsidR="00262DC4">
          <w:rPr>
            <w:rFonts w:ascii="Times New Roman" w:hAnsi="Times New Roman" w:cs="Times New Roman"/>
            <w:sz w:val="24"/>
            <w:szCs w:val="24"/>
            <w:lang w:val="en-GB"/>
          </w:rPr>
          <w:t>West Nile virus</w:t>
        </w:r>
        <w:r w:rsidR="00A37247">
          <w:rPr>
            <w:rFonts w:ascii="Times New Roman" w:hAnsi="Times New Roman" w:cs="Times New Roman"/>
            <w:sz w:val="24"/>
            <w:szCs w:val="24"/>
            <w:lang w:val="en-GB"/>
          </w:rPr>
          <w:t xml:space="preserve"> (WNV)</w:t>
        </w:r>
        <w:r w:rsidR="00262DC4">
          <w:rPr>
            <w:rFonts w:ascii="Times New Roman" w:hAnsi="Times New Roman" w:cs="Times New Roman"/>
            <w:sz w:val="24"/>
            <w:szCs w:val="24"/>
            <w:lang w:val="en-GB"/>
          </w:rPr>
          <w:t xml:space="preserve"> </w:t>
        </w:r>
      </w:ins>
      <w:r>
        <w:rPr>
          <w:rFonts w:ascii="Times New Roman" w:hAnsi="Times New Roman" w:cs="Times New Roman"/>
          <w:sz w:val="24"/>
          <w:szCs w:val="24"/>
          <w:lang w:val="en-GB"/>
        </w:rPr>
        <w:t xml:space="preserve">belongs to the genus Flavivirus within the family </w:t>
      </w:r>
      <w:r>
        <w:rPr>
          <w:rFonts w:ascii="Times New Roman" w:hAnsi="Times New Roman" w:cs="Times New Roman"/>
          <w:i/>
          <w:sz w:val="24"/>
          <w:szCs w:val="24"/>
          <w:lang w:val="en-GB"/>
        </w:rPr>
        <w:t>F</w:t>
      </w:r>
      <w:r w:rsidRPr="00687FFC">
        <w:rPr>
          <w:rFonts w:ascii="Times New Roman" w:hAnsi="Times New Roman" w:cs="Times New Roman"/>
          <w:i/>
          <w:sz w:val="24"/>
          <w:szCs w:val="24"/>
          <w:lang w:val="en-GB"/>
        </w:rPr>
        <w:t>laviviridae</w:t>
      </w:r>
      <w:r>
        <w:rPr>
          <w:rFonts w:ascii="Times New Roman" w:hAnsi="Times New Roman" w:cs="Times New Roman"/>
          <w:sz w:val="24"/>
          <w:szCs w:val="24"/>
          <w:lang w:val="en-GB"/>
        </w:rPr>
        <w:t xml:space="preserve"> </w:t>
      </w:r>
      <w:r w:rsidRPr="000A3B6A">
        <w:rPr>
          <w:rFonts w:ascii="Times New Roman" w:hAnsi="Times New Roman" w:cs="Times New Roman"/>
          <w:sz w:val="24"/>
          <w:szCs w:val="24"/>
          <w:highlight w:val="yellow"/>
          <w:lang w:val="en-GB"/>
        </w:rPr>
        <w:t>(Calisher 1989)</w:t>
      </w:r>
      <w:del w:id="368" w:author="RenkeLuehken" w:date="2018-07-01T21:29:00Z">
        <w:r w:rsidDel="009920AB">
          <w:rPr>
            <w:rFonts w:ascii="Times New Roman" w:hAnsi="Times New Roman" w:cs="Times New Roman"/>
            <w:sz w:val="24"/>
            <w:szCs w:val="24"/>
            <w:lang w:val="en-GB"/>
          </w:rPr>
          <w:delText>, two lineages are widely circulating (</w:delText>
        </w:r>
        <w:r w:rsidRPr="00165B2E" w:rsidDel="009920AB">
          <w:rPr>
            <w:rFonts w:ascii="Times New Roman" w:hAnsi="Times New Roman" w:cs="Times New Roman"/>
            <w:sz w:val="24"/>
            <w:szCs w:val="24"/>
            <w:highlight w:val="yellow"/>
            <w:lang w:val="en-GB"/>
          </w:rPr>
          <w:delText>Reiter, bernabeau wittel</w:delText>
        </w:r>
        <w:r w:rsidDel="009920AB">
          <w:rPr>
            <w:rFonts w:ascii="Times New Roman" w:hAnsi="Times New Roman" w:cs="Times New Roman"/>
            <w:sz w:val="24"/>
            <w:szCs w:val="24"/>
            <w:lang w:val="en-GB"/>
          </w:rPr>
          <w:delText>)</w:delText>
        </w:r>
      </w:del>
      <w:r w:rsidR="00165B2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ins w:id="369" w:author="RenkeLuehken" w:date="2018-07-01T20:46:00Z">
        <w:r w:rsidR="00A42B1D">
          <w:rPr>
            <w:rFonts w:ascii="Times New Roman" w:hAnsi="Times New Roman" w:cs="Times New Roman"/>
            <w:sz w:val="24"/>
            <w:szCs w:val="24"/>
            <w:lang w:val="en-GB"/>
          </w:rPr>
          <w:t>WNV is a zoonos</w:t>
        </w:r>
      </w:ins>
      <w:ins w:id="370" w:author="RenkeLuehken" w:date="2018-07-01T20:49:00Z">
        <w:r w:rsidR="00A42B1D">
          <w:rPr>
            <w:rFonts w:ascii="Times New Roman" w:hAnsi="Times New Roman" w:cs="Times New Roman"/>
            <w:sz w:val="24"/>
            <w:szCs w:val="24"/>
            <w:lang w:val="en-GB"/>
          </w:rPr>
          <w:t>es</w:t>
        </w:r>
      </w:ins>
      <w:ins w:id="371" w:author="RenkeLuehken" w:date="2018-07-01T20:46:00Z">
        <w:r w:rsidR="00A42B1D">
          <w:rPr>
            <w:rFonts w:ascii="Times New Roman" w:hAnsi="Times New Roman" w:cs="Times New Roman"/>
            <w:sz w:val="24"/>
            <w:szCs w:val="24"/>
            <w:lang w:val="en-GB"/>
          </w:rPr>
          <w:t xml:space="preserve">, with </w:t>
        </w:r>
      </w:ins>
      <w:ins w:id="372" w:author="RenkeLuehken" w:date="2018-07-01T20:47:00Z">
        <w:r w:rsidR="00A42B1D">
          <w:rPr>
            <w:rFonts w:ascii="Times New Roman" w:hAnsi="Times New Roman" w:cs="Times New Roman"/>
            <w:sz w:val="24"/>
            <w:szCs w:val="24"/>
            <w:lang w:val="en-GB"/>
          </w:rPr>
          <w:t>an enzootic cycle between mosquitoes</w:t>
        </w:r>
      </w:ins>
      <w:ins w:id="373" w:author="RenkeLuehken" w:date="2018-07-01T21:05:00Z">
        <w:r w:rsidR="008A5988">
          <w:rPr>
            <w:rFonts w:ascii="Times New Roman" w:hAnsi="Times New Roman" w:cs="Times New Roman"/>
            <w:sz w:val="24"/>
            <w:szCs w:val="24"/>
            <w:lang w:val="en-GB"/>
          </w:rPr>
          <w:t xml:space="preserve"> as vectors</w:t>
        </w:r>
      </w:ins>
      <w:ins w:id="374" w:author="RenkeLuehken" w:date="2018-07-01T20:47:00Z">
        <w:r w:rsidR="00A42B1D">
          <w:rPr>
            <w:rFonts w:ascii="Times New Roman" w:hAnsi="Times New Roman" w:cs="Times New Roman"/>
            <w:sz w:val="24"/>
            <w:szCs w:val="24"/>
            <w:lang w:val="en-GB"/>
          </w:rPr>
          <w:t xml:space="preserve"> and </w:t>
        </w:r>
      </w:ins>
      <w:ins w:id="375" w:author="RenkeLuehken" w:date="2018-07-01T20:46:00Z">
        <w:r w:rsidR="00A42B1D">
          <w:rPr>
            <w:rFonts w:ascii="Times New Roman" w:hAnsi="Times New Roman" w:cs="Times New Roman"/>
            <w:sz w:val="24"/>
            <w:szCs w:val="24"/>
            <w:lang w:val="en-GB"/>
          </w:rPr>
          <w:t>birds as the primary host</w:t>
        </w:r>
      </w:ins>
      <w:ins w:id="376" w:author="RenkeLuehken" w:date="2018-07-01T21:05:00Z">
        <w:r w:rsidR="00CB4950">
          <w:rPr>
            <w:rFonts w:ascii="Times New Roman" w:hAnsi="Times New Roman" w:cs="Times New Roman"/>
            <w:sz w:val="24"/>
            <w:szCs w:val="24"/>
            <w:lang w:val="en-GB"/>
          </w:rPr>
          <w:t>.</w:t>
        </w:r>
      </w:ins>
      <w:ins w:id="377" w:author="RenkeLuehken" w:date="2018-07-01T20:46:00Z">
        <w:r w:rsidR="00A42B1D">
          <w:rPr>
            <w:rFonts w:ascii="Times New Roman" w:hAnsi="Times New Roman" w:cs="Times New Roman"/>
            <w:sz w:val="24"/>
            <w:szCs w:val="24"/>
            <w:lang w:val="en-GB"/>
          </w:rPr>
          <w:t xml:space="preserve"> </w:t>
        </w:r>
      </w:ins>
      <w:ins w:id="378" w:author="RenkeLuehken" w:date="2018-07-01T21:05:00Z">
        <w:r w:rsidR="00CB4950">
          <w:rPr>
            <w:rFonts w:ascii="Times New Roman" w:hAnsi="Times New Roman" w:cs="Times New Roman"/>
            <w:sz w:val="24"/>
            <w:szCs w:val="24"/>
            <w:lang w:val="en-GB"/>
          </w:rPr>
          <w:t>H</w:t>
        </w:r>
      </w:ins>
      <w:ins w:id="379" w:author="RenkeLuehken" w:date="2018-07-01T20:46:00Z">
        <w:r w:rsidR="00A42B1D">
          <w:rPr>
            <w:rFonts w:ascii="Times New Roman" w:hAnsi="Times New Roman" w:cs="Times New Roman"/>
            <w:sz w:val="24"/>
            <w:szCs w:val="24"/>
            <w:lang w:val="en-GB"/>
          </w:rPr>
          <w:t xml:space="preserve">umans, equines and other </w:t>
        </w:r>
        <w:commentRangeStart w:id="380"/>
        <w:r w:rsidR="00A42B1D">
          <w:rPr>
            <w:rFonts w:ascii="Times New Roman" w:hAnsi="Times New Roman" w:cs="Times New Roman"/>
            <w:sz w:val="24"/>
            <w:szCs w:val="24"/>
            <w:lang w:val="en-GB"/>
          </w:rPr>
          <w:t xml:space="preserve">vertebrates </w:t>
        </w:r>
      </w:ins>
      <w:commentRangeEnd w:id="380"/>
      <w:ins w:id="381" w:author="RenkeLuehken" w:date="2018-07-01T20:48:00Z">
        <w:r w:rsidR="00A42B1D">
          <w:rPr>
            <w:rStyle w:val="Kommentarzeichen"/>
          </w:rPr>
          <w:commentReference w:id="380"/>
        </w:r>
      </w:ins>
      <w:ins w:id="382" w:author="RenkeLuehken" w:date="2018-07-01T21:06:00Z">
        <w:r w:rsidR="00CB4950">
          <w:rPr>
            <w:rFonts w:ascii="Times New Roman" w:hAnsi="Times New Roman" w:cs="Times New Roman"/>
            <w:sz w:val="24"/>
            <w:szCs w:val="24"/>
            <w:lang w:val="en-GB"/>
          </w:rPr>
          <w:t>are</w:t>
        </w:r>
      </w:ins>
      <w:ins w:id="383" w:author="RenkeLuehken" w:date="2018-07-01T20:46:00Z">
        <w:r w:rsidR="00A42B1D">
          <w:rPr>
            <w:rFonts w:ascii="Times New Roman" w:hAnsi="Times New Roman" w:cs="Times New Roman"/>
            <w:sz w:val="24"/>
            <w:szCs w:val="24"/>
            <w:lang w:val="en-GB"/>
          </w:rPr>
          <w:t xml:space="preserve"> incidental hosts (</w:t>
        </w:r>
        <w:proofErr w:type="spellStart"/>
        <w:r w:rsidR="00A42B1D" w:rsidRPr="000A3B6A">
          <w:rPr>
            <w:rFonts w:ascii="Times New Roman" w:hAnsi="Times New Roman" w:cs="Times New Roman"/>
            <w:sz w:val="24"/>
            <w:szCs w:val="24"/>
            <w:highlight w:val="yellow"/>
            <w:lang w:val="en-GB"/>
          </w:rPr>
          <w:t>Gyure</w:t>
        </w:r>
        <w:proofErr w:type="spellEnd"/>
        <w:r w:rsidR="00A42B1D" w:rsidRPr="000A3B6A">
          <w:rPr>
            <w:rFonts w:ascii="Times New Roman" w:hAnsi="Times New Roman" w:cs="Times New Roman"/>
            <w:sz w:val="24"/>
            <w:szCs w:val="24"/>
            <w:highlight w:val="yellow"/>
            <w:lang w:val="en-GB"/>
          </w:rPr>
          <w:t xml:space="preserve"> 2009</w:t>
        </w:r>
        <w:r w:rsidR="00A42B1D">
          <w:rPr>
            <w:rFonts w:ascii="Times New Roman" w:hAnsi="Times New Roman" w:cs="Times New Roman"/>
            <w:sz w:val="24"/>
            <w:szCs w:val="24"/>
            <w:lang w:val="en-GB"/>
          </w:rPr>
          <w:t>).</w:t>
        </w:r>
        <w:r w:rsidR="00A42B1D" w:rsidDel="0085130C">
          <w:rPr>
            <w:rFonts w:ascii="Times New Roman" w:hAnsi="Times New Roman" w:cs="Times New Roman"/>
            <w:sz w:val="24"/>
            <w:szCs w:val="24"/>
            <w:lang w:val="en-GB"/>
          </w:rPr>
          <w:t xml:space="preserve"> </w:t>
        </w:r>
      </w:ins>
      <w:r>
        <w:rPr>
          <w:rFonts w:ascii="Times New Roman" w:hAnsi="Times New Roman" w:cs="Times New Roman"/>
          <w:sz w:val="24"/>
          <w:szCs w:val="24"/>
          <w:lang w:val="en-GB"/>
        </w:rPr>
        <w:t xml:space="preserve">Human WNV infections can range from mild infections to fatal outcomes by </w:t>
      </w:r>
      <w:del w:id="384" w:author="RL" w:date="2018-07-04T14:30:00Z">
        <w:r w:rsidDel="00370E15">
          <w:rPr>
            <w:rFonts w:ascii="Times New Roman" w:hAnsi="Times New Roman" w:cs="Times New Roman"/>
            <w:sz w:val="24"/>
            <w:szCs w:val="24"/>
            <w:lang w:val="en-GB"/>
          </w:rPr>
          <w:delText xml:space="preserve">encephalitis </w:delText>
        </w:r>
      </w:del>
      <w:proofErr w:type="spellStart"/>
      <w:ins w:id="385" w:author="RL" w:date="2018-07-04T14:30:00Z">
        <w:r w:rsidR="00370E15">
          <w:rPr>
            <w:rFonts w:ascii="Times New Roman" w:hAnsi="Times New Roman" w:cs="Times New Roman"/>
            <w:sz w:val="24"/>
            <w:szCs w:val="24"/>
            <w:lang w:val="en-GB"/>
          </w:rPr>
          <w:t>neuroinvasive</w:t>
        </w:r>
        <w:proofErr w:type="spellEnd"/>
        <w:r w:rsidR="00370E15">
          <w:rPr>
            <w:rFonts w:ascii="Times New Roman" w:hAnsi="Times New Roman" w:cs="Times New Roman"/>
            <w:sz w:val="24"/>
            <w:szCs w:val="24"/>
            <w:lang w:val="en-GB"/>
          </w:rPr>
          <w:t xml:space="preserve"> disease </w:t>
        </w:r>
      </w:ins>
      <w:r>
        <w:rPr>
          <w:rFonts w:ascii="Times New Roman" w:hAnsi="Times New Roman" w:cs="Times New Roman"/>
          <w:sz w:val="24"/>
          <w:szCs w:val="24"/>
          <w:lang w:val="en-GB"/>
        </w:rPr>
        <w:t>(</w:t>
      </w:r>
      <w:r w:rsidRPr="00165B2E">
        <w:rPr>
          <w:rFonts w:ascii="Times New Roman" w:hAnsi="Times New Roman" w:cs="Times New Roman"/>
          <w:sz w:val="24"/>
          <w:szCs w:val="24"/>
          <w:highlight w:val="yellow"/>
          <w:lang w:val="en-GB"/>
        </w:rPr>
        <w:t>Campbell 2002</w:t>
      </w:r>
      <w:r>
        <w:rPr>
          <w:rFonts w:ascii="Times New Roman" w:hAnsi="Times New Roman" w:cs="Times New Roman"/>
          <w:sz w:val="24"/>
          <w:szCs w:val="24"/>
          <w:lang w:val="en-GB"/>
        </w:rPr>
        <w:t>)</w:t>
      </w:r>
      <w:del w:id="386" w:author="RenkeLuehken" w:date="2018-07-01T20:49:00Z">
        <w:r w:rsidDel="00A42B1D">
          <w:rPr>
            <w:rFonts w:ascii="Times New Roman" w:hAnsi="Times New Roman" w:cs="Times New Roman"/>
            <w:sz w:val="24"/>
            <w:szCs w:val="24"/>
            <w:lang w:val="en-GB"/>
          </w:rPr>
          <w:delText>, until now there is</w:delText>
        </w:r>
      </w:del>
      <w:ins w:id="387" w:author="RenkeLuehken" w:date="2018-07-01T20:50:00Z">
        <w:r w:rsidR="00A42B1D">
          <w:rPr>
            <w:rFonts w:ascii="Times New Roman" w:hAnsi="Times New Roman" w:cs="Times New Roman"/>
            <w:sz w:val="24"/>
            <w:szCs w:val="24"/>
            <w:lang w:val="en-GB"/>
          </w:rPr>
          <w:t>.</w:t>
        </w:r>
      </w:ins>
      <w:r>
        <w:rPr>
          <w:rFonts w:ascii="Times New Roman" w:hAnsi="Times New Roman" w:cs="Times New Roman"/>
          <w:sz w:val="24"/>
          <w:szCs w:val="24"/>
          <w:lang w:val="en-GB"/>
        </w:rPr>
        <w:t xml:space="preserve"> </w:t>
      </w:r>
      <w:ins w:id="388" w:author="RenkeLuehken" w:date="2018-07-01T20:50:00Z">
        <w:r w:rsidR="00A42B1D">
          <w:rPr>
            <w:rFonts w:ascii="Times New Roman" w:hAnsi="Times New Roman" w:cs="Times New Roman"/>
            <w:sz w:val="24"/>
            <w:szCs w:val="24"/>
            <w:lang w:val="en-GB"/>
          </w:rPr>
          <w:t>N</w:t>
        </w:r>
      </w:ins>
      <w:del w:id="389" w:author="RenkeLuehken" w:date="2018-07-01T20:50:00Z">
        <w:r w:rsidDel="00A42B1D">
          <w:rPr>
            <w:rFonts w:ascii="Times New Roman" w:hAnsi="Times New Roman" w:cs="Times New Roman"/>
            <w:sz w:val="24"/>
            <w:szCs w:val="24"/>
            <w:lang w:val="en-GB"/>
          </w:rPr>
          <w:delText>n</w:delText>
        </w:r>
      </w:del>
      <w:r>
        <w:rPr>
          <w:rFonts w:ascii="Times New Roman" w:hAnsi="Times New Roman" w:cs="Times New Roman"/>
          <w:sz w:val="24"/>
          <w:szCs w:val="24"/>
          <w:lang w:val="en-GB"/>
        </w:rPr>
        <w:t>o licensed vaccine or</w:t>
      </w:r>
      <w:del w:id="390" w:author="RL" w:date="2018-07-10T14:59:00Z">
        <w:r w:rsidDel="00F867AB">
          <w:rPr>
            <w:rFonts w:ascii="Times New Roman" w:hAnsi="Times New Roman" w:cs="Times New Roman"/>
            <w:sz w:val="24"/>
            <w:szCs w:val="24"/>
            <w:lang w:val="en-GB"/>
          </w:rPr>
          <w:delText>e</w:delText>
        </w:r>
      </w:del>
      <w:r>
        <w:rPr>
          <w:rFonts w:ascii="Times New Roman" w:hAnsi="Times New Roman" w:cs="Times New Roman"/>
          <w:sz w:val="24"/>
          <w:szCs w:val="24"/>
          <w:lang w:val="en-GB"/>
        </w:rPr>
        <w:t xml:space="preserve"> specific treatment for humans </w:t>
      </w:r>
      <w:ins w:id="391" w:author="RenkeLuehken" w:date="2018-07-01T20:50:00Z">
        <w:r w:rsidR="00A42B1D">
          <w:rPr>
            <w:rFonts w:ascii="Times New Roman" w:hAnsi="Times New Roman" w:cs="Times New Roman"/>
            <w:sz w:val="24"/>
            <w:szCs w:val="24"/>
            <w:lang w:val="en-GB"/>
          </w:rPr>
          <w:t xml:space="preserve">is </w:t>
        </w:r>
      </w:ins>
      <w:r>
        <w:rPr>
          <w:rFonts w:ascii="Times New Roman" w:hAnsi="Times New Roman" w:cs="Times New Roman"/>
          <w:sz w:val="24"/>
          <w:szCs w:val="24"/>
          <w:lang w:val="en-GB"/>
        </w:rPr>
        <w:t>available.</w:t>
      </w:r>
      <w:r w:rsidRPr="00F122CE">
        <w:rPr>
          <w:rFonts w:ascii="Times New Roman" w:hAnsi="Times New Roman" w:cs="Times New Roman"/>
          <w:sz w:val="24"/>
          <w:szCs w:val="24"/>
          <w:lang w:val="en-GB"/>
        </w:rPr>
        <w:t xml:space="preserve"> </w:t>
      </w:r>
      <w:del w:id="392" w:author="RenkeLuehken" w:date="2018-07-01T20:46:00Z">
        <w:r w:rsidDel="00A42B1D">
          <w:rPr>
            <w:rFonts w:ascii="Times New Roman" w:hAnsi="Times New Roman" w:cs="Times New Roman"/>
            <w:sz w:val="24"/>
            <w:szCs w:val="24"/>
            <w:lang w:val="en-GB"/>
          </w:rPr>
          <w:delText xml:space="preserve">WNV is a </w:delText>
        </w:r>
      </w:del>
      <w:del w:id="393" w:author="RenkeLuehken" w:date="2018-07-01T20:25:00Z">
        <w:r w:rsidDel="002C031C">
          <w:rPr>
            <w:rFonts w:ascii="Times New Roman" w:hAnsi="Times New Roman" w:cs="Times New Roman"/>
            <w:sz w:val="24"/>
            <w:szCs w:val="24"/>
            <w:lang w:val="en-GB"/>
          </w:rPr>
          <w:delText>Zoonosis</w:delText>
        </w:r>
      </w:del>
      <w:del w:id="394" w:author="RenkeLuehken" w:date="2018-07-01T20:46:00Z">
        <w:r w:rsidDel="00A42B1D">
          <w:rPr>
            <w:rFonts w:ascii="Times New Roman" w:hAnsi="Times New Roman" w:cs="Times New Roman"/>
            <w:sz w:val="24"/>
            <w:szCs w:val="24"/>
            <w:lang w:val="en-GB"/>
          </w:rPr>
          <w:delText>, with birds as the primary host and humans, equines and other vertebrates as incidental hosts (</w:delText>
        </w:r>
        <w:r w:rsidRPr="000A3B6A" w:rsidDel="00A42B1D">
          <w:rPr>
            <w:rFonts w:ascii="Times New Roman" w:hAnsi="Times New Roman" w:cs="Times New Roman"/>
            <w:sz w:val="24"/>
            <w:szCs w:val="24"/>
            <w:highlight w:val="yellow"/>
            <w:lang w:val="en-GB"/>
          </w:rPr>
          <w:delText>Gyure 2009</w:delText>
        </w:r>
        <w:r w:rsidDel="00A42B1D">
          <w:rPr>
            <w:rFonts w:ascii="Times New Roman" w:hAnsi="Times New Roman" w:cs="Times New Roman"/>
            <w:sz w:val="24"/>
            <w:szCs w:val="24"/>
            <w:lang w:val="en-GB"/>
          </w:rPr>
          <w:delText>)</w:delText>
        </w:r>
        <w:r w:rsidR="00165B2E" w:rsidDel="00A42B1D">
          <w:rPr>
            <w:rFonts w:ascii="Times New Roman" w:hAnsi="Times New Roman" w:cs="Times New Roman"/>
            <w:sz w:val="24"/>
            <w:szCs w:val="24"/>
            <w:lang w:val="en-GB"/>
          </w:rPr>
          <w:delText>.</w:delText>
        </w:r>
        <w:r w:rsidDel="00A42B1D">
          <w:rPr>
            <w:rFonts w:ascii="Times New Roman" w:hAnsi="Times New Roman" w:cs="Times New Roman"/>
            <w:sz w:val="24"/>
            <w:szCs w:val="24"/>
            <w:lang w:val="en-GB"/>
          </w:rPr>
          <w:delText xml:space="preserve"> </w:delText>
        </w:r>
      </w:del>
      <w:r>
        <w:rPr>
          <w:rFonts w:ascii="Times New Roman" w:hAnsi="Times New Roman" w:cs="Times New Roman"/>
          <w:sz w:val="24"/>
          <w:szCs w:val="24"/>
          <w:lang w:val="en-GB"/>
        </w:rPr>
        <w:t xml:space="preserve">The high </w:t>
      </w:r>
      <w:commentRangeStart w:id="395"/>
      <w:del w:id="396" w:author="RenkeLuehken" w:date="2018-07-01T20:51:00Z">
        <w:r w:rsidDel="00A42B1D">
          <w:rPr>
            <w:rFonts w:ascii="Times New Roman" w:hAnsi="Times New Roman" w:cs="Times New Roman"/>
            <w:sz w:val="24"/>
            <w:szCs w:val="24"/>
            <w:lang w:val="en-GB"/>
          </w:rPr>
          <w:delText xml:space="preserve">zoonotic potential </w:delText>
        </w:r>
      </w:del>
      <w:commentRangeEnd w:id="395"/>
      <w:r w:rsidR="00A42B1D">
        <w:rPr>
          <w:rStyle w:val="Kommentarzeichen"/>
        </w:rPr>
        <w:commentReference w:id="395"/>
      </w:r>
      <w:del w:id="397" w:author="RenkeLuehken" w:date="2018-07-01T20:51:00Z">
        <w:r w:rsidDel="00A42B1D">
          <w:rPr>
            <w:rFonts w:ascii="Times New Roman" w:hAnsi="Times New Roman" w:cs="Times New Roman"/>
            <w:sz w:val="24"/>
            <w:szCs w:val="24"/>
            <w:lang w:val="en-GB"/>
          </w:rPr>
          <w:delText xml:space="preserve">of WNV and its </w:delText>
        </w:r>
      </w:del>
      <w:r>
        <w:rPr>
          <w:rFonts w:ascii="Times New Roman" w:hAnsi="Times New Roman" w:cs="Times New Roman"/>
          <w:sz w:val="24"/>
          <w:szCs w:val="24"/>
          <w:lang w:val="en-GB"/>
        </w:rPr>
        <w:t xml:space="preserve">epidemic potential </w:t>
      </w:r>
      <w:ins w:id="398" w:author="RenkeLuehken" w:date="2018-07-01T21:00:00Z">
        <w:r w:rsidR="005A61AB">
          <w:rPr>
            <w:rFonts w:ascii="Times New Roman" w:hAnsi="Times New Roman" w:cs="Times New Roman"/>
            <w:sz w:val="24"/>
            <w:szCs w:val="24"/>
            <w:lang w:val="en-GB"/>
          </w:rPr>
          <w:t xml:space="preserve">of WNV </w:t>
        </w:r>
      </w:ins>
      <w:del w:id="399" w:author="RenkeLuehken" w:date="2018-07-01T20:51:00Z">
        <w:r w:rsidDel="00A42B1D">
          <w:rPr>
            <w:rFonts w:ascii="Times New Roman" w:hAnsi="Times New Roman" w:cs="Times New Roman"/>
            <w:sz w:val="24"/>
            <w:szCs w:val="24"/>
            <w:lang w:val="en-GB"/>
          </w:rPr>
          <w:delText xml:space="preserve">is </w:delText>
        </w:r>
      </w:del>
      <w:ins w:id="400" w:author="RenkeLuehken" w:date="2018-07-01T20:51:00Z">
        <w:r w:rsidR="00A42B1D">
          <w:rPr>
            <w:rFonts w:ascii="Times New Roman" w:hAnsi="Times New Roman" w:cs="Times New Roman"/>
            <w:sz w:val="24"/>
            <w:szCs w:val="24"/>
            <w:lang w:val="en-GB"/>
          </w:rPr>
          <w:t xml:space="preserve">was </w:t>
        </w:r>
      </w:ins>
      <w:r>
        <w:rPr>
          <w:rFonts w:ascii="Times New Roman" w:hAnsi="Times New Roman" w:cs="Times New Roman"/>
          <w:sz w:val="24"/>
          <w:szCs w:val="24"/>
          <w:lang w:val="en-GB"/>
        </w:rPr>
        <w:t xml:space="preserve">illustrated by its fast spread </w:t>
      </w:r>
      <w:del w:id="401" w:author="RenkeLuehken" w:date="2018-07-01T21:01:00Z">
        <w:r w:rsidDel="009F5867">
          <w:rPr>
            <w:rFonts w:ascii="Times New Roman" w:hAnsi="Times New Roman" w:cs="Times New Roman"/>
            <w:sz w:val="24"/>
            <w:szCs w:val="24"/>
            <w:lang w:val="en-GB"/>
          </w:rPr>
          <w:delText xml:space="preserve">through the US </w:delText>
        </w:r>
      </w:del>
      <w:r>
        <w:rPr>
          <w:rFonts w:ascii="Times New Roman" w:hAnsi="Times New Roman" w:cs="Times New Roman"/>
          <w:sz w:val="24"/>
          <w:szCs w:val="24"/>
          <w:lang w:val="en-GB"/>
        </w:rPr>
        <w:t xml:space="preserve">after a single introduction </w:t>
      </w:r>
      <w:del w:id="402" w:author="RenkeLuehken" w:date="2018-07-01T21:01:00Z">
        <w:r w:rsidDel="009F5867">
          <w:rPr>
            <w:rFonts w:ascii="Times New Roman" w:hAnsi="Times New Roman" w:cs="Times New Roman"/>
            <w:sz w:val="24"/>
            <w:szCs w:val="24"/>
            <w:lang w:val="en-GB"/>
          </w:rPr>
          <w:delText xml:space="preserve">in </w:delText>
        </w:r>
      </w:del>
      <w:ins w:id="403" w:author="RenkeLuehken" w:date="2018-07-01T21:01:00Z">
        <w:r w:rsidR="009F5867">
          <w:rPr>
            <w:rFonts w:ascii="Times New Roman" w:hAnsi="Times New Roman" w:cs="Times New Roman"/>
            <w:sz w:val="24"/>
            <w:szCs w:val="24"/>
            <w:lang w:val="en-GB"/>
          </w:rPr>
          <w:t xml:space="preserve">to </w:t>
        </w:r>
      </w:ins>
      <w:r>
        <w:rPr>
          <w:rFonts w:ascii="Times New Roman" w:hAnsi="Times New Roman" w:cs="Times New Roman"/>
          <w:sz w:val="24"/>
          <w:szCs w:val="24"/>
          <w:lang w:val="en-GB"/>
        </w:rPr>
        <w:t>New York City</w:t>
      </w:r>
      <w:ins w:id="404" w:author="RenkeLuehken" w:date="2018-07-01T21:01:00Z">
        <w:r w:rsidR="009F5867">
          <w:rPr>
            <w:rFonts w:ascii="Times New Roman" w:hAnsi="Times New Roman" w:cs="Times New Roman"/>
            <w:sz w:val="24"/>
            <w:szCs w:val="24"/>
            <w:lang w:val="en-GB"/>
          </w:rPr>
          <w:t xml:space="preserve"> (</w:t>
        </w:r>
      </w:ins>
      <w:ins w:id="405" w:author="RenkeLuehken" w:date="2018-07-01T21:02:00Z">
        <w:r w:rsidR="009F5867">
          <w:rPr>
            <w:rFonts w:ascii="Times New Roman" w:hAnsi="Times New Roman" w:cs="Times New Roman"/>
            <w:sz w:val="24"/>
            <w:szCs w:val="24"/>
            <w:lang w:val="en-GB"/>
          </w:rPr>
          <w:t>United States of America</w:t>
        </w:r>
      </w:ins>
      <w:ins w:id="406" w:author="RenkeLuehken" w:date="2018-07-01T21:01:00Z">
        <w:r w:rsidR="009F5867">
          <w:rPr>
            <w:rFonts w:ascii="Times New Roman" w:hAnsi="Times New Roman" w:cs="Times New Roman"/>
            <w:sz w:val="24"/>
            <w:szCs w:val="24"/>
            <w:lang w:val="en-GB"/>
          </w:rPr>
          <w:t>)</w:t>
        </w:r>
      </w:ins>
      <w:r>
        <w:rPr>
          <w:rFonts w:ascii="Times New Roman" w:hAnsi="Times New Roman" w:cs="Times New Roman"/>
          <w:sz w:val="24"/>
          <w:szCs w:val="24"/>
          <w:lang w:val="en-GB"/>
        </w:rPr>
        <w:t xml:space="preserve"> in 1999 </w:t>
      </w:r>
      <w:r w:rsidRPr="00B87CE6">
        <w:rPr>
          <w:rFonts w:ascii="Times New Roman" w:hAnsi="Times New Roman" w:cs="Times New Roman"/>
          <w:sz w:val="24"/>
          <w:szCs w:val="24"/>
          <w:highlight w:val="yellow"/>
          <w:lang w:val="en-GB"/>
        </w:rPr>
        <w:t>(Nash, Petersen)</w:t>
      </w:r>
      <w:commentRangeStart w:id="407"/>
      <w:del w:id="408" w:author="RenkeLuehken" w:date="2018-07-01T21:02:00Z">
        <w:r w:rsidRPr="00B87CE6" w:rsidDel="009F5867">
          <w:rPr>
            <w:rFonts w:ascii="Times New Roman" w:hAnsi="Times New Roman" w:cs="Times New Roman"/>
            <w:sz w:val="24"/>
            <w:szCs w:val="24"/>
            <w:highlight w:val="yellow"/>
            <w:lang w:val="en-GB"/>
          </w:rPr>
          <w:delText>,</w:delText>
        </w:r>
        <w:r w:rsidDel="009F5867">
          <w:rPr>
            <w:rFonts w:ascii="Times New Roman" w:hAnsi="Times New Roman" w:cs="Times New Roman"/>
            <w:sz w:val="24"/>
            <w:szCs w:val="24"/>
            <w:lang w:val="en-GB"/>
          </w:rPr>
          <w:delText xml:space="preserve"> leading to 59 neuroinvasive disease cases reported to CDC in 1999 (</w:delText>
        </w:r>
        <w:r w:rsidRPr="0040299A" w:rsidDel="009F5867">
          <w:rPr>
            <w:rFonts w:ascii="Times New Roman" w:hAnsi="Times New Roman" w:cs="Times New Roman"/>
            <w:sz w:val="24"/>
            <w:szCs w:val="24"/>
            <w:highlight w:val="yellow"/>
            <w:lang w:val="en-GB"/>
          </w:rPr>
          <w:delText>CDC</w:delText>
        </w:r>
        <w:r w:rsidDel="009F5867">
          <w:rPr>
            <w:rFonts w:ascii="Times New Roman" w:hAnsi="Times New Roman" w:cs="Times New Roman"/>
            <w:sz w:val="24"/>
            <w:szCs w:val="24"/>
            <w:lang w:val="en-GB"/>
          </w:rPr>
          <w:delText>)</w:delText>
        </w:r>
      </w:del>
      <w:commentRangeEnd w:id="407"/>
      <w:r w:rsidR="009F5867">
        <w:rPr>
          <w:rStyle w:val="Kommentarzeichen"/>
        </w:rPr>
        <w:commentReference w:id="407"/>
      </w:r>
      <w:r>
        <w:rPr>
          <w:rFonts w:ascii="Times New Roman" w:hAnsi="Times New Roman" w:cs="Times New Roman"/>
          <w:sz w:val="24"/>
          <w:szCs w:val="24"/>
          <w:lang w:val="en-GB"/>
        </w:rPr>
        <w:t xml:space="preserve">. Subsequently WNV spread rapidly through </w:t>
      </w:r>
      <w:commentRangeStart w:id="409"/>
      <w:del w:id="410" w:author="RenkeLuehken" w:date="2018-07-01T21:03:00Z">
        <w:r w:rsidDel="008A5988">
          <w:rPr>
            <w:rFonts w:ascii="Times New Roman" w:hAnsi="Times New Roman" w:cs="Times New Roman"/>
            <w:sz w:val="24"/>
            <w:szCs w:val="24"/>
            <w:lang w:val="en-GB"/>
          </w:rPr>
          <w:delText>the USA</w:delText>
        </w:r>
      </w:del>
      <w:ins w:id="411" w:author="RenkeLuehken" w:date="2018-07-01T21:03:00Z">
        <w:r w:rsidR="008A5988">
          <w:rPr>
            <w:rFonts w:ascii="Times New Roman" w:hAnsi="Times New Roman" w:cs="Times New Roman"/>
            <w:sz w:val="24"/>
            <w:szCs w:val="24"/>
            <w:lang w:val="en-GB"/>
          </w:rPr>
          <w:t>North America</w:t>
        </w:r>
      </w:ins>
      <w:r>
        <w:rPr>
          <w:rFonts w:ascii="Times New Roman" w:hAnsi="Times New Roman" w:cs="Times New Roman"/>
          <w:sz w:val="24"/>
          <w:szCs w:val="24"/>
          <w:lang w:val="en-GB"/>
        </w:rPr>
        <w:t xml:space="preserve"> </w:t>
      </w:r>
      <w:commentRangeEnd w:id="409"/>
      <w:r w:rsidR="008A5988">
        <w:rPr>
          <w:rStyle w:val="Kommentarzeichen"/>
        </w:rPr>
        <w:commentReference w:id="409"/>
      </w:r>
      <w:r>
        <w:rPr>
          <w:rFonts w:ascii="Times New Roman" w:hAnsi="Times New Roman" w:cs="Times New Roman"/>
          <w:sz w:val="24"/>
          <w:szCs w:val="24"/>
          <w:lang w:val="en-GB"/>
        </w:rPr>
        <w:t>(</w:t>
      </w:r>
      <w:r w:rsidRPr="0085130C">
        <w:rPr>
          <w:rFonts w:ascii="Times New Roman" w:hAnsi="Times New Roman" w:cs="Times New Roman"/>
          <w:sz w:val="24"/>
          <w:szCs w:val="24"/>
          <w:highlight w:val="yellow"/>
          <w:lang w:val="en-GB"/>
        </w:rPr>
        <w:t xml:space="preserve">Kilpatrick 2011, </w:t>
      </w:r>
      <w:proofErr w:type="spellStart"/>
      <w:r w:rsidRPr="0085130C">
        <w:rPr>
          <w:rFonts w:ascii="Times New Roman" w:hAnsi="Times New Roman" w:cs="Times New Roman"/>
          <w:sz w:val="24"/>
          <w:szCs w:val="24"/>
          <w:highlight w:val="yellow"/>
          <w:lang w:val="en-GB"/>
        </w:rPr>
        <w:t>Sambri</w:t>
      </w:r>
      <w:proofErr w:type="spellEnd"/>
      <w:r w:rsidRPr="0085130C">
        <w:rPr>
          <w:rFonts w:ascii="Times New Roman" w:hAnsi="Times New Roman" w:cs="Times New Roman"/>
          <w:sz w:val="24"/>
          <w:szCs w:val="24"/>
          <w:highlight w:val="yellow"/>
          <w:lang w:val="en-GB"/>
        </w:rPr>
        <w:t xml:space="preserve"> 2013</w:t>
      </w:r>
      <w:r>
        <w:rPr>
          <w:rFonts w:ascii="Times New Roman" w:hAnsi="Times New Roman" w:cs="Times New Roman"/>
          <w:sz w:val="24"/>
          <w:szCs w:val="24"/>
          <w:lang w:val="en-GB"/>
        </w:rPr>
        <w:t>)</w:t>
      </w:r>
      <w:del w:id="412" w:author="RenkeLuehken" w:date="2018-07-01T21:18:00Z">
        <w:r w:rsidDel="00B758F7">
          <w:rPr>
            <w:rFonts w:ascii="Times New Roman" w:hAnsi="Times New Roman" w:cs="Times New Roman"/>
            <w:sz w:val="24"/>
            <w:szCs w:val="24"/>
            <w:lang w:val="en-GB"/>
          </w:rPr>
          <w:delText xml:space="preserve"> with</w:delText>
        </w:r>
      </w:del>
      <w:ins w:id="413" w:author="RenkeLuehken" w:date="2018-07-01T21:18:00Z">
        <w:r w:rsidR="00B758F7">
          <w:rPr>
            <w:rFonts w:ascii="Times New Roman" w:hAnsi="Times New Roman" w:cs="Times New Roman"/>
            <w:sz w:val="24"/>
            <w:szCs w:val="24"/>
            <w:lang w:val="en-GB"/>
          </w:rPr>
          <w:t>, resulting into</w:t>
        </w:r>
      </w:ins>
      <w:ins w:id="414" w:author="RenkeLuehken" w:date="2018-07-01T21:26:00Z">
        <w:r w:rsidR="009920AB">
          <w:rPr>
            <w:rFonts w:ascii="Times New Roman" w:hAnsi="Times New Roman" w:cs="Times New Roman"/>
            <w:sz w:val="24"/>
            <w:szCs w:val="24"/>
            <w:lang w:val="en-GB"/>
          </w:rPr>
          <w:t xml:space="preserve"> more than 20,000</w:t>
        </w:r>
      </w:ins>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neuroinvasive</w:t>
      </w:r>
      <w:proofErr w:type="spellEnd"/>
      <w:ins w:id="415" w:author="RenkeLuehken" w:date="2018-07-01T21:26:00Z">
        <w:r w:rsidR="009920AB">
          <w:rPr>
            <w:rFonts w:ascii="Times New Roman" w:hAnsi="Times New Roman" w:cs="Times New Roman"/>
            <w:sz w:val="24"/>
            <w:szCs w:val="24"/>
            <w:lang w:val="en-GB"/>
          </w:rPr>
          <w:t xml:space="preserve"> cases</w:t>
        </w:r>
      </w:ins>
      <w:r>
        <w:rPr>
          <w:rFonts w:ascii="Times New Roman" w:hAnsi="Times New Roman" w:cs="Times New Roman"/>
          <w:sz w:val="24"/>
          <w:szCs w:val="24"/>
          <w:lang w:val="en-GB"/>
        </w:rPr>
        <w:t xml:space="preserve"> and</w:t>
      </w:r>
      <w:ins w:id="416" w:author="RenkeLuehken" w:date="2018-07-01T21:26:00Z">
        <w:r w:rsidR="009920AB">
          <w:rPr>
            <w:rFonts w:ascii="Times New Roman" w:hAnsi="Times New Roman" w:cs="Times New Roman"/>
            <w:sz w:val="24"/>
            <w:szCs w:val="24"/>
            <w:lang w:val="en-GB"/>
          </w:rPr>
          <w:t xml:space="preserve"> </w:t>
        </w:r>
      </w:ins>
      <w:ins w:id="417" w:author="RenkeLuehken" w:date="2018-07-01T21:24:00Z">
        <w:r w:rsidR="00CE067A">
          <w:rPr>
            <w:rFonts w:ascii="Times New Roman" w:hAnsi="Times New Roman" w:cs="Times New Roman"/>
            <w:sz w:val="24"/>
            <w:szCs w:val="24"/>
            <w:lang w:val="en-GB"/>
          </w:rPr>
          <w:t xml:space="preserve">more than </w:t>
        </w:r>
      </w:ins>
      <w:ins w:id="418" w:author="RenkeLuehken" w:date="2018-07-01T21:26:00Z">
        <w:r w:rsidR="009920AB">
          <w:rPr>
            <w:rFonts w:ascii="Times New Roman" w:hAnsi="Times New Roman" w:cs="Times New Roman"/>
            <w:sz w:val="24"/>
            <w:szCs w:val="24"/>
            <w:lang w:val="en-GB"/>
          </w:rPr>
          <w:t>2</w:t>
        </w:r>
      </w:ins>
      <w:ins w:id="419" w:author="RenkeLuehken" w:date="2018-07-01T21:27:00Z">
        <w:r w:rsidR="009920AB">
          <w:rPr>
            <w:rFonts w:ascii="Times New Roman" w:hAnsi="Times New Roman" w:cs="Times New Roman"/>
            <w:sz w:val="24"/>
            <w:szCs w:val="24"/>
            <w:lang w:val="en-GB"/>
          </w:rPr>
          <w:t>,</w:t>
        </w:r>
      </w:ins>
      <w:ins w:id="420" w:author="RenkeLuehken" w:date="2018-07-01T21:26:00Z">
        <w:r w:rsidR="009920AB">
          <w:rPr>
            <w:rFonts w:ascii="Times New Roman" w:hAnsi="Times New Roman" w:cs="Times New Roman"/>
            <w:sz w:val="24"/>
            <w:szCs w:val="24"/>
            <w:lang w:val="en-GB"/>
          </w:rPr>
          <w:t>000</w:t>
        </w:r>
      </w:ins>
      <w:r>
        <w:rPr>
          <w:rFonts w:ascii="Times New Roman" w:hAnsi="Times New Roman" w:cs="Times New Roman"/>
          <w:sz w:val="24"/>
          <w:szCs w:val="24"/>
          <w:lang w:val="en-GB"/>
        </w:rPr>
        <w:t xml:space="preserve"> </w:t>
      </w:r>
      <w:del w:id="421" w:author="RenkeLuehken" w:date="2018-07-01T21:27:00Z">
        <w:r w:rsidDel="009920AB">
          <w:rPr>
            <w:rFonts w:ascii="Times New Roman" w:hAnsi="Times New Roman" w:cs="Times New Roman"/>
            <w:sz w:val="24"/>
            <w:szCs w:val="24"/>
            <w:lang w:val="en-GB"/>
          </w:rPr>
          <w:delText>fatal cases</w:delText>
        </w:r>
      </w:del>
      <w:ins w:id="422" w:author="RenkeLuehken" w:date="2018-07-01T21:27:00Z">
        <w:r w:rsidR="009920AB">
          <w:rPr>
            <w:rFonts w:ascii="Times New Roman" w:hAnsi="Times New Roman" w:cs="Times New Roman"/>
            <w:sz w:val="24"/>
            <w:szCs w:val="24"/>
            <w:lang w:val="en-GB"/>
          </w:rPr>
          <w:t>deaths</w:t>
        </w:r>
      </w:ins>
      <w:del w:id="423" w:author="RenkeLuehken" w:date="2018-07-01T21:24:00Z">
        <w:r w:rsidDel="00CE067A">
          <w:rPr>
            <w:rFonts w:ascii="Times New Roman" w:hAnsi="Times New Roman" w:cs="Times New Roman"/>
            <w:sz w:val="24"/>
            <w:szCs w:val="24"/>
            <w:lang w:val="en-GB"/>
          </w:rPr>
          <w:delText xml:space="preserve"> every year</w:delText>
        </w:r>
      </w:del>
      <w:r>
        <w:rPr>
          <w:rFonts w:ascii="Times New Roman" w:hAnsi="Times New Roman" w:cs="Times New Roman"/>
          <w:sz w:val="24"/>
          <w:szCs w:val="24"/>
          <w:lang w:val="en-GB"/>
        </w:rPr>
        <w:t xml:space="preserve"> since 1999</w:t>
      </w:r>
      <w:r w:rsidR="0040299A">
        <w:rPr>
          <w:rFonts w:ascii="Times New Roman" w:hAnsi="Times New Roman" w:cs="Times New Roman"/>
          <w:sz w:val="24"/>
          <w:szCs w:val="24"/>
          <w:lang w:val="en-GB"/>
        </w:rPr>
        <w:t xml:space="preserve"> (</w:t>
      </w:r>
      <w:commentRangeStart w:id="424"/>
      <w:r w:rsidR="0040299A" w:rsidRPr="0040299A">
        <w:rPr>
          <w:rFonts w:ascii="Times New Roman" w:hAnsi="Times New Roman" w:cs="Times New Roman"/>
          <w:sz w:val="24"/>
          <w:szCs w:val="24"/>
          <w:highlight w:val="yellow"/>
          <w:lang w:val="en-GB"/>
        </w:rPr>
        <w:t>CDC</w:t>
      </w:r>
      <w:commentRangeEnd w:id="424"/>
      <w:r w:rsidR="00CE067A">
        <w:rPr>
          <w:rStyle w:val="Kommentarzeichen"/>
        </w:rPr>
        <w:commentReference w:id="424"/>
      </w:r>
      <w:r w:rsidR="0040299A">
        <w:rPr>
          <w:rFonts w:ascii="Times New Roman" w:hAnsi="Times New Roman" w:cs="Times New Roman"/>
          <w:sz w:val="24"/>
          <w:szCs w:val="24"/>
          <w:lang w:val="en-GB"/>
        </w:rPr>
        <w:t>)</w:t>
      </w:r>
      <w:r>
        <w:rPr>
          <w:rFonts w:ascii="Times New Roman" w:hAnsi="Times New Roman" w:cs="Times New Roman"/>
          <w:sz w:val="24"/>
          <w:szCs w:val="24"/>
          <w:lang w:val="en-GB"/>
        </w:rPr>
        <w:t xml:space="preserve">.  </w:t>
      </w:r>
      <w:moveToRangeStart w:id="425" w:author="RL" w:date="2018-07-05T13:35:00Z" w:name="move518561049"/>
      <w:moveTo w:id="426" w:author="RL" w:date="2018-07-05T13:35:00Z">
        <w:r w:rsidR="00AF56BC">
          <w:rPr>
            <w:rFonts w:ascii="Times New Roman" w:hAnsi="Times New Roman" w:cs="Times New Roman"/>
            <w:sz w:val="24"/>
            <w:szCs w:val="24"/>
            <w:lang w:val="en-GB"/>
          </w:rPr>
          <w:t xml:space="preserve">Historically, WNV cases in Europe have been sporadic. </w:t>
        </w:r>
      </w:moveTo>
      <w:moveToRangeEnd w:id="425"/>
      <w:ins w:id="427" w:author="RL" w:date="2018-07-05T13:40:00Z">
        <w:r w:rsidR="00AF56BC">
          <w:rPr>
            <w:rFonts w:ascii="Times New Roman" w:hAnsi="Times New Roman" w:cs="Times New Roman"/>
            <w:sz w:val="24"/>
            <w:szCs w:val="24"/>
            <w:lang w:val="en-GB"/>
          </w:rPr>
          <w:t xml:space="preserve">This changed in 1996, when </w:t>
        </w:r>
      </w:ins>
      <w:ins w:id="428" w:author="RL" w:date="2018-07-05T13:41:00Z">
        <w:r w:rsidR="00AF56BC">
          <w:rPr>
            <w:rFonts w:ascii="Times New Roman" w:hAnsi="Times New Roman" w:cs="Times New Roman"/>
            <w:sz w:val="24"/>
            <w:szCs w:val="24"/>
            <w:lang w:val="en-GB"/>
          </w:rPr>
          <w:t xml:space="preserve">an outbreak in Romania results in 352 </w:t>
        </w:r>
        <w:proofErr w:type="spellStart"/>
        <w:r w:rsidR="00AF56BC">
          <w:rPr>
            <w:rFonts w:ascii="Times New Roman" w:hAnsi="Times New Roman" w:cs="Times New Roman"/>
            <w:sz w:val="24"/>
            <w:szCs w:val="24"/>
            <w:lang w:val="en-GB"/>
          </w:rPr>
          <w:t>neuroinvasive</w:t>
        </w:r>
        <w:proofErr w:type="spellEnd"/>
        <w:r w:rsidR="00AF56BC">
          <w:rPr>
            <w:rFonts w:ascii="Times New Roman" w:hAnsi="Times New Roman" w:cs="Times New Roman"/>
            <w:sz w:val="24"/>
            <w:szCs w:val="24"/>
            <w:lang w:val="en-GB"/>
          </w:rPr>
          <w:t xml:space="preserve"> cases and 17 deaths [</w:t>
        </w:r>
        <w:commentRangeStart w:id="429"/>
        <w:r w:rsidR="00AF56BC">
          <w:rPr>
            <w:rFonts w:ascii="Times New Roman" w:hAnsi="Times New Roman" w:cs="Times New Roman"/>
            <w:sz w:val="24"/>
            <w:szCs w:val="24"/>
            <w:lang w:val="en-GB"/>
          </w:rPr>
          <w:t>cite</w:t>
        </w:r>
      </w:ins>
      <w:commentRangeEnd w:id="429"/>
      <w:ins w:id="430" w:author="RL" w:date="2018-07-05T13:42:00Z">
        <w:r w:rsidR="00AF56BC">
          <w:rPr>
            <w:rStyle w:val="Kommentarzeichen"/>
          </w:rPr>
          <w:commentReference w:id="429"/>
        </w:r>
      </w:ins>
      <w:ins w:id="431" w:author="RL" w:date="2018-07-05T13:41:00Z">
        <w:r w:rsidR="00AF56BC">
          <w:rPr>
            <w:rFonts w:ascii="Times New Roman" w:hAnsi="Times New Roman" w:cs="Times New Roman"/>
            <w:sz w:val="24"/>
            <w:szCs w:val="24"/>
            <w:lang w:val="en-GB"/>
          </w:rPr>
          <w:t>]</w:t>
        </w:r>
      </w:ins>
      <w:ins w:id="432" w:author="RL" w:date="2018-07-05T13:42:00Z">
        <w:r w:rsidR="00AF56BC">
          <w:rPr>
            <w:rFonts w:ascii="Times New Roman" w:hAnsi="Times New Roman" w:cs="Times New Roman"/>
            <w:sz w:val="24"/>
            <w:szCs w:val="24"/>
            <w:lang w:val="en-GB"/>
          </w:rPr>
          <w:t xml:space="preserve">. </w:t>
        </w:r>
      </w:ins>
      <w:ins w:id="433" w:author="RL" w:date="2018-07-05T13:43:00Z">
        <w:r w:rsidR="00AF56BC">
          <w:rPr>
            <w:rFonts w:ascii="Times New Roman" w:hAnsi="Times New Roman" w:cs="Times New Roman"/>
            <w:sz w:val="24"/>
            <w:szCs w:val="24"/>
            <w:lang w:val="en-GB"/>
          </w:rPr>
          <w:t>Since then</w:t>
        </w:r>
      </w:ins>
      <w:ins w:id="434" w:author="RL" w:date="2018-07-05T13:44:00Z">
        <w:r w:rsidR="00AF56BC">
          <w:rPr>
            <w:rFonts w:ascii="Times New Roman" w:hAnsi="Times New Roman" w:cs="Times New Roman"/>
            <w:sz w:val="24"/>
            <w:szCs w:val="24"/>
            <w:lang w:val="en-GB"/>
          </w:rPr>
          <w:t xml:space="preserve">, </w:t>
        </w:r>
        <w:r w:rsidR="002371C7">
          <w:rPr>
            <w:rFonts w:ascii="Times New Roman" w:hAnsi="Times New Roman" w:cs="Times New Roman"/>
            <w:sz w:val="24"/>
            <w:szCs w:val="24"/>
            <w:lang w:val="en-GB"/>
          </w:rPr>
          <w:t xml:space="preserve">various outbreaks were </w:t>
        </w:r>
      </w:ins>
      <w:ins w:id="435" w:author="RL" w:date="2018-07-05T13:48:00Z">
        <w:r w:rsidR="002371C7">
          <w:rPr>
            <w:rFonts w:ascii="Times New Roman" w:hAnsi="Times New Roman" w:cs="Times New Roman"/>
            <w:sz w:val="24"/>
            <w:szCs w:val="24"/>
            <w:lang w:val="en-GB"/>
          </w:rPr>
          <w:t>recognized</w:t>
        </w:r>
      </w:ins>
      <w:ins w:id="436" w:author="RL" w:date="2018-07-05T13:44:00Z">
        <w:r w:rsidR="002371C7">
          <w:rPr>
            <w:rFonts w:ascii="Times New Roman" w:hAnsi="Times New Roman" w:cs="Times New Roman"/>
            <w:sz w:val="24"/>
            <w:szCs w:val="24"/>
            <w:lang w:val="en-GB"/>
          </w:rPr>
          <w:t xml:space="preserve"> in </w:t>
        </w:r>
      </w:ins>
      <w:ins w:id="437" w:author="RL" w:date="2018-07-05T13:45:00Z">
        <w:r w:rsidR="002371C7">
          <w:rPr>
            <w:rFonts w:ascii="Times New Roman" w:hAnsi="Times New Roman" w:cs="Times New Roman"/>
            <w:sz w:val="24"/>
            <w:szCs w:val="24"/>
            <w:lang w:val="en-GB"/>
          </w:rPr>
          <w:t>further</w:t>
        </w:r>
      </w:ins>
      <w:ins w:id="438" w:author="RL" w:date="2018-07-05T13:44:00Z">
        <w:r w:rsidR="002371C7">
          <w:rPr>
            <w:rFonts w:ascii="Times New Roman" w:hAnsi="Times New Roman" w:cs="Times New Roman"/>
            <w:sz w:val="24"/>
            <w:szCs w:val="24"/>
            <w:lang w:val="en-GB"/>
          </w:rPr>
          <w:t xml:space="preserve"> </w:t>
        </w:r>
      </w:ins>
      <w:ins w:id="439" w:author="RL" w:date="2018-07-05T13:46:00Z">
        <w:r w:rsidR="002371C7">
          <w:rPr>
            <w:rFonts w:ascii="Times New Roman" w:hAnsi="Times New Roman" w:cs="Times New Roman"/>
            <w:sz w:val="24"/>
            <w:szCs w:val="24"/>
            <w:lang w:val="en-GB"/>
          </w:rPr>
          <w:t xml:space="preserve">European </w:t>
        </w:r>
      </w:ins>
      <w:ins w:id="440" w:author="RL" w:date="2018-07-05T13:44:00Z">
        <w:r w:rsidR="002371C7">
          <w:rPr>
            <w:rFonts w:ascii="Times New Roman" w:hAnsi="Times New Roman" w:cs="Times New Roman"/>
            <w:sz w:val="24"/>
            <w:szCs w:val="24"/>
            <w:lang w:val="en-GB"/>
          </w:rPr>
          <w:t xml:space="preserve">countries (e.g. </w:t>
        </w:r>
      </w:ins>
      <w:ins w:id="441" w:author="RL" w:date="2018-07-05T13:45:00Z">
        <w:r w:rsidR="002371C7">
          <w:rPr>
            <w:rFonts w:ascii="Times New Roman" w:hAnsi="Times New Roman" w:cs="Times New Roman"/>
            <w:sz w:val="24"/>
            <w:szCs w:val="24"/>
            <w:lang w:val="en-GB"/>
          </w:rPr>
          <w:t>Greece, Hungary, Italy)</w:t>
        </w:r>
      </w:ins>
      <w:ins w:id="442" w:author="RL" w:date="2018-07-05T13:48:00Z">
        <w:r w:rsidR="002371C7">
          <w:rPr>
            <w:rFonts w:ascii="Times New Roman" w:hAnsi="Times New Roman" w:cs="Times New Roman"/>
            <w:sz w:val="24"/>
            <w:szCs w:val="24"/>
            <w:lang w:val="en-GB"/>
          </w:rPr>
          <w:t xml:space="preserve">, causing </w:t>
        </w:r>
      </w:ins>
      <w:ins w:id="443" w:author="RL" w:date="2018-07-10T15:30:00Z">
        <w:r w:rsidR="004070CE">
          <w:rPr>
            <w:rFonts w:ascii="Times New Roman" w:hAnsi="Times New Roman" w:cs="Times New Roman"/>
            <w:sz w:val="24"/>
            <w:szCs w:val="24"/>
            <w:lang w:val="en-GB"/>
          </w:rPr>
          <w:t>more than 3,000</w:t>
        </w:r>
      </w:ins>
      <w:ins w:id="444" w:author="RL" w:date="2018-07-05T13:49:00Z">
        <w:r w:rsidR="002371C7">
          <w:rPr>
            <w:rFonts w:ascii="Times New Roman" w:hAnsi="Times New Roman" w:cs="Times New Roman"/>
            <w:sz w:val="24"/>
            <w:szCs w:val="24"/>
            <w:lang w:val="en-GB"/>
          </w:rPr>
          <w:t xml:space="preserve"> human WNV cases</w:t>
        </w:r>
      </w:ins>
      <w:ins w:id="445" w:author="RL" w:date="2018-07-05T13:56:00Z">
        <w:r w:rsidR="004922DE">
          <w:rPr>
            <w:rFonts w:ascii="Times New Roman" w:hAnsi="Times New Roman" w:cs="Times New Roman"/>
            <w:sz w:val="24"/>
            <w:szCs w:val="24"/>
            <w:lang w:val="en-GB"/>
          </w:rPr>
          <w:t xml:space="preserve"> with at least </w:t>
        </w:r>
        <w:commentRangeStart w:id="446"/>
        <w:r w:rsidR="004922DE" w:rsidRPr="00FE6623">
          <w:rPr>
            <w:rFonts w:ascii="Times New Roman" w:hAnsi="Times New Roman" w:cs="Times New Roman"/>
            <w:sz w:val="24"/>
            <w:szCs w:val="24"/>
            <w:highlight w:val="red"/>
            <w:lang w:val="en-GB"/>
            <w:rPrChange w:id="447" w:author="RL" w:date="2018-07-05T13:56:00Z">
              <w:rPr>
                <w:rFonts w:ascii="Times New Roman" w:hAnsi="Times New Roman" w:cs="Times New Roman"/>
                <w:sz w:val="24"/>
                <w:szCs w:val="24"/>
                <w:lang w:val="en-GB"/>
              </w:rPr>
            </w:rPrChange>
          </w:rPr>
          <w:t>X</w:t>
        </w:r>
        <w:commentRangeEnd w:id="446"/>
        <w:r w:rsidR="00CF37A2">
          <w:rPr>
            <w:rStyle w:val="Kommentarzeichen"/>
          </w:rPr>
          <w:commentReference w:id="446"/>
        </w:r>
        <w:r w:rsidR="004922DE">
          <w:rPr>
            <w:rFonts w:ascii="Times New Roman" w:hAnsi="Times New Roman" w:cs="Times New Roman"/>
            <w:sz w:val="24"/>
            <w:szCs w:val="24"/>
            <w:lang w:val="en-GB"/>
          </w:rPr>
          <w:t xml:space="preserve"> deaths</w:t>
        </w:r>
      </w:ins>
      <w:ins w:id="448" w:author="RL" w:date="2018-07-05T13:46:00Z">
        <w:r w:rsidR="002371C7">
          <w:rPr>
            <w:rFonts w:ascii="Times New Roman" w:hAnsi="Times New Roman" w:cs="Times New Roman"/>
            <w:sz w:val="24"/>
            <w:szCs w:val="24"/>
            <w:lang w:val="en-GB"/>
          </w:rPr>
          <w:t xml:space="preserve"> (</w:t>
        </w:r>
        <w:r w:rsidR="002371C7" w:rsidRPr="002371C7">
          <w:rPr>
            <w:rFonts w:ascii="Times New Roman" w:hAnsi="Times New Roman" w:cs="Times New Roman"/>
            <w:sz w:val="24"/>
            <w:szCs w:val="24"/>
            <w:highlight w:val="yellow"/>
            <w:lang w:val="en-GB"/>
            <w:rPrChange w:id="449" w:author="RL" w:date="2018-07-05T13:46:00Z">
              <w:rPr>
                <w:rFonts w:ascii="Times New Roman" w:hAnsi="Times New Roman" w:cs="Times New Roman"/>
                <w:sz w:val="24"/>
                <w:szCs w:val="24"/>
                <w:lang w:val="en-GB"/>
              </w:rPr>
            </w:rPrChange>
          </w:rPr>
          <w:t>ECDC</w:t>
        </w:r>
        <w:r w:rsidR="002371C7">
          <w:rPr>
            <w:rFonts w:ascii="Times New Roman" w:hAnsi="Times New Roman" w:cs="Times New Roman"/>
            <w:sz w:val="24"/>
            <w:szCs w:val="24"/>
            <w:lang w:val="en-GB"/>
          </w:rPr>
          <w:t xml:space="preserve">, </w:t>
        </w:r>
        <w:commentRangeStart w:id="450"/>
        <w:r w:rsidR="002371C7">
          <w:rPr>
            <w:rFonts w:ascii="Times New Roman" w:hAnsi="Times New Roman" w:cs="Times New Roman"/>
            <w:sz w:val="24"/>
            <w:szCs w:val="24"/>
            <w:lang w:val="en-GB"/>
          </w:rPr>
          <w:t>x</w:t>
        </w:r>
        <w:commentRangeEnd w:id="450"/>
        <w:r w:rsidR="002371C7">
          <w:rPr>
            <w:rStyle w:val="Kommentarzeichen"/>
          </w:rPr>
          <w:commentReference w:id="450"/>
        </w:r>
        <w:r w:rsidR="002371C7">
          <w:rPr>
            <w:rFonts w:ascii="Times New Roman" w:hAnsi="Times New Roman" w:cs="Times New Roman"/>
            <w:sz w:val="24"/>
            <w:szCs w:val="24"/>
            <w:lang w:val="en-GB"/>
          </w:rPr>
          <w:t>)</w:t>
        </w:r>
      </w:ins>
      <w:ins w:id="451" w:author="RL" w:date="2018-07-05T14:32:00Z">
        <w:r w:rsidR="00316113">
          <w:rPr>
            <w:rFonts w:ascii="Times New Roman" w:hAnsi="Times New Roman" w:cs="Times New Roman"/>
            <w:sz w:val="24"/>
            <w:szCs w:val="24"/>
            <w:lang w:val="en-GB"/>
          </w:rPr>
          <w:t xml:space="preserve">. </w:t>
        </w:r>
      </w:ins>
    </w:p>
    <w:p w14:paraId="5EFF8488" w14:textId="568715AF" w:rsidR="00257F67" w:rsidRPr="009133BA" w:rsidDel="00226EEB" w:rsidRDefault="00257F67" w:rsidP="00257F67">
      <w:pPr>
        <w:spacing w:line="480" w:lineRule="auto"/>
        <w:rPr>
          <w:del w:id="452" w:author="RL" w:date="2018-07-05T13:49:00Z"/>
          <w:rFonts w:ascii="Times New Roman" w:hAnsi="Times New Roman" w:cs="Times New Roman"/>
          <w:sz w:val="24"/>
          <w:szCs w:val="24"/>
          <w:highlight w:val="red"/>
          <w:lang w:val="en-GB"/>
          <w:rPrChange w:id="453" w:author="RL" w:date="2018-07-10T15:10:00Z">
            <w:rPr>
              <w:del w:id="454" w:author="RL" w:date="2018-07-05T13:49:00Z"/>
              <w:rFonts w:ascii="Times New Roman" w:hAnsi="Times New Roman" w:cs="Times New Roman"/>
              <w:sz w:val="24"/>
              <w:szCs w:val="24"/>
              <w:lang w:val="en-GB"/>
            </w:rPr>
          </w:rPrChange>
        </w:rPr>
      </w:pPr>
      <w:commentRangeStart w:id="455"/>
      <w:del w:id="456" w:author="RL" w:date="2018-07-05T13:49:00Z">
        <w:r w:rsidRPr="009133BA" w:rsidDel="00226EEB">
          <w:rPr>
            <w:rFonts w:ascii="Times New Roman" w:hAnsi="Times New Roman" w:cs="Times New Roman"/>
            <w:sz w:val="24"/>
            <w:szCs w:val="24"/>
            <w:highlight w:val="red"/>
            <w:lang w:val="en-GB"/>
            <w:rPrChange w:id="457" w:author="RL" w:date="2018-07-10T15:10:00Z">
              <w:rPr>
                <w:rFonts w:ascii="Times New Roman" w:hAnsi="Times New Roman" w:cs="Times New Roman"/>
                <w:sz w:val="24"/>
                <w:szCs w:val="24"/>
                <w:lang w:val="en-GB"/>
              </w:rPr>
            </w:rPrChange>
          </w:rPr>
          <w:delText>In Europe a</w:delText>
        </w:r>
      </w:del>
      <w:ins w:id="458" w:author="RenkeLuehken" w:date="2018-07-01T21:29:00Z">
        <w:del w:id="459" w:author="RL" w:date="2018-07-05T13:49:00Z">
          <w:r w:rsidR="009920AB" w:rsidRPr="009133BA" w:rsidDel="00226EEB">
            <w:rPr>
              <w:rFonts w:ascii="Times New Roman" w:hAnsi="Times New Roman" w:cs="Times New Roman"/>
              <w:sz w:val="24"/>
              <w:szCs w:val="24"/>
              <w:highlight w:val="red"/>
              <w:lang w:val="en-GB"/>
              <w:rPrChange w:id="460" w:author="RL" w:date="2018-07-10T15:10:00Z">
                <w:rPr>
                  <w:rFonts w:ascii="Times New Roman" w:hAnsi="Times New Roman" w:cs="Times New Roman"/>
                  <w:sz w:val="24"/>
                  <w:szCs w:val="24"/>
                  <w:lang w:val="en-GB"/>
                </w:rPr>
              </w:rPrChange>
            </w:rPr>
            <w:delText>, two lineages are widely circulating (Reiter, bernabeau wittel).</w:delText>
          </w:r>
        </w:del>
      </w:ins>
      <w:commentRangeEnd w:id="455"/>
      <w:r w:rsidR="00EA1F97" w:rsidRPr="009133BA">
        <w:rPr>
          <w:rStyle w:val="Kommentarzeichen"/>
          <w:highlight w:val="red"/>
          <w:rPrChange w:id="461" w:author="RL" w:date="2018-07-10T15:10:00Z">
            <w:rPr>
              <w:rStyle w:val="Kommentarzeichen"/>
            </w:rPr>
          </w:rPrChange>
        </w:rPr>
        <w:commentReference w:id="455"/>
      </w:r>
      <w:ins w:id="462" w:author="RenkeLuehken" w:date="2018-07-01T21:29:00Z">
        <w:del w:id="463" w:author="RL" w:date="2018-07-05T13:49:00Z">
          <w:r w:rsidR="009920AB" w:rsidRPr="009133BA" w:rsidDel="00226EEB">
            <w:rPr>
              <w:rFonts w:ascii="Times New Roman" w:hAnsi="Times New Roman" w:cs="Times New Roman"/>
              <w:sz w:val="24"/>
              <w:szCs w:val="24"/>
              <w:highlight w:val="red"/>
              <w:lang w:val="en-GB"/>
              <w:rPrChange w:id="464" w:author="RL" w:date="2018-07-10T15:10:00Z">
                <w:rPr>
                  <w:rFonts w:ascii="Times New Roman" w:hAnsi="Times New Roman" w:cs="Times New Roman"/>
                  <w:sz w:val="24"/>
                  <w:szCs w:val="24"/>
                  <w:lang w:val="en-GB"/>
                </w:rPr>
              </w:rPrChange>
            </w:rPr>
            <w:delText xml:space="preserve"> </w:delText>
          </w:r>
        </w:del>
      </w:ins>
      <w:ins w:id="465" w:author="RenkeLuehken" w:date="2018-07-01T20:12:00Z">
        <w:del w:id="466" w:author="RL" w:date="2018-07-05T13:46:00Z">
          <w:r w:rsidR="002936E1" w:rsidRPr="009133BA" w:rsidDel="002371C7">
            <w:rPr>
              <w:rFonts w:ascii="Times New Roman" w:hAnsi="Times New Roman" w:cs="Times New Roman"/>
              <w:sz w:val="24"/>
              <w:szCs w:val="24"/>
              <w:highlight w:val="red"/>
              <w:lang w:val="en-GB"/>
              <w:rPrChange w:id="467" w:author="RL" w:date="2018-07-10T15:10:00Z">
                <w:rPr>
                  <w:rFonts w:ascii="Times New Roman" w:hAnsi="Times New Roman" w:cs="Times New Roman"/>
                  <w:sz w:val="24"/>
                  <w:szCs w:val="24"/>
                  <w:lang w:val="en-GB"/>
                </w:rPr>
              </w:rPrChange>
            </w:rPr>
            <w:delText>A</w:delText>
          </w:r>
        </w:del>
      </w:ins>
      <w:del w:id="468" w:author="RL" w:date="2018-07-05T13:46:00Z">
        <w:r w:rsidRPr="009133BA" w:rsidDel="002371C7">
          <w:rPr>
            <w:rFonts w:ascii="Times New Roman" w:hAnsi="Times New Roman" w:cs="Times New Roman"/>
            <w:sz w:val="24"/>
            <w:szCs w:val="24"/>
            <w:highlight w:val="red"/>
            <w:lang w:val="en-GB"/>
            <w:rPrChange w:id="469" w:author="RL" w:date="2018-07-10T15:10:00Z">
              <w:rPr>
                <w:rFonts w:ascii="Times New Roman" w:hAnsi="Times New Roman" w:cs="Times New Roman"/>
                <w:sz w:val="24"/>
                <w:szCs w:val="24"/>
                <w:lang w:val="en-GB"/>
              </w:rPr>
            </w:rPrChange>
          </w:rPr>
          <w:delText xml:space="preserve">ll </w:delText>
        </w:r>
      </w:del>
      <w:ins w:id="470" w:author="RenkeLuehken" w:date="2018-07-01T20:12:00Z">
        <w:del w:id="471" w:author="RL" w:date="2018-07-05T13:46:00Z">
          <w:r w:rsidR="002936E1" w:rsidRPr="009133BA" w:rsidDel="002371C7">
            <w:rPr>
              <w:rFonts w:ascii="Times New Roman" w:hAnsi="Times New Roman" w:cs="Times New Roman"/>
              <w:sz w:val="24"/>
              <w:szCs w:val="24"/>
              <w:highlight w:val="red"/>
              <w:lang w:val="en-GB"/>
              <w:rPrChange w:id="472" w:author="RL" w:date="2018-07-10T15:10:00Z">
                <w:rPr>
                  <w:rFonts w:ascii="Times New Roman" w:hAnsi="Times New Roman" w:cs="Times New Roman"/>
                  <w:sz w:val="24"/>
                  <w:szCs w:val="24"/>
                  <w:lang w:val="en-GB"/>
                </w:rPr>
              </w:rPrChange>
            </w:rPr>
            <w:delText>reporte</w:delText>
          </w:r>
        </w:del>
      </w:ins>
      <w:ins w:id="473" w:author="RenkeLuehken" w:date="2018-07-01T20:13:00Z">
        <w:del w:id="474" w:author="RL" w:date="2018-07-05T13:46:00Z">
          <w:r w:rsidR="002936E1" w:rsidRPr="009133BA" w:rsidDel="002371C7">
            <w:rPr>
              <w:rFonts w:ascii="Times New Roman" w:hAnsi="Times New Roman" w:cs="Times New Roman"/>
              <w:sz w:val="24"/>
              <w:szCs w:val="24"/>
              <w:highlight w:val="red"/>
              <w:lang w:val="en-GB"/>
              <w:rPrChange w:id="475" w:author="RL" w:date="2018-07-10T15:10:00Z">
                <w:rPr>
                  <w:rFonts w:ascii="Times New Roman" w:hAnsi="Times New Roman" w:cs="Times New Roman"/>
                  <w:sz w:val="24"/>
                  <w:szCs w:val="24"/>
                  <w:lang w:val="en-GB"/>
                </w:rPr>
              </w:rPrChange>
            </w:rPr>
            <w:delText xml:space="preserve">d </w:delText>
          </w:r>
        </w:del>
      </w:ins>
      <w:del w:id="476" w:author="RL" w:date="2018-07-05T13:46:00Z">
        <w:r w:rsidRPr="009133BA" w:rsidDel="002371C7">
          <w:rPr>
            <w:rFonts w:ascii="Times New Roman" w:hAnsi="Times New Roman" w:cs="Times New Roman"/>
            <w:sz w:val="24"/>
            <w:szCs w:val="24"/>
            <w:highlight w:val="red"/>
            <w:lang w:val="en-GB"/>
            <w:rPrChange w:id="477" w:author="RL" w:date="2018-07-10T15:10:00Z">
              <w:rPr>
                <w:rFonts w:ascii="Times New Roman" w:hAnsi="Times New Roman" w:cs="Times New Roman"/>
                <w:sz w:val="24"/>
                <w:szCs w:val="24"/>
                <w:lang w:val="en-GB"/>
              </w:rPr>
            </w:rPrChange>
          </w:rPr>
          <w:delText xml:space="preserve">WNV cases </w:delText>
        </w:r>
      </w:del>
      <w:ins w:id="478" w:author="RenkeLuehken" w:date="2018-07-01T20:13:00Z">
        <w:del w:id="479" w:author="RL" w:date="2018-07-05T13:46:00Z">
          <w:r w:rsidR="002936E1" w:rsidRPr="009133BA" w:rsidDel="002371C7">
            <w:rPr>
              <w:rFonts w:ascii="Times New Roman" w:hAnsi="Times New Roman" w:cs="Times New Roman"/>
              <w:sz w:val="24"/>
              <w:szCs w:val="24"/>
              <w:highlight w:val="red"/>
              <w:lang w:val="en-GB"/>
              <w:rPrChange w:id="480" w:author="RL" w:date="2018-07-10T15:10:00Z">
                <w:rPr>
                  <w:rFonts w:ascii="Times New Roman" w:hAnsi="Times New Roman" w:cs="Times New Roman"/>
                  <w:sz w:val="24"/>
                  <w:szCs w:val="24"/>
                  <w:lang w:val="en-GB"/>
                </w:rPr>
              </w:rPrChange>
            </w:rPr>
            <w:delText xml:space="preserve">in Europe </w:delText>
          </w:r>
        </w:del>
      </w:ins>
      <w:del w:id="481" w:author="RL" w:date="2018-07-05T13:46:00Z">
        <w:r w:rsidRPr="009133BA" w:rsidDel="002371C7">
          <w:rPr>
            <w:rFonts w:ascii="Times New Roman" w:hAnsi="Times New Roman" w:cs="Times New Roman"/>
            <w:sz w:val="24"/>
            <w:szCs w:val="24"/>
            <w:highlight w:val="red"/>
            <w:lang w:val="en-GB"/>
            <w:rPrChange w:id="482" w:author="RL" w:date="2018-07-10T15:10:00Z">
              <w:rPr>
                <w:rFonts w:ascii="Times New Roman" w:hAnsi="Times New Roman" w:cs="Times New Roman"/>
                <w:sz w:val="24"/>
                <w:szCs w:val="24"/>
                <w:lang w:val="en-GB"/>
              </w:rPr>
            </w:rPrChange>
          </w:rPr>
          <w:delText>were associated with WNV lineage I</w:delText>
        </w:r>
      </w:del>
      <w:ins w:id="483" w:author="RenkeLuehken" w:date="2018-07-01T20:13:00Z">
        <w:del w:id="484" w:author="RL" w:date="2018-07-05T13:46:00Z">
          <w:r w:rsidR="002936E1" w:rsidRPr="009133BA" w:rsidDel="002371C7">
            <w:rPr>
              <w:rFonts w:ascii="Times New Roman" w:hAnsi="Times New Roman" w:cs="Times New Roman"/>
              <w:sz w:val="24"/>
              <w:szCs w:val="24"/>
              <w:highlight w:val="red"/>
              <w:lang w:val="en-GB"/>
              <w:rPrChange w:id="485" w:author="RL" w:date="2018-07-10T15:10:00Z">
                <w:rPr>
                  <w:rFonts w:ascii="Times New Roman" w:hAnsi="Times New Roman" w:cs="Times New Roman"/>
                  <w:sz w:val="24"/>
                  <w:szCs w:val="24"/>
                  <w:lang w:val="en-GB"/>
                </w:rPr>
              </w:rPrChange>
            </w:rPr>
            <w:delText>1</w:delText>
          </w:r>
        </w:del>
      </w:ins>
      <w:del w:id="486" w:author="RL" w:date="2018-07-05T13:46:00Z">
        <w:r w:rsidRPr="009133BA" w:rsidDel="002371C7">
          <w:rPr>
            <w:rFonts w:ascii="Times New Roman" w:hAnsi="Times New Roman" w:cs="Times New Roman"/>
            <w:sz w:val="24"/>
            <w:szCs w:val="24"/>
            <w:highlight w:val="red"/>
            <w:lang w:val="en-GB"/>
            <w:rPrChange w:id="487" w:author="RL" w:date="2018-07-10T15:10:00Z">
              <w:rPr>
                <w:rFonts w:ascii="Times New Roman" w:hAnsi="Times New Roman" w:cs="Times New Roman"/>
                <w:sz w:val="24"/>
                <w:szCs w:val="24"/>
                <w:lang w:val="en-GB"/>
              </w:rPr>
            </w:rPrChange>
          </w:rPr>
          <w:delText xml:space="preserve">, however in 2004 a circulating WNV </w:delText>
        </w:r>
        <w:r w:rsidR="0040299A" w:rsidRPr="009133BA" w:rsidDel="002371C7">
          <w:rPr>
            <w:rFonts w:ascii="Times New Roman" w:hAnsi="Times New Roman" w:cs="Times New Roman"/>
            <w:sz w:val="24"/>
            <w:szCs w:val="24"/>
            <w:highlight w:val="red"/>
            <w:lang w:val="en-GB"/>
            <w:rPrChange w:id="488" w:author="RL" w:date="2018-07-10T15:10:00Z">
              <w:rPr>
                <w:rFonts w:ascii="Times New Roman" w:hAnsi="Times New Roman" w:cs="Times New Roman"/>
                <w:sz w:val="24"/>
                <w:szCs w:val="24"/>
                <w:lang w:val="en-GB"/>
              </w:rPr>
            </w:rPrChange>
          </w:rPr>
          <w:delText>lineage 2</w:delText>
        </w:r>
        <w:r w:rsidRPr="009133BA" w:rsidDel="002371C7">
          <w:rPr>
            <w:rFonts w:ascii="Times New Roman" w:hAnsi="Times New Roman" w:cs="Times New Roman"/>
            <w:sz w:val="24"/>
            <w:szCs w:val="24"/>
            <w:highlight w:val="red"/>
            <w:lang w:val="en-GB"/>
            <w:rPrChange w:id="489" w:author="RL" w:date="2018-07-10T15:10:00Z">
              <w:rPr>
                <w:rFonts w:ascii="Times New Roman" w:hAnsi="Times New Roman" w:cs="Times New Roman"/>
                <w:sz w:val="24"/>
                <w:szCs w:val="24"/>
                <w:lang w:val="en-GB"/>
              </w:rPr>
            </w:rPrChange>
          </w:rPr>
          <w:delText xml:space="preserve"> has been detected in birds in Hungary (Erdely/Bakony). </w:delText>
        </w:r>
      </w:del>
      <w:moveFromRangeStart w:id="490" w:author="RL" w:date="2018-07-05T13:35:00Z" w:name="move518561049"/>
      <w:moveFrom w:id="491" w:author="RL" w:date="2018-07-05T13:35:00Z">
        <w:del w:id="492" w:author="RL" w:date="2018-07-05T13:49:00Z">
          <w:r w:rsidRPr="009133BA" w:rsidDel="00226EEB">
            <w:rPr>
              <w:rFonts w:ascii="Times New Roman" w:hAnsi="Times New Roman" w:cs="Times New Roman"/>
              <w:sz w:val="24"/>
              <w:szCs w:val="24"/>
              <w:highlight w:val="red"/>
              <w:lang w:val="en-GB"/>
              <w:rPrChange w:id="493" w:author="RL" w:date="2018-07-10T15:10:00Z">
                <w:rPr>
                  <w:rFonts w:ascii="Times New Roman" w:hAnsi="Times New Roman" w:cs="Times New Roman"/>
                  <w:sz w:val="24"/>
                  <w:szCs w:val="24"/>
                  <w:lang w:val="en-GB"/>
                </w:rPr>
              </w:rPrChange>
            </w:rPr>
            <w:delText>Historically</w:delText>
          </w:r>
          <w:r w:rsidR="0040299A" w:rsidRPr="009133BA" w:rsidDel="00226EEB">
            <w:rPr>
              <w:rFonts w:ascii="Times New Roman" w:hAnsi="Times New Roman" w:cs="Times New Roman"/>
              <w:sz w:val="24"/>
              <w:szCs w:val="24"/>
              <w:highlight w:val="red"/>
              <w:lang w:val="en-GB"/>
              <w:rPrChange w:id="494" w:author="RL" w:date="2018-07-10T15:10:00Z">
                <w:rPr>
                  <w:rFonts w:ascii="Times New Roman" w:hAnsi="Times New Roman" w:cs="Times New Roman"/>
                  <w:sz w:val="24"/>
                  <w:szCs w:val="24"/>
                  <w:lang w:val="en-GB"/>
                </w:rPr>
              </w:rPrChange>
            </w:rPr>
            <w:delText>,</w:delText>
          </w:r>
          <w:r w:rsidRPr="009133BA" w:rsidDel="00226EEB">
            <w:rPr>
              <w:rFonts w:ascii="Times New Roman" w:hAnsi="Times New Roman" w:cs="Times New Roman"/>
              <w:sz w:val="24"/>
              <w:szCs w:val="24"/>
              <w:highlight w:val="red"/>
              <w:lang w:val="en-GB"/>
              <w:rPrChange w:id="495" w:author="RL" w:date="2018-07-10T15:10:00Z">
                <w:rPr>
                  <w:rFonts w:ascii="Times New Roman" w:hAnsi="Times New Roman" w:cs="Times New Roman"/>
                  <w:sz w:val="24"/>
                  <w:szCs w:val="24"/>
                  <w:lang w:val="en-GB"/>
                </w:rPr>
              </w:rPrChange>
            </w:rPr>
            <w:delText xml:space="preserve"> WNV cases in Europe have been sporadic. </w:delText>
          </w:r>
        </w:del>
      </w:moveFrom>
      <w:moveFromRangeEnd w:id="490"/>
      <w:del w:id="496" w:author="RL" w:date="2018-07-05T13:42:00Z">
        <w:r w:rsidRPr="009133BA" w:rsidDel="00AF56BC">
          <w:rPr>
            <w:rFonts w:ascii="Times New Roman" w:hAnsi="Times New Roman" w:cs="Times New Roman"/>
            <w:sz w:val="24"/>
            <w:szCs w:val="24"/>
            <w:highlight w:val="red"/>
            <w:lang w:val="en-GB"/>
            <w:rPrChange w:id="497" w:author="RL" w:date="2018-07-10T15:10:00Z">
              <w:rPr>
                <w:rFonts w:ascii="Times New Roman" w:hAnsi="Times New Roman" w:cs="Times New Roman"/>
                <w:sz w:val="24"/>
                <w:szCs w:val="24"/>
                <w:lang w:val="en-GB"/>
              </w:rPr>
            </w:rPrChange>
          </w:rPr>
          <w:delText>But starting 1996 in Romania not only single human infections but also WNV outbreaks with significant case numbers combined with severe signs of disease have taken place (Sambri 2013). During 2017, 204 human cases and 127 equine cases have been reported in the European Union; in neighbouring countries 84 human cases were reported (ECDC).</w:delText>
        </w:r>
      </w:del>
    </w:p>
    <w:p w14:paraId="0B8C46A0" w14:textId="5728E54E" w:rsidR="00257F67" w:rsidRPr="00A127ED" w:rsidRDefault="00EA41C9" w:rsidP="00257F67">
      <w:pPr>
        <w:spacing w:line="480" w:lineRule="auto"/>
        <w:rPr>
          <w:rFonts w:ascii="Times New Roman" w:hAnsi="Times New Roman" w:cs="Times New Roman"/>
          <w:b/>
          <w:color w:val="365F91" w:themeColor="accent1" w:themeShade="BF"/>
          <w:sz w:val="24"/>
          <w:szCs w:val="24"/>
          <w:lang w:val="en-GB"/>
        </w:rPr>
      </w:pPr>
      <w:commentRangeStart w:id="498"/>
      <w:ins w:id="499" w:author="RL" w:date="2018-07-10T15:20:00Z">
        <w:r>
          <w:rPr>
            <w:rFonts w:ascii="Times New Roman" w:hAnsi="Times New Roman" w:cs="Times New Roman"/>
            <w:sz w:val="24"/>
            <w:szCs w:val="24"/>
            <w:lang w:val="en-GB"/>
          </w:rPr>
          <w:lastRenderedPageBreak/>
          <w:t>T</w:t>
        </w:r>
      </w:ins>
      <w:commentRangeEnd w:id="498"/>
      <w:ins w:id="500" w:author="RL" w:date="2018-07-10T16:15:00Z">
        <w:r w:rsidR="00A520BA">
          <w:rPr>
            <w:rStyle w:val="Kommentarzeichen"/>
          </w:rPr>
          <w:commentReference w:id="498"/>
        </w:r>
      </w:ins>
      <w:del w:id="501" w:author="RL" w:date="2018-07-10T15:14:00Z">
        <w:r w:rsidR="00257F67" w:rsidDel="009133BA">
          <w:rPr>
            <w:rFonts w:ascii="Times New Roman" w:hAnsi="Times New Roman" w:cs="Times New Roman"/>
            <w:sz w:val="24"/>
            <w:szCs w:val="24"/>
            <w:lang w:val="en-GB"/>
          </w:rPr>
          <w:delText>This</w:delText>
        </w:r>
      </w:del>
      <w:del w:id="502" w:author="RL" w:date="2018-07-10T15:19:00Z">
        <w:r w:rsidR="00257F67" w:rsidDel="0032492B">
          <w:rPr>
            <w:rFonts w:ascii="Times New Roman" w:hAnsi="Times New Roman" w:cs="Times New Roman"/>
            <w:sz w:val="24"/>
            <w:szCs w:val="24"/>
            <w:lang w:val="en-GB"/>
          </w:rPr>
          <w:delText xml:space="preserve">, </w:delText>
        </w:r>
      </w:del>
      <w:del w:id="503" w:author="RL" w:date="2018-07-10T15:14:00Z">
        <w:r w:rsidR="00257F67" w:rsidDel="009133BA">
          <w:rPr>
            <w:rFonts w:ascii="Times New Roman" w:hAnsi="Times New Roman" w:cs="Times New Roman"/>
            <w:sz w:val="24"/>
            <w:szCs w:val="24"/>
            <w:lang w:val="en-GB"/>
          </w:rPr>
          <w:delText>combined with the</w:delText>
        </w:r>
      </w:del>
      <w:ins w:id="504" w:author="RL" w:date="2018-07-10T15:14:00Z">
        <w:r w:rsidR="009133BA">
          <w:rPr>
            <w:rFonts w:ascii="Times New Roman" w:hAnsi="Times New Roman" w:cs="Times New Roman"/>
            <w:sz w:val="24"/>
            <w:szCs w:val="24"/>
            <w:lang w:val="en-GB"/>
          </w:rPr>
          <w:t xml:space="preserve">he ongoing </w:t>
        </w:r>
      </w:ins>
      <w:ins w:id="505" w:author="RL" w:date="2018-07-10T15:21:00Z">
        <w:r>
          <w:rPr>
            <w:rFonts w:ascii="Times New Roman" w:hAnsi="Times New Roman" w:cs="Times New Roman"/>
            <w:sz w:val="24"/>
            <w:szCs w:val="24"/>
            <w:lang w:val="en-GB"/>
          </w:rPr>
          <w:t>circulation</w:t>
        </w:r>
      </w:ins>
      <w:ins w:id="506" w:author="RL" w:date="2018-07-10T15:14:00Z">
        <w:r w:rsidR="009133BA">
          <w:rPr>
            <w:rFonts w:ascii="Times New Roman" w:hAnsi="Times New Roman" w:cs="Times New Roman"/>
            <w:sz w:val="24"/>
            <w:szCs w:val="24"/>
            <w:lang w:val="en-GB"/>
          </w:rPr>
          <w:t xml:space="preserve"> of WNV in southern and eastern Europe result</w:t>
        </w:r>
      </w:ins>
      <w:ins w:id="507" w:author="RL" w:date="2018-07-10T15:20:00Z">
        <w:r>
          <w:rPr>
            <w:rFonts w:ascii="Times New Roman" w:hAnsi="Times New Roman" w:cs="Times New Roman"/>
            <w:sz w:val="24"/>
            <w:szCs w:val="24"/>
            <w:lang w:val="en-GB"/>
          </w:rPr>
          <w:t>s</w:t>
        </w:r>
      </w:ins>
      <w:ins w:id="508" w:author="RL" w:date="2018-07-10T15:14:00Z">
        <w:r w:rsidR="009133BA">
          <w:rPr>
            <w:rFonts w:ascii="Times New Roman" w:hAnsi="Times New Roman" w:cs="Times New Roman"/>
            <w:sz w:val="24"/>
            <w:szCs w:val="24"/>
            <w:lang w:val="en-GB"/>
          </w:rPr>
          <w:t xml:space="preserve"> in an</w:t>
        </w:r>
      </w:ins>
      <w:r w:rsidR="00257F67">
        <w:rPr>
          <w:rFonts w:ascii="Times New Roman" w:hAnsi="Times New Roman" w:cs="Times New Roman"/>
          <w:sz w:val="24"/>
          <w:szCs w:val="24"/>
          <w:lang w:val="en-GB"/>
        </w:rPr>
        <w:t xml:space="preserve"> increas</w:t>
      </w:r>
      <w:ins w:id="509" w:author="RL" w:date="2018-07-10T15:20:00Z">
        <w:r>
          <w:rPr>
            <w:rFonts w:ascii="Times New Roman" w:hAnsi="Times New Roman" w:cs="Times New Roman"/>
            <w:sz w:val="24"/>
            <w:szCs w:val="24"/>
            <w:lang w:val="en-GB"/>
          </w:rPr>
          <w:t>ing risk</w:t>
        </w:r>
      </w:ins>
      <w:del w:id="510" w:author="RL" w:date="2018-07-10T15:20:00Z">
        <w:r w:rsidR="00257F67" w:rsidDel="00EA41C9">
          <w:rPr>
            <w:rFonts w:ascii="Times New Roman" w:hAnsi="Times New Roman" w:cs="Times New Roman"/>
            <w:sz w:val="24"/>
            <w:szCs w:val="24"/>
            <w:lang w:val="en-GB"/>
          </w:rPr>
          <w:delText>e</w:delText>
        </w:r>
      </w:del>
      <w:r w:rsidR="00257F67">
        <w:rPr>
          <w:rFonts w:ascii="Times New Roman" w:hAnsi="Times New Roman" w:cs="Times New Roman"/>
          <w:sz w:val="24"/>
          <w:szCs w:val="24"/>
          <w:lang w:val="en-GB"/>
        </w:rPr>
        <w:t xml:space="preserve"> of </w:t>
      </w:r>
      <w:ins w:id="511" w:author="RL" w:date="2018-07-10T15:22:00Z">
        <w:r>
          <w:rPr>
            <w:rFonts w:ascii="Times New Roman" w:hAnsi="Times New Roman" w:cs="Times New Roman"/>
            <w:sz w:val="24"/>
            <w:szCs w:val="24"/>
            <w:lang w:val="en-GB"/>
          </w:rPr>
          <w:t xml:space="preserve">WNV </w:t>
        </w:r>
      </w:ins>
      <w:del w:id="512" w:author="RL" w:date="2018-07-10T15:21:00Z">
        <w:r w:rsidR="00257F67" w:rsidDel="00EA41C9">
          <w:rPr>
            <w:rFonts w:ascii="Times New Roman" w:hAnsi="Times New Roman" w:cs="Times New Roman"/>
            <w:sz w:val="24"/>
            <w:szCs w:val="24"/>
            <w:lang w:val="en-GB"/>
          </w:rPr>
          <w:delText>imported cases</w:delText>
        </w:r>
      </w:del>
      <w:ins w:id="513" w:author="RL" w:date="2018-07-10T15:21:00Z">
        <w:r>
          <w:rPr>
            <w:rFonts w:ascii="Times New Roman" w:hAnsi="Times New Roman" w:cs="Times New Roman"/>
            <w:sz w:val="24"/>
            <w:szCs w:val="24"/>
            <w:lang w:val="en-GB"/>
          </w:rPr>
          <w:t>spread</w:t>
        </w:r>
      </w:ins>
      <w:r w:rsidR="00257F67">
        <w:rPr>
          <w:rFonts w:ascii="Times New Roman" w:hAnsi="Times New Roman" w:cs="Times New Roman"/>
          <w:sz w:val="24"/>
          <w:szCs w:val="24"/>
          <w:lang w:val="en-GB"/>
        </w:rPr>
        <w:t xml:space="preserve"> </w:t>
      </w:r>
      <w:del w:id="514" w:author="RL" w:date="2018-07-10T15:21:00Z">
        <w:r w:rsidR="00257F67" w:rsidDel="00EA41C9">
          <w:rPr>
            <w:rFonts w:ascii="Times New Roman" w:hAnsi="Times New Roman" w:cs="Times New Roman"/>
            <w:sz w:val="24"/>
            <w:szCs w:val="24"/>
            <w:lang w:val="en-GB"/>
          </w:rPr>
          <w:delText xml:space="preserve">into </w:delText>
        </w:r>
      </w:del>
      <w:ins w:id="515" w:author="RL" w:date="2018-07-10T15:21:00Z">
        <w:r>
          <w:rPr>
            <w:rFonts w:ascii="Times New Roman" w:hAnsi="Times New Roman" w:cs="Times New Roman"/>
            <w:sz w:val="24"/>
            <w:szCs w:val="24"/>
            <w:lang w:val="en-GB"/>
          </w:rPr>
          <w:t xml:space="preserve">to </w:t>
        </w:r>
      </w:ins>
      <w:ins w:id="516" w:author="RL" w:date="2018-07-10T15:22:00Z">
        <w:r>
          <w:rPr>
            <w:rFonts w:ascii="Times New Roman" w:hAnsi="Times New Roman" w:cs="Times New Roman"/>
            <w:sz w:val="24"/>
            <w:szCs w:val="24"/>
            <w:lang w:val="en-GB"/>
          </w:rPr>
          <w:t>central</w:t>
        </w:r>
      </w:ins>
      <w:del w:id="517" w:author="RL" w:date="2018-07-10T15:22:00Z">
        <w:r w:rsidR="00257F67" w:rsidDel="00EA41C9">
          <w:rPr>
            <w:rFonts w:ascii="Times New Roman" w:hAnsi="Times New Roman" w:cs="Times New Roman"/>
            <w:sz w:val="24"/>
            <w:szCs w:val="24"/>
            <w:lang w:val="en-GB"/>
          </w:rPr>
          <w:delText>northern</w:delText>
        </w:r>
      </w:del>
      <w:r w:rsidR="00257F67">
        <w:rPr>
          <w:rFonts w:ascii="Times New Roman" w:hAnsi="Times New Roman" w:cs="Times New Roman"/>
          <w:sz w:val="24"/>
          <w:szCs w:val="24"/>
          <w:lang w:val="en-GB"/>
        </w:rPr>
        <w:t xml:space="preserve"> Europe </w:t>
      </w:r>
      <w:del w:id="518" w:author="RL" w:date="2018-07-10T15:22:00Z">
        <w:r w:rsidR="00257F67" w:rsidDel="00EA41C9">
          <w:rPr>
            <w:rFonts w:ascii="Times New Roman" w:hAnsi="Times New Roman" w:cs="Times New Roman"/>
            <w:sz w:val="24"/>
            <w:szCs w:val="24"/>
            <w:lang w:val="en-GB"/>
          </w:rPr>
          <w:delText xml:space="preserve">countries </w:delText>
        </w:r>
      </w:del>
      <w:r w:rsidR="00257F67">
        <w:rPr>
          <w:rFonts w:ascii="Times New Roman" w:hAnsi="Times New Roman" w:cs="Times New Roman"/>
          <w:sz w:val="24"/>
          <w:szCs w:val="24"/>
          <w:lang w:val="en-GB"/>
        </w:rPr>
        <w:t>like Germany</w:t>
      </w:r>
      <w:ins w:id="519" w:author="RL" w:date="2018-07-10T15:23:00Z">
        <w:r>
          <w:rPr>
            <w:rFonts w:ascii="Times New Roman" w:hAnsi="Times New Roman" w:cs="Times New Roman"/>
            <w:sz w:val="24"/>
            <w:szCs w:val="24"/>
            <w:lang w:val="en-GB"/>
          </w:rPr>
          <w:t>,</w:t>
        </w:r>
      </w:ins>
      <w:r w:rsidR="00257F67">
        <w:rPr>
          <w:rFonts w:ascii="Times New Roman" w:hAnsi="Times New Roman" w:cs="Times New Roman"/>
          <w:sz w:val="24"/>
          <w:szCs w:val="24"/>
          <w:lang w:val="en-GB"/>
        </w:rPr>
        <w:t xml:space="preserve"> </w:t>
      </w:r>
      <w:ins w:id="520" w:author="RL" w:date="2018-07-10T15:22:00Z">
        <w:r>
          <w:rPr>
            <w:rFonts w:ascii="Times New Roman" w:hAnsi="Times New Roman" w:cs="Times New Roman"/>
            <w:sz w:val="24"/>
            <w:szCs w:val="24"/>
            <w:lang w:val="en-GB"/>
          </w:rPr>
          <w:t>if adequate vector mosquito species are present</w:t>
        </w:r>
        <w:r w:rsidRPr="000A3B6A">
          <w:rPr>
            <w:rFonts w:ascii="Times New Roman" w:hAnsi="Times New Roman" w:cs="Times New Roman"/>
            <w:sz w:val="24"/>
            <w:szCs w:val="24"/>
            <w:highlight w:val="yellow"/>
            <w:lang w:val="en-GB"/>
          </w:rPr>
          <w:t xml:space="preserve"> </w:t>
        </w:r>
      </w:ins>
      <w:r w:rsidR="00257F67" w:rsidRPr="000A3B6A">
        <w:rPr>
          <w:rFonts w:ascii="Times New Roman" w:hAnsi="Times New Roman" w:cs="Times New Roman"/>
          <w:sz w:val="24"/>
          <w:szCs w:val="24"/>
          <w:highlight w:val="yellow"/>
          <w:lang w:val="en-GB"/>
        </w:rPr>
        <w:t>(</w:t>
      </w:r>
      <w:proofErr w:type="spellStart"/>
      <w:r w:rsidR="00257F67" w:rsidRPr="000A3B6A">
        <w:rPr>
          <w:rFonts w:ascii="Times New Roman" w:hAnsi="Times New Roman" w:cs="Times New Roman"/>
          <w:sz w:val="24"/>
          <w:szCs w:val="24"/>
          <w:highlight w:val="yellow"/>
          <w:lang w:val="en-GB"/>
        </w:rPr>
        <w:t>Calistri</w:t>
      </w:r>
      <w:proofErr w:type="spellEnd"/>
      <w:r w:rsidR="00257F67" w:rsidRPr="000A3B6A">
        <w:rPr>
          <w:rFonts w:ascii="Times New Roman" w:hAnsi="Times New Roman" w:cs="Times New Roman"/>
          <w:sz w:val="24"/>
          <w:szCs w:val="24"/>
          <w:highlight w:val="yellow"/>
          <w:lang w:val="en-GB"/>
        </w:rPr>
        <w:t>, Gabriel</w:t>
      </w:r>
      <w:r w:rsidR="00257F67">
        <w:rPr>
          <w:rFonts w:ascii="Times New Roman" w:hAnsi="Times New Roman" w:cs="Times New Roman"/>
          <w:sz w:val="24"/>
          <w:szCs w:val="24"/>
          <w:highlight w:val="yellow"/>
          <w:lang w:val="en-GB"/>
        </w:rPr>
        <w:t>)</w:t>
      </w:r>
      <w:del w:id="521" w:author="RL" w:date="2018-07-10T15:22:00Z">
        <w:r w:rsidR="00257F67" w:rsidDel="00EA41C9">
          <w:rPr>
            <w:rFonts w:ascii="Times New Roman" w:hAnsi="Times New Roman" w:cs="Times New Roman"/>
            <w:sz w:val="24"/>
            <w:szCs w:val="24"/>
            <w:lang w:val="en-GB"/>
          </w:rPr>
          <w:delText xml:space="preserve"> increases the risk of autochthonous WNV infections in Central and Northern Europe if adequate vector mosquito species are present in high abundance</w:delText>
        </w:r>
      </w:del>
      <w:r w:rsidR="00257F67">
        <w:rPr>
          <w:rFonts w:ascii="Times New Roman" w:hAnsi="Times New Roman" w:cs="Times New Roman"/>
          <w:sz w:val="24"/>
          <w:szCs w:val="24"/>
          <w:lang w:val="en-GB"/>
        </w:rPr>
        <w:t xml:space="preserve">. </w:t>
      </w:r>
      <w:ins w:id="522" w:author="RL" w:date="2018-07-10T15:23:00Z">
        <w:r>
          <w:rPr>
            <w:rFonts w:ascii="Times New Roman" w:hAnsi="Times New Roman" w:cs="Times New Roman"/>
            <w:sz w:val="24"/>
            <w:szCs w:val="24"/>
            <w:lang w:val="en-GB"/>
          </w:rPr>
          <w:t xml:space="preserve">The here presented </w:t>
        </w:r>
      </w:ins>
      <w:ins w:id="523" w:author="RL" w:date="2018-07-10T15:24:00Z">
        <w:r>
          <w:rPr>
            <w:rFonts w:ascii="Times New Roman" w:hAnsi="Times New Roman" w:cs="Times New Roman"/>
            <w:sz w:val="24"/>
            <w:szCs w:val="24"/>
            <w:lang w:val="en-GB"/>
          </w:rPr>
          <w:t>work</w:t>
        </w:r>
      </w:ins>
      <w:ins w:id="524" w:author="RL" w:date="2018-07-10T15:23:00Z">
        <w:r>
          <w:rPr>
            <w:rFonts w:ascii="Times New Roman" w:hAnsi="Times New Roman" w:cs="Times New Roman"/>
            <w:sz w:val="24"/>
            <w:szCs w:val="24"/>
            <w:lang w:val="en-GB"/>
          </w:rPr>
          <w:t xml:space="preserve"> demonstrated that </w:t>
        </w:r>
        <w:proofErr w:type="spellStart"/>
        <w:r w:rsidRPr="00EA41C9">
          <w:rPr>
            <w:rFonts w:ascii="Times New Roman" w:hAnsi="Times New Roman" w:cs="Times New Roman"/>
            <w:i/>
            <w:sz w:val="24"/>
            <w:szCs w:val="24"/>
            <w:lang w:val="en-GB"/>
            <w:rPrChange w:id="525" w:author="RL" w:date="2018-07-10T15:23:00Z">
              <w:rPr>
                <w:rFonts w:ascii="Times New Roman" w:hAnsi="Times New Roman" w:cs="Times New Roman"/>
                <w:sz w:val="24"/>
                <w:szCs w:val="24"/>
                <w:lang w:val="en-GB"/>
              </w:rPr>
            </w:rPrChange>
          </w:rPr>
          <w:t>Cx</w:t>
        </w:r>
        <w:proofErr w:type="spellEnd"/>
        <w:r w:rsidRPr="00EA41C9">
          <w:rPr>
            <w:rFonts w:ascii="Times New Roman" w:hAnsi="Times New Roman" w:cs="Times New Roman"/>
            <w:i/>
            <w:sz w:val="24"/>
            <w:szCs w:val="24"/>
            <w:lang w:val="en-GB"/>
            <w:rPrChange w:id="526" w:author="RL" w:date="2018-07-10T15:23:00Z">
              <w:rPr>
                <w:rFonts w:ascii="Times New Roman" w:hAnsi="Times New Roman" w:cs="Times New Roman"/>
                <w:sz w:val="24"/>
                <w:szCs w:val="24"/>
                <w:lang w:val="en-GB"/>
              </w:rPr>
            </w:rPrChange>
          </w:rPr>
          <w:t xml:space="preserve">. p. </w:t>
        </w:r>
        <w:proofErr w:type="spellStart"/>
        <w:r w:rsidRPr="00EA41C9">
          <w:rPr>
            <w:rFonts w:ascii="Times New Roman" w:hAnsi="Times New Roman" w:cs="Times New Roman"/>
            <w:i/>
            <w:sz w:val="24"/>
            <w:szCs w:val="24"/>
            <w:lang w:val="en-GB"/>
            <w:rPrChange w:id="527" w:author="RL" w:date="2018-07-10T15:23:00Z">
              <w:rPr>
                <w:rFonts w:ascii="Times New Roman" w:hAnsi="Times New Roman" w:cs="Times New Roman"/>
                <w:sz w:val="24"/>
                <w:szCs w:val="24"/>
                <w:lang w:val="en-GB"/>
              </w:rPr>
            </w:rPrChange>
          </w:rPr>
          <w:t>pipiens</w:t>
        </w:r>
        <w:proofErr w:type="spellEnd"/>
        <w:r>
          <w:rPr>
            <w:rFonts w:ascii="Times New Roman" w:hAnsi="Times New Roman" w:cs="Times New Roman"/>
            <w:sz w:val="24"/>
            <w:szCs w:val="24"/>
            <w:lang w:val="en-GB"/>
          </w:rPr>
          <w:t xml:space="preserve"> and </w:t>
        </w:r>
        <w:proofErr w:type="spellStart"/>
        <w:r w:rsidRPr="00EA41C9">
          <w:rPr>
            <w:rFonts w:ascii="Times New Roman" w:hAnsi="Times New Roman" w:cs="Times New Roman"/>
            <w:i/>
            <w:sz w:val="24"/>
            <w:szCs w:val="24"/>
            <w:lang w:val="en-GB"/>
            <w:rPrChange w:id="528" w:author="RL" w:date="2018-07-10T15:23:00Z">
              <w:rPr>
                <w:rFonts w:ascii="Times New Roman" w:hAnsi="Times New Roman" w:cs="Times New Roman"/>
                <w:sz w:val="24"/>
                <w:szCs w:val="24"/>
                <w:lang w:val="en-GB"/>
              </w:rPr>
            </w:rPrChange>
          </w:rPr>
          <w:t>Cx</w:t>
        </w:r>
        <w:proofErr w:type="spellEnd"/>
        <w:r w:rsidRPr="00EA41C9">
          <w:rPr>
            <w:rFonts w:ascii="Times New Roman" w:hAnsi="Times New Roman" w:cs="Times New Roman"/>
            <w:i/>
            <w:sz w:val="24"/>
            <w:szCs w:val="24"/>
            <w:lang w:val="en-GB"/>
            <w:rPrChange w:id="529" w:author="RL" w:date="2018-07-10T15:23:00Z">
              <w:rPr>
                <w:rFonts w:ascii="Times New Roman" w:hAnsi="Times New Roman" w:cs="Times New Roman"/>
                <w:sz w:val="24"/>
                <w:szCs w:val="24"/>
                <w:lang w:val="en-GB"/>
              </w:rPr>
            </w:rPrChange>
          </w:rPr>
          <w:t xml:space="preserve">. p. </w:t>
        </w:r>
        <w:proofErr w:type="spellStart"/>
        <w:r w:rsidRPr="00EA41C9">
          <w:rPr>
            <w:rFonts w:ascii="Times New Roman" w:hAnsi="Times New Roman" w:cs="Times New Roman"/>
            <w:i/>
            <w:sz w:val="24"/>
            <w:szCs w:val="24"/>
            <w:lang w:val="en-GB"/>
            <w:rPrChange w:id="530" w:author="RL" w:date="2018-07-10T15:23:00Z">
              <w:rPr>
                <w:rFonts w:ascii="Times New Roman" w:hAnsi="Times New Roman" w:cs="Times New Roman"/>
                <w:sz w:val="24"/>
                <w:szCs w:val="24"/>
                <w:lang w:val="en-GB"/>
              </w:rPr>
            </w:rPrChange>
          </w:rPr>
          <w:t>molestus</w:t>
        </w:r>
        <w:proofErr w:type="spellEnd"/>
        <w:r>
          <w:rPr>
            <w:rFonts w:ascii="Times New Roman" w:hAnsi="Times New Roman" w:cs="Times New Roman"/>
            <w:sz w:val="24"/>
            <w:szCs w:val="24"/>
            <w:lang w:val="en-GB"/>
          </w:rPr>
          <w:t xml:space="preserve"> from Germany are competent vectors of WNV. </w:t>
        </w:r>
      </w:ins>
      <w:del w:id="531" w:author="RL" w:date="2018-07-10T15:24:00Z">
        <w:r w:rsidR="00257F67" w:rsidDel="00EA41C9">
          <w:rPr>
            <w:rFonts w:ascii="Times New Roman" w:hAnsi="Times New Roman" w:cs="Times New Roman"/>
            <w:sz w:val="24"/>
            <w:szCs w:val="24"/>
            <w:lang w:val="en-GB"/>
          </w:rPr>
          <w:delText>Here we show</w:delText>
        </w:r>
      </w:del>
      <w:ins w:id="532" w:author="RL" w:date="2018-07-10T15:24:00Z">
        <w:r>
          <w:rPr>
            <w:rFonts w:ascii="Times New Roman" w:hAnsi="Times New Roman" w:cs="Times New Roman"/>
            <w:sz w:val="24"/>
            <w:szCs w:val="24"/>
            <w:lang w:val="en-GB"/>
          </w:rPr>
          <w:t>In addition, the study</w:t>
        </w:r>
      </w:ins>
      <w:r w:rsidR="00257F67">
        <w:rPr>
          <w:rFonts w:ascii="Times New Roman" w:hAnsi="Times New Roman" w:cs="Times New Roman"/>
          <w:sz w:val="24"/>
          <w:szCs w:val="24"/>
          <w:lang w:val="en-GB"/>
        </w:rPr>
        <w:t xml:space="preserve"> </w:t>
      </w:r>
      <w:del w:id="533" w:author="RL" w:date="2018-07-10T15:25:00Z">
        <w:r w:rsidR="00257F67" w:rsidDel="00EA41C9">
          <w:rPr>
            <w:rFonts w:ascii="Times New Roman" w:hAnsi="Times New Roman" w:cs="Times New Roman"/>
            <w:sz w:val="24"/>
            <w:szCs w:val="24"/>
            <w:lang w:val="en-GB"/>
          </w:rPr>
          <w:delText>for the first time</w:delText>
        </w:r>
      </w:del>
      <w:ins w:id="534" w:author="RL" w:date="2018-07-10T15:24:00Z">
        <w:r>
          <w:rPr>
            <w:rFonts w:ascii="Times New Roman" w:hAnsi="Times New Roman" w:cs="Times New Roman"/>
            <w:sz w:val="24"/>
            <w:szCs w:val="24"/>
            <w:lang w:val="en-GB"/>
          </w:rPr>
          <w:t>demonstrated</w:t>
        </w:r>
      </w:ins>
      <w:r w:rsidR="00257F67">
        <w:rPr>
          <w:rFonts w:ascii="Times New Roman" w:hAnsi="Times New Roman" w:cs="Times New Roman"/>
          <w:sz w:val="24"/>
          <w:szCs w:val="24"/>
          <w:lang w:val="en-GB"/>
        </w:rPr>
        <w:t xml:space="preserve"> </w:t>
      </w:r>
      <w:del w:id="535" w:author="RL" w:date="2018-07-10T15:24:00Z">
        <w:r w:rsidR="00257F67" w:rsidDel="00EA41C9">
          <w:rPr>
            <w:rFonts w:ascii="Times New Roman" w:hAnsi="Times New Roman" w:cs="Times New Roman"/>
            <w:sz w:val="24"/>
            <w:szCs w:val="24"/>
            <w:lang w:val="en-GB"/>
          </w:rPr>
          <w:delText xml:space="preserve">the </w:delText>
        </w:r>
      </w:del>
      <w:ins w:id="536" w:author="RL" w:date="2018-07-10T15:24:00Z">
        <w:r>
          <w:rPr>
            <w:rFonts w:ascii="Times New Roman" w:hAnsi="Times New Roman" w:cs="Times New Roman"/>
            <w:sz w:val="24"/>
            <w:szCs w:val="24"/>
            <w:lang w:val="en-GB"/>
          </w:rPr>
          <w:t xml:space="preserve">a </w:t>
        </w:r>
      </w:ins>
      <w:ins w:id="537" w:author="RL" w:date="2018-07-10T15:25:00Z">
        <w:r>
          <w:rPr>
            <w:rFonts w:ascii="Times New Roman" w:hAnsi="Times New Roman" w:cs="Times New Roman"/>
            <w:sz w:val="24"/>
            <w:szCs w:val="24"/>
            <w:lang w:val="en-GB"/>
          </w:rPr>
          <w:t xml:space="preserve">very </w:t>
        </w:r>
      </w:ins>
      <w:r w:rsidR="00257F67">
        <w:rPr>
          <w:rFonts w:ascii="Times New Roman" w:hAnsi="Times New Roman" w:cs="Times New Roman"/>
          <w:sz w:val="24"/>
          <w:szCs w:val="24"/>
          <w:lang w:val="en-GB"/>
        </w:rPr>
        <w:t>high vector competence of</w:t>
      </w:r>
      <w:del w:id="538" w:author="RenkeLuehken" w:date="2018-07-01T20:02:00Z">
        <w:r w:rsidR="00257F67" w:rsidDel="00487053">
          <w:rPr>
            <w:rFonts w:ascii="Times New Roman" w:hAnsi="Times New Roman" w:cs="Times New Roman"/>
            <w:sz w:val="24"/>
            <w:szCs w:val="24"/>
            <w:lang w:val="en-GB"/>
          </w:rPr>
          <w:delText xml:space="preserve"> </w:delText>
        </w:r>
      </w:del>
      <w:r w:rsidR="00257F67">
        <w:rPr>
          <w:rFonts w:ascii="Times New Roman" w:hAnsi="Times New Roman" w:cs="Times New Roman"/>
          <w:sz w:val="24"/>
          <w:szCs w:val="24"/>
          <w:lang w:val="en-GB"/>
        </w:rPr>
        <w:t xml:space="preserve"> </w:t>
      </w:r>
      <w:proofErr w:type="spellStart"/>
      <w:r w:rsidR="00257F67" w:rsidRPr="000A3B6A">
        <w:rPr>
          <w:rFonts w:ascii="Times New Roman" w:hAnsi="Times New Roman" w:cs="Times New Roman"/>
          <w:i/>
          <w:sz w:val="24"/>
          <w:szCs w:val="24"/>
          <w:lang w:val="en-GB"/>
        </w:rPr>
        <w:t>C</w:t>
      </w:r>
      <w:del w:id="539" w:author="RL" w:date="2018-07-10T15:24:00Z">
        <w:r w:rsidR="00257F67" w:rsidRPr="000A3B6A" w:rsidDel="00EA41C9">
          <w:rPr>
            <w:rFonts w:ascii="Times New Roman" w:hAnsi="Times New Roman" w:cs="Times New Roman"/>
            <w:i/>
            <w:sz w:val="24"/>
            <w:szCs w:val="24"/>
            <w:lang w:val="en-GB"/>
          </w:rPr>
          <w:delText>ule</w:delText>
        </w:r>
      </w:del>
      <w:r w:rsidR="00257F67" w:rsidRPr="000A3B6A">
        <w:rPr>
          <w:rFonts w:ascii="Times New Roman" w:hAnsi="Times New Roman" w:cs="Times New Roman"/>
          <w:i/>
          <w:sz w:val="24"/>
          <w:szCs w:val="24"/>
          <w:lang w:val="en-GB"/>
        </w:rPr>
        <w:t>x</w:t>
      </w:r>
      <w:proofErr w:type="spellEnd"/>
      <w:ins w:id="540" w:author="RL" w:date="2018-07-10T15:25:00Z">
        <w:r>
          <w:rPr>
            <w:rFonts w:ascii="Times New Roman" w:hAnsi="Times New Roman" w:cs="Times New Roman"/>
            <w:i/>
            <w:sz w:val="24"/>
            <w:szCs w:val="24"/>
            <w:lang w:val="en-GB"/>
          </w:rPr>
          <w:t>.</w:t>
        </w:r>
      </w:ins>
      <w:r w:rsidR="00257F67">
        <w:rPr>
          <w:rFonts w:ascii="Times New Roman" w:hAnsi="Times New Roman" w:cs="Times New Roman"/>
          <w:i/>
          <w:sz w:val="24"/>
          <w:szCs w:val="24"/>
          <w:lang w:val="en-GB"/>
        </w:rPr>
        <w:t xml:space="preserve"> </w:t>
      </w:r>
      <w:proofErr w:type="spellStart"/>
      <w:ins w:id="541" w:author="RenkeLuehken" w:date="2018-07-12T19:46:00Z">
        <w:r w:rsidR="004D2C2B">
          <w:rPr>
            <w:rFonts w:ascii="Times New Roman" w:hAnsi="Times New Roman" w:cs="Times New Roman"/>
            <w:i/>
            <w:sz w:val="24"/>
            <w:szCs w:val="24"/>
            <w:lang w:val="en-GB"/>
          </w:rPr>
          <w:t>t</w:t>
        </w:r>
      </w:ins>
      <w:del w:id="542" w:author="RenkeLuehken" w:date="2018-07-12T19:46:00Z">
        <w:r w:rsidRPr="000A3B6A" w:rsidDel="004D2C2B">
          <w:rPr>
            <w:rFonts w:ascii="Times New Roman" w:hAnsi="Times New Roman" w:cs="Times New Roman"/>
            <w:i/>
            <w:sz w:val="24"/>
            <w:szCs w:val="24"/>
            <w:lang w:val="en-GB"/>
          </w:rPr>
          <w:delText>T</w:delText>
        </w:r>
      </w:del>
      <w:r w:rsidR="00257F67" w:rsidRPr="000A3B6A">
        <w:rPr>
          <w:rFonts w:ascii="Times New Roman" w:hAnsi="Times New Roman" w:cs="Times New Roman"/>
          <w:i/>
          <w:sz w:val="24"/>
          <w:szCs w:val="24"/>
          <w:lang w:val="en-GB"/>
        </w:rPr>
        <w:t>orrentium</w:t>
      </w:r>
      <w:proofErr w:type="spellEnd"/>
      <w:ins w:id="543" w:author="RL" w:date="2018-07-10T15:25:00Z">
        <w:r>
          <w:rPr>
            <w:rFonts w:ascii="Times New Roman" w:hAnsi="Times New Roman" w:cs="Times New Roman"/>
            <w:i/>
            <w:sz w:val="24"/>
            <w:szCs w:val="24"/>
            <w:lang w:val="en-GB"/>
          </w:rPr>
          <w:t xml:space="preserve"> </w:t>
        </w:r>
      </w:ins>
      <w:del w:id="544" w:author="RL" w:date="2018-07-10T15:25:00Z">
        <w:r w:rsidR="00257F67" w:rsidDel="00EA41C9">
          <w:rPr>
            <w:rFonts w:ascii="Times New Roman" w:hAnsi="Times New Roman" w:cs="Times New Roman"/>
            <w:sz w:val="24"/>
            <w:szCs w:val="24"/>
            <w:lang w:val="en-GB"/>
          </w:rPr>
          <w:delText xml:space="preserve">  </w:delText>
        </w:r>
      </w:del>
      <w:ins w:id="545" w:author="RL" w:date="2018-07-10T15:25:00Z">
        <w:r>
          <w:rPr>
            <w:rFonts w:ascii="Times New Roman" w:hAnsi="Times New Roman" w:cs="Times New Roman"/>
            <w:sz w:val="24"/>
            <w:szCs w:val="24"/>
            <w:lang w:val="en-GB"/>
          </w:rPr>
          <w:t xml:space="preserve">for the first time. </w:t>
        </w:r>
      </w:ins>
      <w:del w:id="546" w:author="RL" w:date="2018-07-10T15:25:00Z">
        <w:r w:rsidR="00257F67" w:rsidDel="00EA41C9">
          <w:rPr>
            <w:rFonts w:ascii="Times New Roman" w:hAnsi="Times New Roman" w:cs="Times New Roman"/>
            <w:sz w:val="24"/>
            <w:szCs w:val="24"/>
            <w:lang w:val="en-GB"/>
          </w:rPr>
          <w:delText xml:space="preserve">for WNV lineage 1 using forced salivation. </w:delText>
        </w:r>
      </w:del>
    </w:p>
    <w:p w14:paraId="77387FEF" w14:textId="77777777" w:rsidR="000F3BDD" w:rsidRPr="0092604C" w:rsidRDefault="000F3BDD" w:rsidP="00577A14">
      <w:pPr>
        <w:spacing w:line="480" w:lineRule="auto"/>
        <w:rPr>
          <w:rFonts w:ascii="Times New Roman" w:hAnsi="Times New Roman" w:cs="Times New Roman"/>
          <w:sz w:val="24"/>
          <w:szCs w:val="24"/>
          <w:lang w:val="en-GB"/>
        </w:rPr>
      </w:pPr>
    </w:p>
    <w:p w14:paraId="6ABBFF9E" w14:textId="6FAA3D0C" w:rsidR="00BD372D" w:rsidRPr="009D74F2" w:rsidRDefault="0071529B" w:rsidP="009D74F2">
      <w:pPr>
        <w:spacing w:line="480" w:lineRule="auto"/>
        <w:rPr>
          <w:rFonts w:ascii="Times New Roman" w:hAnsi="Times New Roman" w:cs="Times New Roman"/>
          <w:b/>
          <w:color w:val="365F91" w:themeColor="accent1" w:themeShade="BF"/>
          <w:sz w:val="24"/>
          <w:szCs w:val="24"/>
          <w:lang w:val="en-GB"/>
        </w:rPr>
      </w:pPr>
      <w:r w:rsidRPr="0092604C">
        <w:rPr>
          <w:rFonts w:ascii="Times New Roman" w:hAnsi="Times New Roman" w:cs="Times New Roman"/>
          <w:b/>
          <w:color w:val="365F91" w:themeColor="accent1" w:themeShade="BF"/>
          <w:sz w:val="24"/>
          <w:szCs w:val="24"/>
          <w:lang w:val="en-GB"/>
        </w:rPr>
        <w:t>Results</w:t>
      </w:r>
      <w:r w:rsidR="005B1DD2">
        <w:rPr>
          <w:rFonts w:ascii="Times New Roman" w:hAnsi="Times New Roman" w:cs="Times New Roman"/>
          <w:b/>
          <w:color w:val="365F91" w:themeColor="accent1" w:themeShade="BF"/>
          <w:sz w:val="24"/>
          <w:szCs w:val="24"/>
          <w:lang w:val="en-GB"/>
        </w:rPr>
        <w:t xml:space="preserve"> </w:t>
      </w:r>
      <w:r w:rsidR="00622C19">
        <w:rPr>
          <w:rFonts w:ascii="Times New Roman" w:hAnsi="Times New Roman" w:cs="Times New Roman"/>
          <w:sz w:val="24"/>
          <w:szCs w:val="24"/>
          <w:lang w:val="en-GB"/>
        </w:rPr>
        <w:t>(53</w:t>
      </w:r>
      <w:r w:rsidR="0025704F">
        <w:rPr>
          <w:rFonts w:ascii="Times New Roman" w:hAnsi="Times New Roman" w:cs="Times New Roman"/>
          <w:sz w:val="24"/>
          <w:szCs w:val="24"/>
          <w:lang w:val="en-GB"/>
        </w:rPr>
        <w:t>2</w:t>
      </w:r>
      <w:r w:rsidR="005B1DD2" w:rsidRPr="005B1DD2">
        <w:rPr>
          <w:rFonts w:ascii="Times New Roman" w:hAnsi="Times New Roman" w:cs="Times New Roman"/>
          <w:sz w:val="24"/>
          <w:szCs w:val="24"/>
          <w:lang w:val="en-GB"/>
        </w:rPr>
        <w:t xml:space="preserve"> words)</w:t>
      </w:r>
    </w:p>
    <w:p w14:paraId="151E65B3" w14:textId="3B1BF717" w:rsidR="00FF5CF5" w:rsidDel="00850942" w:rsidRDefault="005E2B72" w:rsidP="00577A14">
      <w:pPr>
        <w:spacing w:line="480" w:lineRule="auto"/>
        <w:rPr>
          <w:ins w:id="547" w:author="RenkeLuehken" w:date="2018-07-05T21:05:00Z"/>
          <w:del w:id="548" w:author="RL" w:date="2018-07-10T14:50:00Z"/>
          <w:rFonts w:ascii="Times New Roman" w:hAnsi="Times New Roman" w:cs="Times New Roman"/>
          <w:sz w:val="24"/>
          <w:szCs w:val="24"/>
          <w:lang w:val="en-GB"/>
        </w:rPr>
      </w:pPr>
      <w:r>
        <w:rPr>
          <w:rFonts w:ascii="Times New Roman" w:hAnsi="Times New Roman" w:cs="Times New Roman"/>
          <w:sz w:val="24"/>
          <w:szCs w:val="24"/>
          <w:lang w:val="en-GB"/>
        </w:rPr>
        <w:t xml:space="preserve">All three investigated </w:t>
      </w:r>
      <w:r w:rsidRPr="005E2B72">
        <w:rPr>
          <w:rFonts w:ascii="Times New Roman" w:hAnsi="Times New Roman" w:cs="Times New Roman"/>
          <w:i/>
          <w:sz w:val="24"/>
          <w:szCs w:val="24"/>
          <w:lang w:val="en-GB"/>
        </w:rPr>
        <w:t>Culex</w:t>
      </w:r>
      <w:r>
        <w:rPr>
          <w:rFonts w:ascii="Times New Roman" w:hAnsi="Times New Roman" w:cs="Times New Roman"/>
          <w:sz w:val="24"/>
          <w:szCs w:val="24"/>
          <w:lang w:val="en-GB"/>
        </w:rPr>
        <w:t xml:space="preserve"> species </w:t>
      </w:r>
      <w:del w:id="549" w:author="RL" w:date="2018-07-10T14:48:00Z">
        <w:r w:rsidDel="00B24EFC">
          <w:rPr>
            <w:rFonts w:ascii="Times New Roman" w:hAnsi="Times New Roman" w:cs="Times New Roman"/>
            <w:sz w:val="24"/>
            <w:szCs w:val="24"/>
            <w:lang w:val="en-GB"/>
          </w:rPr>
          <w:delText xml:space="preserve">are </w:delText>
        </w:r>
      </w:del>
      <w:ins w:id="550" w:author="RL" w:date="2018-07-10T14:48:00Z">
        <w:r w:rsidR="00B24EFC">
          <w:rPr>
            <w:rFonts w:ascii="Times New Roman" w:hAnsi="Times New Roman" w:cs="Times New Roman"/>
            <w:sz w:val="24"/>
            <w:szCs w:val="24"/>
            <w:lang w:val="en-GB"/>
          </w:rPr>
          <w:t xml:space="preserve">were </w:t>
        </w:r>
      </w:ins>
      <w:r>
        <w:rPr>
          <w:rFonts w:ascii="Times New Roman" w:hAnsi="Times New Roman" w:cs="Times New Roman"/>
          <w:sz w:val="24"/>
          <w:szCs w:val="24"/>
          <w:lang w:val="en-GB"/>
        </w:rPr>
        <w:t>susce</w:t>
      </w:r>
      <w:r w:rsidR="00E043A2">
        <w:rPr>
          <w:rFonts w:ascii="Times New Roman" w:hAnsi="Times New Roman" w:cs="Times New Roman"/>
          <w:sz w:val="24"/>
          <w:szCs w:val="24"/>
          <w:lang w:val="en-GB"/>
        </w:rPr>
        <w:t xml:space="preserve">ptible to WNV </w:t>
      </w:r>
      <w:del w:id="551" w:author="RenkeLuehken" w:date="2018-07-05T20:29:00Z">
        <w:r w:rsidR="00E043A2" w:rsidDel="00024365">
          <w:rPr>
            <w:rFonts w:ascii="Times New Roman" w:hAnsi="Times New Roman" w:cs="Times New Roman"/>
            <w:sz w:val="24"/>
            <w:szCs w:val="24"/>
            <w:lang w:val="en-GB"/>
          </w:rPr>
          <w:delText xml:space="preserve">infection </w:delText>
        </w:r>
      </w:del>
      <w:r w:rsidR="00E043A2">
        <w:rPr>
          <w:rFonts w:ascii="Times New Roman" w:hAnsi="Times New Roman" w:cs="Times New Roman"/>
          <w:sz w:val="24"/>
          <w:szCs w:val="24"/>
          <w:lang w:val="en-GB"/>
        </w:rPr>
        <w:t>(</w:t>
      </w:r>
      <w:r w:rsidR="00BB3B78">
        <w:rPr>
          <w:rFonts w:ascii="Times New Roman" w:hAnsi="Times New Roman" w:cs="Times New Roman"/>
          <w:sz w:val="24"/>
          <w:szCs w:val="24"/>
          <w:highlight w:val="yellow"/>
          <w:lang w:val="en-GB"/>
        </w:rPr>
        <w:t>T</w:t>
      </w:r>
      <w:r w:rsidR="00E043A2" w:rsidRPr="00BB3B78">
        <w:rPr>
          <w:rFonts w:ascii="Times New Roman" w:hAnsi="Times New Roman" w:cs="Times New Roman"/>
          <w:sz w:val="24"/>
          <w:szCs w:val="24"/>
          <w:highlight w:val="yellow"/>
          <w:lang w:val="en-GB"/>
        </w:rPr>
        <w:t>able</w:t>
      </w:r>
      <w:r w:rsidR="00E043A2" w:rsidRPr="00EA61A8">
        <w:rPr>
          <w:rFonts w:ascii="Times New Roman" w:hAnsi="Times New Roman" w:cs="Times New Roman"/>
          <w:sz w:val="24"/>
          <w:szCs w:val="24"/>
          <w:lang w:val="en-GB"/>
        </w:rPr>
        <w:t>)</w:t>
      </w:r>
      <w:r w:rsidR="00465AC2">
        <w:rPr>
          <w:rFonts w:ascii="Times New Roman" w:hAnsi="Times New Roman" w:cs="Times New Roman"/>
          <w:sz w:val="24"/>
          <w:szCs w:val="24"/>
          <w:lang w:val="en-GB"/>
        </w:rPr>
        <w:t>,</w:t>
      </w:r>
      <w:r w:rsidR="009F675B" w:rsidRPr="00465AC2">
        <w:rPr>
          <w:rFonts w:ascii="Times New Roman" w:hAnsi="Times New Roman" w:cs="Times New Roman"/>
          <w:sz w:val="24"/>
          <w:szCs w:val="24"/>
          <w:lang w:val="en-GB"/>
        </w:rPr>
        <w:t xml:space="preserve"> </w:t>
      </w:r>
      <w:del w:id="552" w:author="RL" w:date="2018-07-02T13:50:00Z">
        <w:r w:rsidR="009F675B" w:rsidRPr="00465AC2" w:rsidDel="00493F96">
          <w:rPr>
            <w:rFonts w:ascii="Times New Roman" w:hAnsi="Times New Roman" w:cs="Times New Roman"/>
            <w:sz w:val="24"/>
            <w:szCs w:val="24"/>
            <w:lang w:val="en-GB"/>
          </w:rPr>
          <w:delText xml:space="preserve">meaning </w:delText>
        </w:r>
      </w:del>
      <w:ins w:id="553" w:author="RL" w:date="2018-07-02T13:50:00Z">
        <w:r w:rsidR="00493F96">
          <w:rPr>
            <w:rFonts w:ascii="Times New Roman" w:hAnsi="Times New Roman" w:cs="Times New Roman"/>
            <w:sz w:val="24"/>
            <w:szCs w:val="24"/>
            <w:lang w:val="en-GB"/>
          </w:rPr>
          <w:t>i.e.,</w:t>
        </w:r>
        <w:r w:rsidR="00493F96" w:rsidRPr="00465AC2">
          <w:rPr>
            <w:rFonts w:ascii="Times New Roman" w:hAnsi="Times New Roman" w:cs="Times New Roman"/>
            <w:sz w:val="24"/>
            <w:szCs w:val="24"/>
            <w:lang w:val="en-GB"/>
          </w:rPr>
          <w:t xml:space="preserve"> </w:t>
        </w:r>
      </w:ins>
      <w:r w:rsidR="009F675B" w:rsidRPr="00465AC2">
        <w:rPr>
          <w:rFonts w:ascii="Times New Roman" w:hAnsi="Times New Roman" w:cs="Times New Roman"/>
          <w:sz w:val="24"/>
          <w:szCs w:val="24"/>
          <w:lang w:val="en-GB"/>
        </w:rPr>
        <w:t>viral titres of mosquito bodies reach</w:t>
      </w:r>
      <w:ins w:id="554" w:author="RL" w:date="2018-07-10T14:48:00Z">
        <w:r w:rsidR="00B24EFC">
          <w:rPr>
            <w:rFonts w:ascii="Times New Roman" w:hAnsi="Times New Roman" w:cs="Times New Roman"/>
            <w:sz w:val="24"/>
            <w:szCs w:val="24"/>
            <w:lang w:val="en-GB"/>
          </w:rPr>
          <w:t>ed</w:t>
        </w:r>
      </w:ins>
      <w:r w:rsidR="009F675B" w:rsidRPr="00465AC2">
        <w:rPr>
          <w:rFonts w:ascii="Times New Roman" w:hAnsi="Times New Roman" w:cs="Times New Roman"/>
          <w:sz w:val="24"/>
          <w:szCs w:val="24"/>
          <w:lang w:val="en-GB"/>
        </w:rPr>
        <w:t xml:space="preserve"> </w:t>
      </w:r>
      <w:ins w:id="555" w:author="RL" w:date="2018-07-04T14:27:00Z">
        <w:r w:rsidR="000F7575">
          <w:rPr>
            <w:rFonts w:ascii="Times New Roman" w:hAnsi="Times New Roman" w:cs="Times New Roman"/>
            <w:sz w:val="24"/>
            <w:szCs w:val="24"/>
            <w:lang w:val="en-GB"/>
          </w:rPr>
          <w:t xml:space="preserve">at least </w:t>
        </w:r>
      </w:ins>
      <w:r w:rsidR="009F675B" w:rsidRPr="00465AC2">
        <w:rPr>
          <w:rFonts w:ascii="Times New Roman" w:hAnsi="Times New Roman" w:cs="Times New Roman"/>
          <w:sz w:val="24"/>
          <w:szCs w:val="24"/>
          <w:lang w:val="en-GB"/>
        </w:rPr>
        <w:t>the detection limit of the q-RT-PCR of 10.000 RNA copies per mosquito</w:t>
      </w:r>
      <w:ins w:id="556" w:author="RenkeLuehken" w:date="2018-07-05T20:29:00Z">
        <w:r w:rsidR="007E0C39">
          <w:rPr>
            <w:rFonts w:ascii="Times New Roman" w:hAnsi="Times New Roman" w:cs="Times New Roman"/>
            <w:sz w:val="24"/>
            <w:szCs w:val="24"/>
            <w:lang w:val="en-GB"/>
          </w:rPr>
          <w:t xml:space="preserve"> specimen</w:t>
        </w:r>
      </w:ins>
      <w:r w:rsidR="009F675B" w:rsidRPr="00465AC2">
        <w:rPr>
          <w:rFonts w:ascii="Times New Roman" w:hAnsi="Times New Roman" w:cs="Times New Roman"/>
          <w:sz w:val="24"/>
          <w:szCs w:val="24"/>
          <w:lang w:val="en-GB"/>
        </w:rPr>
        <w:t>.</w:t>
      </w:r>
      <w:r w:rsidR="00BD372D" w:rsidRPr="00BD372D">
        <w:rPr>
          <w:rFonts w:ascii="Times New Roman" w:hAnsi="Times New Roman" w:cs="Times New Roman"/>
          <w:sz w:val="24"/>
          <w:szCs w:val="24"/>
          <w:lang w:val="en-GB"/>
        </w:rPr>
        <w:t xml:space="preserve"> </w:t>
      </w:r>
      <w:commentRangeStart w:id="557"/>
      <w:r w:rsidR="003643EC" w:rsidRPr="00BD32C4">
        <w:rPr>
          <w:rFonts w:ascii="Times New Roman" w:hAnsi="Times New Roman" w:cs="Times New Roman"/>
          <w:i/>
          <w:sz w:val="24"/>
          <w:szCs w:val="24"/>
          <w:lang w:val="en-GB"/>
        </w:rPr>
        <w:t>C</w:t>
      </w:r>
      <w:ins w:id="558" w:author="RL" w:date="2018-07-04T14:27:00Z">
        <w:r w:rsidR="000F7575">
          <w:rPr>
            <w:rFonts w:ascii="Times New Roman" w:hAnsi="Times New Roman" w:cs="Times New Roman"/>
            <w:i/>
            <w:sz w:val="24"/>
            <w:szCs w:val="24"/>
            <w:lang w:val="en-GB"/>
          </w:rPr>
          <w:t>ule</w:t>
        </w:r>
      </w:ins>
      <w:r w:rsidR="003643EC" w:rsidRPr="00BD32C4">
        <w:rPr>
          <w:rFonts w:ascii="Times New Roman" w:hAnsi="Times New Roman" w:cs="Times New Roman"/>
          <w:i/>
          <w:sz w:val="24"/>
          <w:szCs w:val="24"/>
          <w:lang w:val="en-GB"/>
        </w:rPr>
        <w:t>x</w:t>
      </w:r>
      <w:commentRangeEnd w:id="557"/>
      <w:r w:rsidR="000F7575">
        <w:rPr>
          <w:rStyle w:val="Kommentarzeichen"/>
        </w:rPr>
        <w:commentReference w:id="557"/>
      </w:r>
      <w:del w:id="559" w:author="RL" w:date="2018-07-04T14:27:00Z">
        <w:r w:rsidR="003643EC" w:rsidRPr="00BD32C4" w:rsidDel="000F7575">
          <w:rPr>
            <w:rFonts w:ascii="Times New Roman" w:hAnsi="Times New Roman" w:cs="Times New Roman"/>
            <w:i/>
            <w:sz w:val="24"/>
            <w:szCs w:val="24"/>
            <w:lang w:val="en-GB"/>
          </w:rPr>
          <w:delText>.</w:delText>
        </w:r>
      </w:del>
      <w:r w:rsidR="003643EC" w:rsidRPr="00BD32C4">
        <w:rPr>
          <w:rFonts w:ascii="Times New Roman" w:hAnsi="Times New Roman" w:cs="Times New Roman"/>
          <w:i/>
          <w:sz w:val="24"/>
          <w:szCs w:val="24"/>
          <w:lang w:val="en-GB"/>
        </w:rPr>
        <w:t xml:space="preserve"> </w:t>
      </w:r>
      <w:r w:rsidR="00BD32C4">
        <w:rPr>
          <w:rFonts w:ascii="Times New Roman" w:hAnsi="Times New Roman" w:cs="Times New Roman"/>
          <w:i/>
          <w:sz w:val="24"/>
          <w:szCs w:val="24"/>
          <w:lang w:val="en-GB"/>
        </w:rPr>
        <w:t>p</w:t>
      </w:r>
      <w:del w:id="560" w:author="RL" w:date="2018-07-02T13:53:00Z">
        <w:r w:rsidR="00BD32C4" w:rsidDel="00493F96">
          <w:rPr>
            <w:rFonts w:ascii="Times New Roman" w:hAnsi="Times New Roman" w:cs="Times New Roman"/>
            <w:i/>
            <w:sz w:val="24"/>
            <w:szCs w:val="24"/>
            <w:lang w:val="en-GB"/>
          </w:rPr>
          <w:delText>ip</w:delText>
        </w:r>
      </w:del>
      <w:r w:rsidR="00BD32C4">
        <w:rPr>
          <w:rFonts w:ascii="Times New Roman" w:hAnsi="Times New Roman" w:cs="Times New Roman"/>
          <w:i/>
          <w:sz w:val="24"/>
          <w:szCs w:val="24"/>
          <w:lang w:val="en-GB"/>
        </w:rPr>
        <w:t xml:space="preserve">. </w:t>
      </w:r>
      <w:proofErr w:type="spellStart"/>
      <w:r w:rsidR="0084769F" w:rsidRPr="00BD32C4">
        <w:rPr>
          <w:rFonts w:ascii="Times New Roman" w:hAnsi="Times New Roman" w:cs="Times New Roman"/>
          <w:i/>
          <w:sz w:val="24"/>
          <w:szCs w:val="24"/>
          <w:lang w:val="en-GB"/>
        </w:rPr>
        <w:t>molestus</w:t>
      </w:r>
      <w:proofErr w:type="spellEnd"/>
      <w:r w:rsidR="0084769F">
        <w:rPr>
          <w:rFonts w:ascii="Times New Roman" w:hAnsi="Times New Roman" w:cs="Times New Roman"/>
          <w:sz w:val="24"/>
          <w:szCs w:val="24"/>
          <w:lang w:val="en-GB"/>
        </w:rPr>
        <w:t xml:space="preserve"> </w:t>
      </w:r>
      <w:del w:id="561" w:author="RL" w:date="2018-07-10T14:48:00Z">
        <w:r w:rsidR="0084769F" w:rsidDel="00B24EFC">
          <w:rPr>
            <w:rFonts w:ascii="Times New Roman" w:hAnsi="Times New Roman" w:cs="Times New Roman"/>
            <w:sz w:val="24"/>
            <w:szCs w:val="24"/>
            <w:lang w:val="en-GB"/>
          </w:rPr>
          <w:delText xml:space="preserve">shows </w:delText>
        </w:r>
      </w:del>
      <w:ins w:id="562" w:author="RL" w:date="2018-07-10T14:48:00Z">
        <w:r w:rsidR="00B24EFC">
          <w:rPr>
            <w:rFonts w:ascii="Times New Roman" w:hAnsi="Times New Roman" w:cs="Times New Roman"/>
            <w:sz w:val="24"/>
            <w:szCs w:val="24"/>
            <w:lang w:val="en-GB"/>
          </w:rPr>
          <w:t xml:space="preserve">showed </w:t>
        </w:r>
      </w:ins>
      <w:r w:rsidR="00BD32C4">
        <w:rPr>
          <w:rFonts w:ascii="Times New Roman" w:hAnsi="Times New Roman" w:cs="Times New Roman"/>
          <w:sz w:val="24"/>
          <w:szCs w:val="24"/>
          <w:lang w:val="en-GB"/>
        </w:rPr>
        <w:t xml:space="preserve">the lowest infection rates </w:t>
      </w:r>
      <w:r w:rsidR="00D94D54">
        <w:rPr>
          <w:rFonts w:ascii="Times New Roman" w:hAnsi="Times New Roman" w:cs="Times New Roman"/>
          <w:sz w:val="24"/>
          <w:szCs w:val="24"/>
          <w:lang w:val="en-GB"/>
        </w:rPr>
        <w:t>(IRs)</w:t>
      </w:r>
      <w:r w:rsidR="009F675B">
        <w:rPr>
          <w:rFonts w:ascii="Times New Roman" w:hAnsi="Times New Roman" w:cs="Times New Roman"/>
          <w:sz w:val="24"/>
          <w:szCs w:val="24"/>
          <w:lang w:val="en-GB"/>
        </w:rPr>
        <w:t xml:space="preserve"> </w:t>
      </w:r>
      <w:del w:id="563" w:author="RL" w:date="2018-07-05T14:40:00Z">
        <w:r w:rsidR="009F675B" w:rsidDel="00FE6971">
          <w:rPr>
            <w:rFonts w:ascii="Times New Roman" w:hAnsi="Times New Roman" w:cs="Times New Roman"/>
            <w:sz w:val="24"/>
            <w:szCs w:val="24"/>
            <w:lang w:val="en-GB"/>
          </w:rPr>
          <w:delText>overall</w:delText>
        </w:r>
        <w:r w:rsidR="00D94D54" w:rsidDel="00FE6971">
          <w:rPr>
            <w:rFonts w:ascii="Times New Roman" w:hAnsi="Times New Roman" w:cs="Times New Roman"/>
            <w:sz w:val="24"/>
            <w:szCs w:val="24"/>
            <w:lang w:val="en-GB"/>
          </w:rPr>
          <w:delText xml:space="preserve"> </w:delText>
        </w:r>
      </w:del>
      <w:r w:rsidR="00BD32C4">
        <w:rPr>
          <w:rFonts w:ascii="Times New Roman" w:hAnsi="Times New Roman" w:cs="Times New Roman"/>
          <w:sz w:val="24"/>
          <w:szCs w:val="24"/>
          <w:lang w:val="en-GB"/>
        </w:rPr>
        <w:t xml:space="preserve">between </w:t>
      </w:r>
      <w:r w:rsidR="00465AC2">
        <w:rPr>
          <w:rFonts w:ascii="Times New Roman" w:hAnsi="Times New Roman" w:cs="Times New Roman"/>
          <w:sz w:val="24"/>
          <w:szCs w:val="24"/>
          <w:lang w:val="en-GB"/>
        </w:rPr>
        <w:t>0</w:t>
      </w:r>
      <w:r w:rsidR="009F675B">
        <w:rPr>
          <w:rFonts w:ascii="Times New Roman" w:hAnsi="Times New Roman" w:cs="Times New Roman"/>
          <w:sz w:val="24"/>
          <w:szCs w:val="24"/>
          <w:lang w:val="en-GB"/>
        </w:rPr>
        <w:t xml:space="preserve"> </w:t>
      </w:r>
      <w:del w:id="564" w:author="RL" w:date="2018-07-05T14:41:00Z">
        <w:r w:rsidR="009F675B" w:rsidDel="00FE6971">
          <w:rPr>
            <w:rFonts w:ascii="Times New Roman" w:hAnsi="Times New Roman" w:cs="Times New Roman"/>
            <w:sz w:val="24"/>
            <w:szCs w:val="24"/>
            <w:lang w:val="en-GB"/>
          </w:rPr>
          <w:delText xml:space="preserve">% </w:delText>
        </w:r>
      </w:del>
      <w:r w:rsidR="009F675B">
        <w:rPr>
          <w:rFonts w:ascii="Times New Roman" w:hAnsi="Times New Roman" w:cs="Times New Roman"/>
          <w:sz w:val="24"/>
          <w:szCs w:val="24"/>
          <w:lang w:val="en-GB"/>
        </w:rPr>
        <w:t xml:space="preserve"> </w:t>
      </w:r>
      <w:del w:id="565" w:author="RL" w:date="2018-07-05T14:41:00Z">
        <w:r w:rsidR="009F675B" w:rsidDel="00FE6971">
          <w:rPr>
            <w:rFonts w:ascii="Times New Roman" w:hAnsi="Times New Roman" w:cs="Times New Roman"/>
            <w:sz w:val="24"/>
            <w:szCs w:val="24"/>
            <w:lang w:val="en-GB"/>
          </w:rPr>
          <w:delText xml:space="preserve">to </w:delText>
        </w:r>
      </w:del>
      <w:ins w:id="566" w:author="RL" w:date="2018-07-05T14:41:00Z">
        <w:r w:rsidR="00FE6971">
          <w:rPr>
            <w:rFonts w:ascii="Times New Roman" w:hAnsi="Times New Roman" w:cs="Times New Roman"/>
            <w:sz w:val="24"/>
            <w:szCs w:val="24"/>
            <w:lang w:val="en-GB"/>
          </w:rPr>
          <w:t xml:space="preserve">and </w:t>
        </w:r>
      </w:ins>
      <w:r w:rsidR="009F675B">
        <w:rPr>
          <w:rFonts w:ascii="Times New Roman" w:hAnsi="Times New Roman" w:cs="Times New Roman"/>
          <w:sz w:val="24"/>
          <w:szCs w:val="24"/>
          <w:lang w:val="en-GB"/>
        </w:rPr>
        <w:t>6 % (27 °C; 21</w:t>
      </w:r>
      <w:ins w:id="567" w:author="RL" w:date="2018-07-05T14:41:00Z">
        <w:r w:rsidR="00F50BA0">
          <w:rPr>
            <w:rFonts w:ascii="Times New Roman" w:hAnsi="Times New Roman" w:cs="Times New Roman"/>
            <w:sz w:val="24"/>
            <w:szCs w:val="24"/>
            <w:lang w:val="en-GB"/>
          </w:rPr>
          <w:t xml:space="preserve"> </w:t>
        </w:r>
      </w:ins>
      <w:commentRangeStart w:id="568"/>
      <w:r w:rsidR="009F675B">
        <w:rPr>
          <w:rFonts w:ascii="Times New Roman" w:hAnsi="Times New Roman" w:cs="Times New Roman"/>
          <w:sz w:val="24"/>
          <w:szCs w:val="24"/>
          <w:lang w:val="en-GB"/>
        </w:rPr>
        <w:t>dpi</w:t>
      </w:r>
      <w:commentRangeEnd w:id="568"/>
      <w:r w:rsidR="009918A0">
        <w:rPr>
          <w:rStyle w:val="Kommentarzeichen"/>
        </w:rPr>
        <w:commentReference w:id="568"/>
      </w:r>
      <w:r w:rsidR="009F675B">
        <w:rPr>
          <w:rFonts w:ascii="Times New Roman" w:hAnsi="Times New Roman" w:cs="Times New Roman"/>
          <w:sz w:val="24"/>
          <w:szCs w:val="24"/>
          <w:lang w:val="en-GB"/>
        </w:rPr>
        <w:t xml:space="preserve">). </w:t>
      </w:r>
      <w:r w:rsidR="009F675B" w:rsidRPr="00465AC2">
        <w:rPr>
          <w:rFonts w:ascii="Times New Roman" w:hAnsi="Times New Roman" w:cs="Times New Roman"/>
          <w:sz w:val="24"/>
          <w:szCs w:val="24"/>
          <w:lang w:val="en-GB"/>
        </w:rPr>
        <w:t xml:space="preserve">The other two species </w:t>
      </w:r>
      <w:del w:id="569" w:author="RL" w:date="2018-07-05T14:41:00Z">
        <w:r w:rsidR="009F675B" w:rsidRPr="00465AC2" w:rsidDel="00F50BA0">
          <w:rPr>
            <w:rFonts w:ascii="Times New Roman" w:hAnsi="Times New Roman" w:cs="Times New Roman"/>
            <w:sz w:val="24"/>
            <w:szCs w:val="24"/>
            <w:lang w:val="en-GB"/>
          </w:rPr>
          <w:delText xml:space="preserve">have </w:delText>
        </w:r>
      </w:del>
      <w:ins w:id="570" w:author="RL" w:date="2018-07-05T14:41:00Z">
        <w:r w:rsidR="00F50BA0">
          <w:rPr>
            <w:rFonts w:ascii="Times New Roman" w:hAnsi="Times New Roman" w:cs="Times New Roman"/>
            <w:sz w:val="24"/>
            <w:szCs w:val="24"/>
            <w:lang w:val="en-GB"/>
          </w:rPr>
          <w:t>had</w:t>
        </w:r>
        <w:r w:rsidR="00F50BA0" w:rsidRPr="00465AC2">
          <w:rPr>
            <w:rFonts w:ascii="Times New Roman" w:hAnsi="Times New Roman" w:cs="Times New Roman"/>
            <w:sz w:val="24"/>
            <w:szCs w:val="24"/>
            <w:lang w:val="en-GB"/>
          </w:rPr>
          <w:t xml:space="preserve"> </w:t>
        </w:r>
      </w:ins>
      <w:del w:id="571" w:author="RL" w:date="2018-07-05T14:41:00Z">
        <w:r w:rsidR="009F675B" w:rsidRPr="00465AC2" w:rsidDel="00F50BA0">
          <w:rPr>
            <w:rFonts w:ascii="Times New Roman" w:hAnsi="Times New Roman" w:cs="Times New Roman"/>
            <w:sz w:val="24"/>
            <w:szCs w:val="24"/>
            <w:lang w:val="en-GB"/>
          </w:rPr>
          <w:delText xml:space="preserve">fundamental </w:delText>
        </w:r>
      </w:del>
      <w:r w:rsidR="009F675B" w:rsidRPr="00465AC2">
        <w:rPr>
          <w:rFonts w:ascii="Times New Roman" w:hAnsi="Times New Roman" w:cs="Times New Roman"/>
          <w:sz w:val="24"/>
          <w:szCs w:val="24"/>
          <w:lang w:val="en-GB"/>
        </w:rPr>
        <w:t>higher IR</w:t>
      </w:r>
      <w:del w:id="572" w:author="RL" w:date="2018-07-05T09:49:00Z">
        <w:r w:rsidR="009F675B" w:rsidRPr="00465AC2" w:rsidDel="00152115">
          <w:rPr>
            <w:rFonts w:ascii="Times New Roman" w:hAnsi="Times New Roman" w:cs="Times New Roman"/>
            <w:sz w:val="24"/>
            <w:szCs w:val="24"/>
            <w:lang w:val="en-GB"/>
          </w:rPr>
          <w:delText>´</w:delText>
        </w:r>
      </w:del>
      <w:r w:rsidR="009F675B" w:rsidRPr="00465AC2">
        <w:rPr>
          <w:rFonts w:ascii="Times New Roman" w:hAnsi="Times New Roman" w:cs="Times New Roman"/>
          <w:sz w:val="24"/>
          <w:szCs w:val="24"/>
          <w:lang w:val="en-GB"/>
        </w:rPr>
        <w:t>s</w:t>
      </w:r>
      <w:del w:id="573" w:author="RL" w:date="2018-07-05T14:42:00Z">
        <w:r w:rsidR="009F675B" w:rsidRPr="00465AC2" w:rsidDel="00BE3BF1">
          <w:rPr>
            <w:rFonts w:ascii="Times New Roman" w:hAnsi="Times New Roman" w:cs="Times New Roman"/>
            <w:sz w:val="24"/>
            <w:szCs w:val="24"/>
            <w:lang w:val="en-GB"/>
          </w:rPr>
          <w:delText xml:space="preserve"> up to </w:delText>
        </w:r>
      </w:del>
      <w:ins w:id="574" w:author="RL" w:date="2018-07-05T14:42:00Z">
        <w:r w:rsidR="00BE3BF1">
          <w:rPr>
            <w:rFonts w:ascii="Times New Roman" w:hAnsi="Times New Roman" w:cs="Times New Roman"/>
            <w:sz w:val="24"/>
            <w:szCs w:val="24"/>
            <w:lang w:val="en-GB"/>
          </w:rPr>
          <w:t xml:space="preserve"> with </w:t>
        </w:r>
      </w:ins>
      <w:r w:rsidR="009F675B" w:rsidRPr="00465AC2">
        <w:rPr>
          <w:rFonts w:ascii="Times New Roman" w:hAnsi="Times New Roman" w:cs="Times New Roman"/>
          <w:sz w:val="24"/>
          <w:szCs w:val="24"/>
          <w:lang w:val="en-GB"/>
        </w:rPr>
        <w:t xml:space="preserve">23 % for </w:t>
      </w:r>
      <w:proofErr w:type="spellStart"/>
      <w:r w:rsidR="009F675B" w:rsidRPr="00465AC2">
        <w:rPr>
          <w:rFonts w:ascii="Times New Roman" w:hAnsi="Times New Roman" w:cs="Times New Roman"/>
          <w:i/>
          <w:sz w:val="24"/>
          <w:szCs w:val="24"/>
          <w:lang w:val="en-GB"/>
        </w:rPr>
        <w:t>Cx</w:t>
      </w:r>
      <w:proofErr w:type="spellEnd"/>
      <w:r w:rsidR="009F675B" w:rsidRPr="00465AC2">
        <w:rPr>
          <w:rFonts w:ascii="Times New Roman" w:hAnsi="Times New Roman" w:cs="Times New Roman"/>
          <w:i/>
          <w:sz w:val="24"/>
          <w:szCs w:val="24"/>
          <w:lang w:val="en-GB"/>
        </w:rPr>
        <w:t>. p</w:t>
      </w:r>
      <w:del w:id="575" w:author="RL" w:date="2018-07-05T09:46:00Z">
        <w:r w:rsidR="009F675B" w:rsidRPr="00465AC2" w:rsidDel="00CB0DE5">
          <w:rPr>
            <w:rFonts w:ascii="Times New Roman" w:hAnsi="Times New Roman" w:cs="Times New Roman"/>
            <w:i/>
            <w:sz w:val="24"/>
            <w:szCs w:val="24"/>
            <w:lang w:val="en-GB"/>
          </w:rPr>
          <w:delText>ip</w:delText>
        </w:r>
      </w:del>
      <w:r w:rsidR="009F675B" w:rsidRPr="00465AC2">
        <w:rPr>
          <w:rFonts w:ascii="Times New Roman" w:hAnsi="Times New Roman" w:cs="Times New Roman"/>
          <w:i/>
          <w:sz w:val="24"/>
          <w:szCs w:val="24"/>
          <w:lang w:val="en-GB"/>
        </w:rPr>
        <w:t xml:space="preserve">. </w:t>
      </w:r>
      <w:proofErr w:type="spellStart"/>
      <w:r w:rsidR="009F675B" w:rsidRPr="00465AC2">
        <w:rPr>
          <w:rFonts w:ascii="Times New Roman" w:hAnsi="Times New Roman" w:cs="Times New Roman"/>
          <w:i/>
          <w:sz w:val="24"/>
          <w:szCs w:val="24"/>
          <w:lang w:val="en-GB"/>
        </w:rPr>
        <w:t>pipiens</w:t>
      </w:r>
      <w:proofErr w:type="spellEnd"/>
      <w:r w:rsidR="009F675B" w:rsidRPr="00465AC2">
        <w:rPr>
          <w:rFonts w:ascii="Times New Roman" w:hAnsi="Times New Roman" w:cs="Times New Roman"/>
          <w:sz w:val="24"/>
          <w:szCs w:val="24"/>
          <w:lang w:val="en-GB"/>
        </w:rPr>
        <w:t xml:space="preserve"> </w:t>
      </w:r>
      <w:r w:rsidR="00465AC2">
        <w:rPr>
          <w:rFonts w:ascii="Times New Roman" w:hAnsi="Times New Roman" w:cs="Times New Roman"/>
          <w:sz w:val="24"/>
          <w:szCs w:val="24"/>
          <w:lang w:val="en-GB"/>
        </w:rPr>
        <w:t xml:space="preserve">(24°C; 21 dpi) </w:t>
      </w:r>
      <w:r w:rsidR="009F675B" w:rsidRPr="00465AC2">
        <w:rPr>
          <w:rFonts w:ascii="Times New Roman" w:hAnsi="Times New Roman" w:cs="Times New Roman"/>
          <w:sz w:val="24"/>
          <w:szCs w:val="24"/>
          <w:lang w:val="en-GB"/>
        </w:rPr>
        <w:t xml:space="preserve">and </w:t>
      </w:r>
      <w:del w:id="576" w:author="RL" w:date="2018-07-05T14:42:00Z">
        <w:r w:rsidR="009F675B" w:rsidRPr="00465AC2" w:rsidDel="00BE3BF1">
          <w:rPr>
            <w:rFonts w:ascii="Times New Roman" w:hAnsi="Times New Roman" w:cs="Times New Roman"/>
            <w:sz w:val="24"/>
            <w:szCs w:val="24"/>
            <w:lang w:val="en-GB"/>
          </w:rPr>
          <w:delText xml:space="preserve">even up to </w:delText>
        </w:r>
      </w:del>
      <w:r w:rsidR="009F675B" w:rsidRPr="00465AC2">
        <w:rPr>
          <w:rFonts w:ascii="Times New Roman" w:hAnsi="Times New Roman" w:cs="Times New Roman"/>
          <w:sz w:val="24"/>
          <w:szCs w:val="24"/>
          <w:lang w:val="en-GB"/>
        </w:rPr>
        <w:t xml:space="preserve">32 % for </w:t>
      </w:r>
      <w:proofErr w:type="spellStart"/>
      <w:r w:rsidR="009F675B" w:rsidRPr="00465AC2">
        <w:rPr>
          <w:rFonts w:ascii="Times New Roman" w:hAnsi="Times New Roman" w:cs="Times New Roman"/>
          <w:i/>
          <w:sz w:val="24"/>
          <w:szCs w:val="24"/>
          <w:lang w:val="en-GB"/>
        </w:rPr>
        <w:t>Cx</w:t>
      </w:r>
      <w:proofErr w:type="spellEnd"/>
      <w:r w:rsidR="009F675B" w:rsidRPr="00465AC2">
        <w:rPr>
          <w:rFonts w:ascii="Times New Roman" w:hAnsi="Times New Roman" w:cs="Times New Roman"/>
          <w:i/>
          <w:sz w:val="24"/>
          <w:szCs w:val="24"/>
          <w:lang w:val="en-GB"/>
        </w:rPr>
        <w:t xml:space="preserve">. </w:t>
      </w:r>
      <w:proofErr w:type="spellStart"/>
      <w:r w:rsidR="00465AC2">
        <w:rPr>
          <w:rFonts w:ascii="Times New Roman" w:hAnsi="Times New Roman" w:cs="Times New Roman"/>
          <w:i/>
          <w:sz w:val="24"/>
          <w:szCs w:val="24"/>
          <w:lang w:val="en-GB"/>
        </w:rPr>
        <w:t>t</w:t>
      </w:r>
      <w:r w:rsidR="009F675B" w:rsidRPr="00465AC2">
        <w:rPr>
          <w:rFonts w:ascii="Times New Roman" w:hAnsi="Times New Roman" w:cs="Times New Roman"/>
          <w:i/>
          <w:sz w:val="24"/>
          <w:szCs w:val="24"/>
          <w:lang w:val="en-GB"/>
        </w:rPr>
        <w:t>orrentium</w:t>
      </w:r>
      <w:proofErr w:type="spellEnd"/>
      <w:r w:rsidR="00465AC2">
        <w:rPr>
          <w:rFonts w:ascii="Times New Roman" w:hAnsi="Times New Roman" w:cs="Times New Roman"/>
          <w:i/>
          <w:sz w:val="24"/>
          <w:szCs w:val="24"/>
          <w:lang w:val="en-GB"/>
        </w:rPr>
        <w:t xml:space="preserve"> </w:t>
      </w:r>
      <w:r w:rsidR="00465AC2">
        <w:rPr>
          <w:rFonts w:ascii="Times New Roman" w:hAnsi="Times New Roman" w:cs="Times New Roman"/>
          <w:sz w:val="24"/>
          <w:szCs w:val="24"/>
          <w:lang w:val="en-GB"/>
        </w:rPr>
        <w:t>(27°C; 14 dpi)</w:t>
      </w:r>
      <w:r w:rsidR="009F675B" w:rsidRPr="00465AC2">
        <w:rPr>
          <w:rFonts w:ascii="Times New Roman" w:hAnsi="Times New Roman" w:cs="Times New Roman"/>
          <w:sz w:val="24"/>
          <w:szCs w:val="24"/>
          <w:lang w:val="en-GB"/>
        </w:rPr>
        <w:t xml:space="preserve">. </w:t>
      </w:r>
      <w:r w:rsidR="00EE2044">
        <w:rPr>
          <w:rFonts w:ascii="Times New Roman" w:hAnsi="Times New Roman" w:cs="Times New Roman"/>
          <w:sz w:val="24"/>
          <w:szCs w:val="24"/>
          <w:lang w:val="en-GB"/>
        </w:rPr>
        <w:t xml:space="preserve">The </w:t>
      </w:r>
      <w:del w:id="577" w:author="RL" w:date="2018-07-05T14:43:00Z">
        <w:r w:rsidR="00EE2044" w:rsidDel="00BE3BF1">
          <w:rPr>
            <w:rFonts w:ascii="Times New Roman" w:hAnsi="Times New Roman" w:cs="Times New Roman"/>
            <w:sz w:val="24"/>
            <w:szCs w:val="24"/>
            <w:lang w:val="en-GB"/>
          </w:rPr>
          <w:delText>infection rate</w:delText>
        </w:r>
      </w:del>
      <w:ins w:id="578" w:author="RL" w:date="2018-07-05T14:43:00Z">
        <w:r w:rsidR="00BE3BF1">
          <w:rPr>
            <w:rFonts w:ascii="Times New Roman" w:hAnsi="Times New Roman" w:cs="Times New Roman"/>
            <w:sz w:val="24"/>
            <w:szCs w:val="24"/>
            <w:lang w:val="en-GB"/>
          </w:rPr>
          <w:t>IRs</w:t>
        </w:r>
      </w:ins>
      <w:r w:rsidR="00EE2044">
        <w:rPr>
          <w:rFonts w:ascii="Times New Roman" w:hAnsi="Times New Roman" w:cs="Times New Roman"/>
          <w:sz w:val="24"/>
          <w:szCs w:val="24"/>
          <w:lang w:val="en-GB"/>
        </w:rPr>
        <w:t xml:space="preserve"> </w:t>
      </w:r>
      <w:del w:id="579" w:author="RL" w:date="2018-07-10T14:49:00Z">
        <w:r w:rsidR="00D94D54" w:rsidDel="00772A08">
          <w:rPr>
            <w:rFonts w:ascii="Times New Roman" w:hAnsi="Times New Roman" w:cs="Times New Roman"/>
            <w:sz w:val="24"/>
            <w:szCs w:val="24"/>
            <w:lang w:val="en-GB"/>
          </w:rPr>
          <w:delText xml:space="preserve">for most investigated species </w:delText>
        </w:r>
      </w:del>
      <w:del w:id="580" w:author="RenkeLuehken" w:date="2018-07-05T20:30:00Z">
        <w:r w:rsidR="00EE2044" w:rsidDel="00365547">
          <w:rPr>
            <w:rFonts w:ascii="Times New Roman" w:hAnsi="Times New Roman" w:cs="Times New Roman"/>
            <w:sz w:val="24"/>
            <w:szCs w:val="24"/>
            <w:lang w:val="en-GB"/>
          </w:rPr>
          <w:delText xml:space="preserve">is </w:delText>
        </w:r>
      </w:del>
      <w:ins w:id="581" w:author="RenkeLuehken" w:date="2018-07-05T20:30:00Z">
        <w:r w:rsidR="00365547">
          <w:rPr>
            <w:rFonts w:ascii="Times New Roman" w:hAnsi="Times New Roman" w:cs="Times New Roman"/>
            <w:sz w:val="24"/>
            <w:szCs w:val="24"/>
            <w:lang w:val="en-GB"/>
          </w:rPr>
          <w:t>were</w:t>
        </w:r>
      </w:ins>
      <w:ins w:id="582" w:author="RenkeLuehken" w:date="2018-07-05T20:37:00Z">
        <w:r w:rsidR="003A3012">
          <w:rPr>
            <w:rFonts w:ascii="Times New Roman" w:hAnsi="Times New Roman" w:cs="Times New Roman"/>
            <w:sz w:val="24"/>
            <w:szCs w:val="24"/>
            <w:lang w:val="en-GB"/>
          </w:rPr>
          <w:t xml:space="preserve"> </w:t>
        </w:r>
      </w:ins>
      <w:ins w:id="583" w:author="RL" w:date="2018-07-10T14:49:00Z">
        <w:r w:rsidR="00772A08">
          <w:rPr>
            <w:rFonts w:ascii="Times New Roman" w:hAnsi="Times New Roman" w:cs="Times New Roman"/>
            <w:sz w:val="24"/>
            <w:szCs w:val="24"/>
            <w:lang w:val="en-GB"/>
          </w:rPr>
          <w:t xml:space="preserve">generally </w:t>
        </w:r>
      </w:ins>
      <w:ins w:id="584" w:author="RenkeLuehken" w:date="2018-07-05T20:37:00Z">
        <w:r w:rsidR="003A3012">
          <w:rPr>
            <w:rFonts w:ascii="Times New Roman" w:hAnsi="Times New Roman" w:cs="Times New Roman"/>
            <w:sz w:val="24"/>
            <w:szCs w:val="24"/>
            <w:lang w:val="en-GB"/>
          </w:rPr>
          <w:t>considerably</w:t>
        </w:r>
      </w:ins>
      <w:ins w:id="585" w:author="RenkeLuehken" w:date="2018-07-05T20:30:00Z">
        <w:r w:rsidR="00365547">
          <w:rPr>
            <w:rFonts w:ascii="Times New Roman" w:hAnsi="Times New Roman" w:cs="Times New Roman"/>
            <w:sz w:val="24"/>
            <w:szCs w:val="24"/>
            <w:lang w:val="en-GB"/>
          </w:rPr>
          <w:t xml:space="preserve"> </w:t>
        </w:r>
      </w:ins>
      <w:r w:rsidR="00D94D54">
        <w:rPr>
          <w:rFonts w:ascii="Times New Roman" w:hAnsi="Times New Roman" w:cs="Times New Roman"/>
          <w:sz w:val="24"/>
          <w:szCs w:val="24"/>
          <w:lang w:val="en-GB"/>
        </w:rPr>
        <w:t>higher at</w:t>
      </w:r>
      <w:r w:rsidR="00EE2044">
        <w:rPr>
          <w:rFonts w:ascii="Times New Roman" w:hAnsi="Times New Roman" w:cs="Times New Roman"/>
          <w:sz w:val="24"/>
          <w:szCs w:val="24"/>
          <w:lang w:val="en-GB"/>
        </w:rPr>
        <w:t xml:space="preserve"> </w:t>
      </w:r>
      <w:del w:id="586" w:author="RenkeLuehken" w:date="2018-07-05T20:30:00Z">
        <w:r w:rsidR="00EE2044" w:rsidDel="00365547">
          <w:rPr>
            <w:rFonts w:ascii="Times New Roman" w:hAnsi="Times New Roman" w:cs="Times New Roman"/>
            <w:sz w:val="24"/>
            <w:szCs w:val="24"/>
            <w:lang w:val="en-GB"/>
          </w:rPr>
          <w:delText xml:space="preserve">the later time point of </w:delText>
        </w:r>
      </w:del>
      <w:r w:rsidR="00EE2044">
        <w:rPr>
          <w:rFonts w:ascii="Times New Roman" w:hAnsi="Times New Roman" w:cs="Times New Roman"/>
          <w:sz w:val="24"/>
          <w:szCs w:val="24"/>
          <w:lang w:val="en-GB"/>
        </w:rPr>
        <w:t>21 dpi in comparis</w:t>
      </w:r>
      <w:r w:rsidR="009F675B">
        <w:rPr>
          <w:rFonts w:ascii="Times New Roman" w:hAnsi="Times New Roman" w:cs="Times New Roman"/>
          <w:sz w:val="24"/>
          <w:szCs w:val="24"/>
          <w:lang w:val="en-GB"/>
        </w:rPr>
        <w:t>on</w:t>
      </w:r>
      <w:r w:rsidR="00EE2044">
        <w:rPr>
          <w:rFonts w:ascii="Times New Roman" w:hAnsi="Times New Roman" w:cs="Times New Roman"/>
          <w:sz w:val="24"/>
          <w:szCs w:val="24"/>
          <w:lang w:val="en-GB"/>
        </w:rPr>
        <w:t xml:space="preserve"> to 14 dpi.</w:t>
      </w:r>
      <w:r w:rsidR="0013117C">
        <w:rPr>
          <w:rFonts w:ascii="Times New Roman" w:hAnsi="Times New Roman" w:cs="Times New Roman"/>
          <w:sz w:val="24"/>
          <w:szCs w:val="24"/>
          <w:lang w:val="en-GB"/>
        </w:rPr>
        <w:t xml:space="preserve"> </w:t>
      </w:r>
      <w:moveToRangeStart w:id="587" w:author="RenkeLuehken" w:date="2018-07-05T20:53:00Z" w:name="move518587366"/>
      <w:moveTo w:id="588" w:author="RenkeLuehken" w:date="2018-07-05T20:53:00Z">
        <w:del w:id="589" w:author="RenkeLuehken" w:date="2018-07-05T21:47:00Z">
          <w:r w:rsidR="00D313CC" w:rsidDel="00C60A37">
            <w:rPr>
              <w:rFonts w:ascii="Times New Roman" w:hAnsi="Times New Roman" w:cs="Times New Roman"/>
              <w:sz w:val="24"/>
              <w:szCs w:val="24"/>
              <w:lang w:val="en-GB"/>
            </w:rPr>
            <w:delText>Only</w:delText>
          </w:r>
        </w:del>
      </w:moveTo>
      <w:ins w:id="590" w:author="RenkeLuehken" w:date="2018-07-05T21:47:00Z">
        <w:r w:rsidR="00C60A37">
          <w:rPr>
            <w:rFonts w:ascii="Times New Roman" w:hAnsi="Times New Roman" w:cs="Times New Roman"/>
            <w:sz w:val="24"/>
            <w:szCs w:val="24"/>
            <w:lang w:val="en-GB"/>
          </w:rPr>
          <w:t>The only exception was</w:t>
        </w:r>
      </w:ins>
      <w:moveTo w:id="591" w:author="RenkeLuehken" w:date="2018-07-05T20:53:00Z">
        <w:r w:rsidR="00D313CC">
          <w:rPr>
            <w:rFonts w:ascii="Times New Roman" w:hAnsi="Times New Roman" w:cs="Times New Roman"/>
            <w:sz w:val="24"/>
            <w:szCs w:val="24"/>
            <w:lang w:val="en-GB"/>
          </w:rPr>
          <w:t xml:space="preserve"> </w:t>
        </w:r>
        <w:proofErr w:type="spellStart"/>
        <w:r w:rsidR="00D313CC" w:rsidRPr="00D94D54">
          <w:rPr>
            <w:rFonts w:ascii="Times New Roman" w:hAnsi="Times New Roman" w:cs="Times New Roman"/>
            <w:i/>
            <w:sz w:val="24"/>
            <w:szCs w:val="24"/>
            <w:lang w:val="en-GB"/>
          </w:rPr>
          <w:t>Cx</w:t>
        </w:r>
        <w:proofErr w:type="spellEnd"/>
        <w:r w:rsidR="00D313CC" w:rsidRPr="00D94D54">
          <w:rPr>
            <w:rFonts w:ascii="Times New Roman" w:hAnsi="Times New Roman" w:cs="Times New Roman"/>
            <w:i/>
            <w:sz w:val="24"/>
            <w:szCs w:val="24"/>
            <w:lang w:val="en-GB"/>
          </w:rPr>
          <w:t xml:space="preserve">. </w:t>
        </w:r>
        <w:proofErr w:type="spellStart"/>
        <w:r w:rsidR="00D313CC" w:rsidRPr="00D94D54">
          <w:rPr>
            <w:rFonts w:ascii="Times New Roman" w:hAnsi="Times New Roman" w:cs="Times New Roman"/>
            <w:i/>
            <w:sz w:val="24"/>
            <w:szCs w:val="24"/>
            <w:lang w:val="en-GB"/>
          </w:rPr>
          <w:t>torrentium</w:t>
        </w:r>
        <w:proofErr w:type="spellEnd"/>
        <w:r w:rsidR="00D313CC">
          <w:rPr>
            <w:rFonts w:ascii="Times New Roman" w:hAnsi="Times New Roman" w:cs="Times New Roman"/>
            <w:sz w:val="24"/>
            <w:szCs w:val="24"/>
            <w:lang w:val="en-GB"/>
          </w:rPr>
          <w:t xml:space="preserve"> incubated at 27°C </w:t>
        </w:r>
        <w:del w:id="592" w:author="RenkeLuehken" w:date="2018-07-05T20:54:00Z">
          <w:r w:rsidR="00D313CC" w:rsidDel="00D313CC">
            <w:rPr>
              <w:rFonts w:ascii="Times New Roman" w:hAnsi="Times New Roman" w:cs="Times New Roman"/>
              <w:sz w:val="24"/>
              <w:szCs w:val="24"/>
              <w:lang w:val="en-GB"/>
            </w:rPr>
            <w:delText>shows</w:delText>
          </w:r>
        </w:del>
      </w:moveTo>
      <w:ins w:id="593" w:author="RenkeLuehken" w:date="2018-07-05T21:47:00Z">
        <w:r w:rsidR="00C60A37">
          <w:rPr>
            <w:rFonts w:ascii="Times New Roman" w:hAnsi="Times New Roman" w:cs="Times New Roman"/>
            <w:sz w:val="24"/>
            <w:szCs w:val="24"/>
            <w:lang w:val="en-GB"/>
          </w:rPr>
          <w:t>with</w:t>
        </w:r>
      </w:ins>
      <w:moveTo w:id="594" w:author="RenkeLuehken" w:date="2018-07-05T20:53:00Z">
        <w:r w:rsidR="00D313CC">
          <w:rPr>
            <w:rFonts w:ascii="Times New Roman" w:hAnsi="Times New Roman" w:cs="Times New Roman"/>
            <w:sz w:val="24"/>
            <w:szCs w:val="24"/>
            <w:lang w:val="en-GB"/>
          </w:rPr>
          <w:t xml:space="preserve"> a slightly higher IR of 32 % </w:t>
        </w:r>
        <w:r w:rsidR="00D313CC" w:rsidRPr="00EA61A8">
          <w:rPr>
            <w:rFonts w:ascii="Times New Roman" w:hAnsi="Times New Roman" w:cs="Times New Roman"/>
            <w:sz w:val="24"/>
            <w:szCs w:val="24"/>
            <w:lang w:val="en-GB"/>
          </w:rPr>
          <w:t xml:space="preserve">at </w:t>
        </w:r>
        <w:del w:id="595" w:author="RenkeLuehken" w:date="2018-07-05T20:54:00Z">
          <w:r w:rsidR="00D313CC" w:rsidRPr="00EA61A8" w:rsidDel="00D313CC">
            <w:rPr>
              <w:rFonts w:ascii="Times New Roman" w:hAnsi="Times New Roman" w:cs="Times New Roman"/>
              <w:sz w:val="24"/>
              <w:szCs w:val="24"/>
              <w:lang w:val="en-GB"/>
            </w:rPr>
            <w:delText>the early time-point (</w:delText>
          </w:r>
        </w:del>
        <w:r w:rsidR="00D313CC" w:rsidRPr="00EA61A8">
          <w:rPr>
            <w:rFonts w:ascii="Times New Roman" w:hAnsi="Times New Roman" w:cs="Times New Roman"/>
            <w:sz w:val="24"/>
            <w:szCs w:val="24"/>
            <w:lang w:val="en-GB"/>
          </w:rPr>
          <w:t>14 dpi</w:t>
        </w:r>
        <w:del w:id="596" w:author="RenkeLuehken" w:date="2018-07-05T20:54:00Z">
          <w:r w:rsidR="00D313CC" w:rsidRPr="00EA61A8" w:rsidDel="00D313CC">
            <w:rPr>
              <w:rFonts w:ascii="Times New Roman" w:hAnsi="Times New Roman" w:cs="Times New Roman"/>
              <w:sz w:val="24"/>
              <w:szCs w:val="24"/>
              <w:lang w:val="en-GB"/>
            </w:rPr>
            <w:delText>)</w:delText>
          </w:r>
        </w:del>
        <w:r w:rsidR="00D313CC" w:rsidRPr="00EA61A8">
          <w:rPr>
            <w:rFonts w:ascii="Times New Roman" w:hAnsi="Times New Roman" w:cs="Times New Roman"/>
            <w:sz w:val="24"/>
            <w:szCs w:val="24"/>
            <w:lang w:val="en-GB"/>
          </w:rPr>
          <w:t xml:space="preserve"> compared to 26 % at </w:t>
        </w:r>
        <w:del w:id="597" w:author="RenkeLuehken" w:date="2018-07-05T20:54:00Z">
          <w:r w:rsidR="00D313CC" w:rsidRPr="00EA61A8" w:rsidDel="00D313CC">
            <w:rPr>
              <w:rFonts w:ascii="Times New Roman" w:hAnsi="Times New Roman" w:cs="Times New Roman"/>
              <w:sz w:val="24"/>
              <w:szCs w:val="24"/>
              <w:lang w:val="en-GB"/>
            </w:rPr>
            <w:delText xml:space="preserve">the later time-point </w:delText>
          </w:r>
          <w:r w:rsidR="00D313CC" w:rsidDel="00D313CC">
            <w:rPr>
              <w:rFonts w:ascii="Times New Roman" w:hAnsi="Times New Roman" w:cs="Times New Roman"/>
              <w:sz w:val="24"/>
              <w:szCs w:val="24"/>
              <w:lang w:val="en-GB"/>
            </w:rPr>
            <w:delText xml:space="preserve">of </w:delText>
          </w:r>
        </w:del>
        <w:r w:rsidR="00D313CC" w:rsidRPr="00EA61A8">
          <w:rPr>
            <w:rFonts w:ascii="Times New Roman" w:hAnsi="Times New Roman" w:cs="Times New Roman"/>
            <w:sz w:val="24"/>
            <w:szCs w:val="24"/>
            <w:lang w:val="en-GB"/>
          </w:rPr>
          <w:t xml:space="preserve">21 </w:t>
        </w:r>
        <w:r w:rsidR="00D313CC" w:rsidRPr="0068160D">
          <w:rPr>
            <w:rFonts w:ascii="Times New Roman" w:hAnsi="Times New Roman" w:cs="Times New Roman"/>
            <w:sz w:val="24"/>
            <w:szCs w:val="24"/>
            <w:lang w:val="en-GB"/>
          </w:rPr>
          <w:t xml:space="preserve">dpi. </w:t>
        </w:r>
      </w:moveTo>
      <w:moveToRangeEnd w:id="587"/>
      <w:r w:rsidR="00EE2044" w:rsidRPr="00BD32C4">
        <w:rPr>
          <w:rFonts w:ascii="Times New Roman" w:hAnsi="Times New Roman" w:cs="Times New Roman"/>
          <w:i/>
          <w:sz w:val="24"/>
          <w:szCs w:val="24"/>
          <w:lang w:val="en-GB"/>
        </w:rPr>
        <w:t>C</w:t>
      </w:r>
      <w:del w:id="598" w:author="RenkeLuehken" w:date="2018-07-05T20:33:00Z">
        <w:r w:rsidR="00EE2044" w:rsidRPr="00BD32C4" w:rsidDel="00154987">
          <w:rPr>
            <w:rFonts w:ascii="Times New Roman" w:hAnsi="Times New Roman" w:cs="Times New Roman"/>
            <w:i/>
            <w:sz w:val="24"/>
            <w:szCs w:val="24"/>
            <w:lang w:val="en-GB"/>
          </w:rPr>
          <w:delText>x.</w:delText>
        </w:r>
      </w:del>
      <w:ins w:id="599" w:author="RenkeLuehken" w:date="2018-07-05T20:33:00Z">
        <w:r w:rsidR="00154987">
          <w:rPr>
            <w:rFonts w:ascii="Times New Roman" w:hAnsi="Times New Roman" w:cs="Times New Roman"/>
            <w:i/>
            <w:sz w:val="24"/>
            <w:szCs w:val="24"/>
            <w:lang w:val="en-GB"/>
          </w:rPr>
          <w:t>ulex</w:t>
        </w:r>
      </w:ins>
      <w:r w:rsidR="00EE2044" w:rsidRPr="00BD32C4">
        <w:rPr>
          <w:rFonts w:ascii="Times New Roman" w:hAnsi="Times New Roman" w:cs="Times New Roman"/>
          <w:i/>
          <w:sz w:val="24"/>
          <w:szCs w:val="24"/>
          <w:lang w:val="en-GB"/>
        </w:rPr>
        <w:t xml:space="preserve"> </w:t>
      </w:r>
      <w:r w:rsidR="00EE2044">
        <w:rPr>
          <w:rFonts w:ascii="Times New Roman" w:hAnsi="Times New Roman" w:cs="Times New Roman"/>
          <w:i/>
          <w:sz w:val="24"/>
          <w:szCs w:val="24"/>
          <w:lang w:val="en-GB"/>
        </w:rPr>
        <w:t>p</w:t>
      </w:r>
      <w:del w:id="600" w:author="RL" w:date="2018-07-05T09:46:00Z">
        <w:r w:rsidR="00EE2044" w:rsidDel="00CB0DE5">
          <w:rPr>
            <w:rFonts w:ascii="Times New Roman" w:hAnsi="Times New Roman" w:cs="Times New Roman"/>
            <w:i/>
            <w:sz w:val="24"/>
            <w:szCs w:val="24"/>
            <w:lang w:val="en-GB"/>
          </w:rPr>
          <w:delText>ip</w:delText>
        </w:r>
      </w:del>
      <w:r w:rsidR="00EE2044">
        <w:rPr>
          <w:rFonts w:ascii="Times New Roman" w:hAnsi="Times New Roman" w:cs="Times New Roman"/>
          <w:i/>
          <w:sz w:val="24"/>
          <w:szCs w:val="24"/>
          <w:lang w:val="en-GB"/>
        </w:rPr>
        <w:t xml:space="preserve">. </w:t>
      </w:r>
      <w:proofErr w:type="spellStart"/>
      <w:r w:rsidR="00EE2044" w:rsidRPr="00BD32C4">
        <w:rPr>
          <w:rFonts w:ascii="Times New Roman" w:hAnsi="Times New Roman" w:cs="Times New Roman"/>
          <w:i/>
          <w:sz w:val="24"/>
          <w:szCs w:val="24"/>
          <w:lang w:val="en-GB"/>
        </w:rPr>
        <w:t>molestus</w:t>
      </w:r>
      <w:proofErr w:type="spellEnd"/>
      <w:r w:rsidR="00EE2044">
        <w:rPr>
          <w:rFonts w:ascii="Times New Roman" w:hAnsi="Times New Roman" w:cs="Times New Roman"/>
          <w:sz w:val="24"/>
          <w:szCs w:val="24"/>
          <w:lang w:val="en-GB"/>
        </w:rPr>
        <w:t xml:space="preserve"> infec</w:t>
      </w:r>
      <w:r w:rsidR="00871E19">
        <w:rPr>
          <w:rFonts w:ascii="Times New Roman" w:hAnsi="Times New Roman" w:cs="Times New Roman"/>
          <w:sz w:val="24"/>
          <w:szCs w:val="24"/>
          <w:lang w:val="en-GB"/>
        </w:rPr>
        <w:t>tion</w:t>
      </w:r>
      <w:ins w:id="601" w:author="RenkeLuehken" w:date="2018-07-05T20:33:00Z">
        <w:r w:rsidR="00154987">
          <w:rPr>
            <w:rFonts w:ascii="Times New Roman" w:hAnsi="Times New Roman" w:cs="Times New Roman"/>
            <w:sz w:val="24"/>
            <w:szCs w:val="24"/>
            <w:lang w:val="en-GB"/>
          </w:rPr>
          <w:t>s</w:t>
        </w:r>
      </w:ins>
      <w:r w:rsidR="00871E19">
        <w:rPr>
          <w:rFonts w:ascii="Times New Roman" w:hAnsi="Times New Roman" w:cs="Times New Roman"/>
          <w:sz w:val="24"/>
          <w:szCs w:val="24"/>
          <w:lang w:val="en-GB"/>
        </w:rPr>
        <w:t xml:space="preserve"> </w:t>
      </w:r>
      <w:del w:id="602" w:author="RenkeLuehken" w:date="2018-07-05T20:34:00Z">
        <w:r w:rsidR="00871E19" w:rsidDel="00154987">
          <w:rPr>
            <w:rFonts w:ascii="Times New Roman" w:hAnsi="Times New Roman" w:cs="Times New Roman"/>
            <w:sz w:val="24"/>
            <w:szCs w:val="24"/>
            <w:lang w:val="en-GB"/>
          </w:rPr>
          <w:delText xml:space="preserve">could </w:delText>
        </w:r>
      </w:del>
      <w:ins w:id="603" w:author="RenkeLuehken" w:date="2018-07-05T20:34:00Z">
        <w:r w:rsidR="00154987">
          <w:rPr>
            <w:rFonts w:ascii="Times New Roman" w:hAnsi="Times New Roman" w:cs="Times New Roman"/>
            <w:sz w:val="24"/>
            <w:szCs w:val="24"/>
            <w:lang w:val="en-GB"/>
          </w:rPr>
          <w:t xml:space="preserve">were </w:t>
        </w:r>
      </w:ins>
      <w:r w:rsidR="00871E19">
        <w:rPr>
          <w:rFonts w:ascii="Times New Roman" w:hAnsi="Times New Roman" w:cs="Times New Roman"/>
          <w:sz w:val="24"/>
          <w:szCs w:val="24"/>
          <w:lang w:val="en-GB"/>
        </w:rPr>
        <w:t>only</w:t>
      </w:r>
      <w:del w:id="604" w:author="RenkeLuehken" w:date="2018-07-05T20:34:00Z">
        <w:r w:rsidR="00871E19" w:rsidDel="00154987">
          <w:rPr>
            <w:rFonts w:ascii="Times New Roman" w:hAnsi="Times New Roman" w:cs="Times New Roman"/>
            <w:sz w:val="24"/>
            <w:szCs w:val="24"/>
            <w:lang w:val="en-GB"/>
          </w:rPr>
          <w:delText xml:space="preserve"> </w:delText>
        </w:r>
        <w:r w:rsidR="009F675B" w:rsidDel="00154987">
          <w:rPr>
            <w:rFonts w:ascii="Times New Roman" w:hAnsi="Times New Roman" w:cs="Times New Roman"/>
            <w:sz w:val="24"/>
            <w:szCs w:val="24"/>
            <w:lang w:val="en-GB"/>
          </w:rPr>
          <w:delText>be</w:delText>
        </w:r>
      </w:del>
      <w:r w:rsidR="009F675B">
        <w:rPr>
          <w:rFonts w:ascii="Times New Roman" w:hAnsi="Times New Roman" w:cs="Times New Roman"/>
          <w:sz w:val="24"/>
          <w:szCs w:val="24"/>
          <w:lang w:val="en-GB"/>
        </w:rPr>
        <w:t xml:space="preserve"> </w:t>
      </w:r>
      <w:r w:rsidR="00871E19">
        <w:rPr>
          <w:rFonts w:ascii="Times New Roman" w:hAnsi="Times New Roman" w:cs="Times New Roman"/>
          <w:sz w:val="24"/>
          <w:szCs w:val="24"/>
          <w:lang w:val="en-GB"/>
        </w:rPr>
        <w:t>detected 21 dpi</w:t>
      </w:r>
      <w:commentRangeStart w:id="605"/>
      <w:del w:id="606" w:author="RenkeLuehken" w:date="2018-07-05T20:34:00Z">
        <w:r w:rsidR="00871E19" w:rsidDel="00154987">
          <w:rPr>
            <w:rFonts w:ascii="Times New Roman" w:hAnsi="Times New Roman" w:cs="Times New Roman"/>
            <w:sz w:val="24"/>
            <w:szCs w:val="24"/>
            <w:lang w:val="en-GB"/>
          </w:rPr>
          <w:delText xml:space="preserve">, </w:delText>
        </w:r>
        <w:r w:rsidR="009F675B" w:rsidDel="00154987">
          <w:rPr>
            <w:rFonts w:ascii="Times New Roman" w:hAnsi="Times New Roman" w:cs="Times New Roman"/>
            <w:sz w:val="24"/>
            <w:szCs w:val="24"/>
            <w:lang w:val="en-GB"/>
          </w:rPr>
          <w:delText>meaning infection has been under the detection limit of the q-RT-PCR at the earlier time</w:delText>
        </w:r>
        <w:r w:rsidR="0040299A" w:rsidDel="00154987">
          <w:rPr>
            <w:rFonts w:ascii="Times New Roman" w:hAnsi="Times New Roman" w:cs="Times New Roman"/>
            <w:sz w:val="24"/>
            <w:szCs w:val="24"/>
            <w:lang w:val="en-GB"/>
          </w:rPr>
          <w:delText xml:space="preserve"> </w:delText>
        </w:r>
        <w:r w:rsidR="009F675B" w:rsidDel="00154987">
          <w:rPr>
            <w:rFonts w:ascii="Times New Roman" w:hAnsi="Times New Roman" w:cs="Times New Roman"/>
            <w:sz w:val="24"/>
            <w:szCs w:val="24"/>
            <w:lang w:val="en-GB"/>
          </w:rPr>
          <w:delText>point</w:delText>
        </w:r>
      </w:del>
      <w:commentRangeEnd w:id="605"/>
      <w:r w:rsidR="00154987">
        <w:rPr>
          <w:rStyle w:val="Kommentarzeichen"/>
        </w:rPr>
        <w:commentReference w:id="605"/>
      </w:r>
      <w:r w:rsidR="00871E19">
        <w:rPr>
          <w:rFonts w:ascii="Times New Roman" w:hAnsi="Times New Roman" w:cs="Times New Roman"/>
          <w:sz w:val="24"/>
          <w:szCs w:val="24"/>
          <w:lang w:val="en-GB"/>
        </w:rPr>
        <w:t xml:space="preserve">. </w:t>
      </w:r>
      <w:moveFromRangeStart w:id="607" w:author="RenkeLuehken" w:date="2018-07-05T20:53:00Z" w:name="move518587366"/>
      <w:moveFrom w:id="608" w:author="RenkeLuehken" w:date="2018-07-05T20:53:00Z">
        <w:r w:rsidR="00D94D54" w:rsidDel="00D313CC">
          <w:rPr>
            <w:rFonts w:ascii="Times New Roman" w:hAnsi="Times New Roman" w:cs="Times New Roman"/>
            <w:sz w:val="24"/>
            <w:szCs w:val="24"/>
            <w:lang w:val="en-GB"/>
          </w:rPr>
          <w:t xml:space="preserve">Only </w:t>
        </w:r>
        <w:r w:rsidR="00D94D54" w:rsidRPr="00D94D54" w:rsidDel="00D313CC">
          <w:rPr>
            <w:rFonts w:ascii="Times New Roman" w:hAnsi="Times New Roman" w:cs="Times New Roman"/>
            <w:i/>
            <w:sz w:val="24"/>
            <w:szCs w:val="24"/>
            <w:lang w:val="en-GB"/>
          </w:rPr>
          <w:t>Cx. torrentium</w:t>
        </w:r>
        <w:r w:rsidR="00D94D54" w:rsidDel="00D313CC">
          <w:rPr>
            <w:rFonts w:ascii="Times New Roman" w:hAnsi="Times New Roman" w:cs="Times New Roman"/>
            <w:sz w:val="24"/>
            <w:szCs w:val="24"/>
            <w:lang w:val="en-GB"/>
          </w:rPr>
          <w:t xml:space="preserve"> incubated at 27°C shows a </w:t>
        </w:r>
        <w:r w:rsidR="009E16E1" w:rsidDel="00D313CC">
          <w:rPr>
            <w:rFonts w:ascii="Times New Roman" w:hAnsi="Times New Roman" w:cs="Times New Roman"/>
            <w:sz w:val="24"/>
            <w:szCs w:val="24"/>
            <w:lang w:val="en-GB"/>
          </w:rPr>
          <w:t xml:space="preserve">slightly </w:t>
        </w:r>
        <w:r w:rsidR="00D94D54" w:rsidDel="00D313CC">
          <w:rPr>
            <w:rFonts w:ascii="Times New Roman" w:hAnsi="Times New Roman" w:cs="Times New Roman"/>
            <w:sz w:val="24"/>
            <w:szCs w:val="24"/>
            <w:lang w:val="en-GB"/>
          </w:rPr>
          <w:t xml:space="preserve">higher IR of 32 % </w:t>
        </w:r>
        <w:r w:rsidR="00EA61A8" w:rsidRPr="00EA61A8" w:rsidDel="00D313CC">
          <w:rPr>
            <w:rFonts w:ascii="Times New Roman" w:hAnsi="Times New Roman" w:cs="Times New Roman"/>
            <w:sz w:val="24"/>
            <w:szCs w:val="24"/>
            <w:lang w:val="en-GB"/>
          </w:rPr>
          <w:t xml:space="preserve">at the early time-point (14 dpi) compared to 26 % at the later time-point </w:t>
        </w:r>
        <w:r w:rsidR="00465AC2" w:rsidDel="00D313CC">
          <w:rPr>
            <w:rFonts w:ascii="Times New Roman" w:hAnsi="Times New Roman" w:cs="Times New Roman"/>
            <w:sz w:val="24"/>
            <w:szCs w:val="24"/>
            <w:lang w:val="en-GB"/>
          </w:rPr>
          <w:t xml:space="preserve">of </w:t>
        </w:r>
        <w:r w:rsidR="00EA61A8" w:rsidRPr="00EA61A8" w:rsidDel="00D313CC">
          <w:rPr>
            <w:rFonts w:ascii="Times New Roman" w:hAnsi="Times New Roman" w:cs="Times New Roman"/>
            <w:sz w:val="24"/>
            <w:szCs w:val="24"/>
            <w:lang w:val="en-GB"/>
          </w:rPr>
          <w:t xml:space="preserve">21 </w:t>
        </w:r>
        <w:r w:rsidR="00EA61A8" w:rsidRPr="0068160D" w:rsidDel="00D313CC">
          <w:rPr>
            <w:rFonts w:ascii="Times New Roman" w:hAnsi="Times New Roman" w:cs="Times New Roman"/>
            <w:sz w:val="24"/>
            <w:szCs w:val="24"/>
            <w:lang w:val="en-GB"/>
          </w:rPr>
          <w:t>dpi</w:t>
        </w:r>
        <w:r w:rsidR="00465AC2" w:rsidRPr="0068160D" w:rsidDel="00D313CC">
          <w:rPr>
            <w:rFonts w:ascii="Times New Roman" w:hAnsi="Times New Roman" w:cs="Times New Roman"/>
            <w:sz w:val="24"/>
            <w:szCs w:val="24"/>
            <w:lang w:val="en-GB"/>
          </w:rPr>
          <w:t xml:space="preserve">. </w:t>
        </w:r>
      </w:moveFrom>
      <w:moveFromRangeEnd w:id="607"/>
    </w:p>
    <w:p w14:paraId="509AC574" w14:textId="5839AFF7" w:rsidR="00D94D54" w:rsidRDefault="00EA61A8" w:rsidP="00577A14">
      <w:pPr>
        <w:spacing w:line="480" w:lineRule="auto"/>
        <w:rPr>
          <w:rFonts w:ascii="Times New Roman" w:hAnsi="Times New Roman" w:cs="Times New Roman"/>
          <w:sz w:val="24"/>
          <w:szCs w:val="24"/>
          <w:lang w:val="en-GB"/>
        </w:rPr>
      </w:pPr>
      <w:del w:id="609" w:author="RenkeLuehken" w:date="2018-07-05T21:06:00Z">
        <w:r w:rsidRPr="0068160D" w:rsidDel="008A5927">
          <w:rPr>
            <w:rFonts w:ascii="Times New Roman" w:hAnsi="Times New Roman" w:cs="Times New Roman"/>
            <w:sz w:val="24"/>
            <w:szCs w:val="24"/>
            <w:lang w:val="en-GB"/>
          </w:rPr>
          <w:lastRenderedPageBreak/>
          <w:delText xml:space="preserve">In line with the low IRs, </w:delText>
        </w:r>
        <w:r w:rsidR="00C10A4B" w:rsidRPr="0068160D" w:rsidDel="008A5927">
          <w:rPr>
            <w:rFonts w:ascii="Times New Roman" w:hAnsi="Times New Roman" w:cs="Times New Roman"/>
            <w:sz w:val="24"/>
            <w:szCs w:val="24"/>
            <w:lang w:val="en-GB"/>
          </w:rPr>
          <w:delText>the</w:delText>
        </w:r>
        <w:r w:rsidR="00C10A4B" w:rsidDel="008A5927">
          <w:rPr>
            <w:rFonts w:ascii="Times New Roman" w:hAnsi="Times New Roman" w:cs="Times New Roman"/>
            <w:sz w:val="24"/>
            <w:szCs w:val="24"/>
            <w:lang w:val="en-GB"/>
          </w:rPr>
          <w:delText xml:space="preserve"> average over all</w:delText>
        </w:r>
      </w:del>
      <w:ins w:id="610" w:author="RenkeLuehken" w:date="2018-07-05T21:06:00Z">
        <w:r w:rsidR="008A5927">
          <w:rPr>
            <w:rFonts w:ascii="Times New Roman" w:hAnsi="Times New Roman" w:cs="Times New Roman"/>
            <w:sz w:val="24"/>
            <w:szCs w:val="24"/>
            <w:lang w:val="en-GB"/>
          </w:rPr>
          <w:t>Overall, the</w:t>
        </w:r>
      </w:ins>
      <w:r w:rsidR="00C10A4B">
        <w:rPr>
          <w:rFonts w:ascii="Times New Roman" w:hAnsi="Times New Roman" w:cs="Times New Roman"/>
          <w:sz w:val="24"/>
          <w:szCs w:val="24"/>
          <w:lang w:val="en-GB"/>
        </w:rPr>
        <w:t xml:space="preserve"> titres of </w:t>
      </w:r>
      <w:proofErr w:type="spellStart"/>
      <w:r w:rsidR="005A00E1" w:rsidRPr="00BD32C4">
        <w:rPr>
          <w:rFonts w:ascii="Times New Roman" w:hAnsi="Times New Roman" w:cs="Times New Roman"/>
          <w:i/>
          <w:sz w:val="24"/>
          <w:szCs w:val="24"/>
          <w:lang w:val="en-GB"/>
        </w:rPr>
        <w:t>Cx</w:t>
      </w:r>
      <w:proofErr w:type="spellEnd"/>
      <w:r w:rsidR="005A00E1" w:rsidRPr="00BD32C4">
        <w:rPr>
          <w:rFonts w:ascii="Times New Roman" w:hAnsi="Times New Roman" w:cs="Times New Roman"/>
          <w:i/>
          <w:sz w:val="24"/>
          <w:szCs w:val="24"/>
          <w:lang w:val="en-GB"/>
        </w:rPr>
        <w:t xml:space="preserve">. </w:t>
      </w:r>
      <w:r w:rsidR="005A00E1">
        <w:rPr>
          <w:rFonts w:ascii="Times New Roman" w:hAnsi="Times New Roman" w:cs="Times New Roman"/>
          <w:i/>
          <w:sz w:val="24"/>
          <w:szCs w:val="24"/>
          <w:lang w:val="en-GB"/>
        </w:rPr>
        <w:t>p</w:t>
      </w:r>
      <w:del w:id="611" w:author="RL" w:date="2018-07-04T14:31:00Z">
        <w:r w:rsidR="005A00E1" w:rsidDel="00AC1CD5">
          <w:rPr>
            <w:rFonts w:ascii="Times New Roman" w:hAnsi="Times New Roman" w:cs="Times New Roman"/>
            <w:i/>
            <w:sz w:val="24"/>
            <w:szCs w:val="24"/>
            <w:lang w:val="en-GB"/>
          </w:rPr>
          <w:delText>ip</w:delText>
        </w:r>
      </w:del>
      <w:r w:rsidR="005A00E1">
        <w:rPr>
          <w:rFonts w:ascii="Times New Roman" w:hAnsi="Times New Roman" w:cs="Times New Roman"/>
          <w:i/>
          <w:sz w:val="24"/>
          <w:szCs w:val="24"/>
          <w:lang w:val="en-GB"/>
        </w:rPr>
        <w:t xml:space="preserve">. </w:t>
      </w:r>
      <w:proofErr w:type="spellStart"/>
      <w:r w:rsidR="005A00E1" w:rsidRPr="00BD32C4">
        <w:rPr>
          <w:rFonts w:ascii="Times New Roman" w:hAnsi="Times New Roman" w:cs="Times New Roman"/>
          <w:i/>
          <w:sz w:val="24"/>
          <w:szCs w:val="24"/>
          <w:lang w:val="en-GB"/>
        </w:rPr>
        <w:t>molestus</w:t>
      </w:r>
      <w:proofErr w:type="spellEnd"/>
      <w:r w:rsidR="005A00E1">
        <w:rPr>
          <w:rFonts w:ascii="Times New Roman" w:hAnsi="Times New Roman" w:cs="Times New Roman"/>
          <w:sz w:val="24"/>
          <w:szCs w:val="24"/>
          <w:lang w:val="en-GB"/>
        </w:rPr>
        <w:t xml:space="preserve"> </w:t>
      </w:r>
      <w:r w:rsidR="00C10A4B">
        <w:rPr>
          <w:rFonts w:ascii="Times New Roman" w:hAnsi="Times New Roman" w:cs="Times New Roman"/>
          <w:sz w:val="24"/>
          <w:szCs w:val="24"/>
          <w:lang w:val="en-GB"/>
        </w:rPr>
        <w:t>gave the lowest results between 3 to 6 log10 RNA copies per specimen (</w:t>
      </w:r>
      <w:r w:rsidR="0068160D">
        <w:rPr>
          <w:rFonts w:ascii="Times New Roman" w:hAnsi="Times New Roman" w:cs="Times New Roman"/>
          <w:sz w:val="24"/>
          <w:szCs w:val="24"/>
          <w:highlight w:val="yellow"/>
          <w:lang w:val="en-GB"/>
        </w:rPr>
        <w:t>T</w:t>
      </w:r>
      <w:r w:rsidR="0068160D" w:rsidRPr="00C10A4B">
        <w:rPr>
          <w:rFonts w:ascii="Times New Roman" w:hAnsi="Times New Roman" w:cs="Times New Roman"/>
          <w:sz w:val="24"/>
          <w:szCs w:val="24"/>
          <w:highlight w:val="yellow"/>
          <w:lang w:val="en-GB"/>
        </w:rPr>
        <w:t>able</w:t>
      </w:r>
      <w:r w:rsidR="00C10A4B">
        <w:rPr>
          <w:rFonts w:ascii="Times New Roman" w:hAnsi="Times New Roman" w:cs="Times New Roman"/>
          <w:sz w:val="24"/>
          <w:szCs w:val="24"/>
          <w:lang w:val="en-GB"/>
        </w:rPr>
        <w:t>). The results for</w:t>
      </w:r>
      <w:r w:rsidR="005A00E1">
        <w:rPr>
          <w:rFonts w:ascii="Times New Roman" w:hAnsi="Times New Roman" w:cs="Times New Roman"/>
          <w:sz w:val="24"/>
          <w:szCs w:val="24"/>
          <w:lang w:val="en-GB"/>
        </w:rPr>
        <w:t xml:space="preserve"> </w:t>
      </w:r>
      <w:proofErr w:type="spellStart"/>
      <w:r w:rsidR="005A00E1" w:rsidRPr="00BD32C4">
        <w:rPr>
          <w:rFonts w:ascii="Times New Roman" w:hAnsi="Times New Roman" w:cs="Times New Roman"/>
          <w:i/>
          <w:sz w:val="24"/>
          <w:szCs w:val="24"/>
          <w:lang w:val="en-GB"/>
        </w:rPr>
        <w:t>Cx</w:t>
      </w:r>
      <w:proofErr w:type="spellEnd"/>
      <w:r w:rsidR="005A00E1" w:rsidRPr="00BD32C4">
        <w:rPr>
          <w:rFonts w:ascii="Times New Roman" w:hAnsi="Times New Roman" w:cs="Times New Roman"/>
          <w:i/>
          <w:sz w:val="24"/>
          <w:szCs w:val="24"/>
          <w:lang w:val="en-GB"/>
        </w:rPr>
        <w:t>. p</w:t>
      </w:r>
      <w:del w:id="612" w:author="RL" w:date="2018-07-05T09:46:00Z">
        <w:r w:rsidR="005A00E1" w:rsidRPr="00BD32C4" w:rsidDel="00CB0DE5">
          <w:rPr>
            <w:rFonts w:ascii="Times New Roman" w:hAnsi="Times New Roman" w:cs="Times New Roman"/>
            <w:i/>
            <w:sz w:val="24"/>
            <w:szCs w:val="24"/>
            <w:lang w:val="en-GB"/>
          </w:rPr>
          <w:delText>ip</w:delText>
        </w:r>
      </w:del>
      <w:r w:rsidR="005A00E1" w:rsidRPr="00BD32C4">
        <w:rPr>
          <w:rFonts w:ascii="Times New Roman" w:hAnsi="Times New Roman" w:cs="Times New Roman"/>
          <w:i/>
          <w:sz w:val="24"/>
          <w:szCs w:val="24"/>
          <w:lang w:val="en-GB"/>
        </w:rPr>
        <w:t xml:space="preserve">. </w:t>
      </w:r>
      <w:proofErr w:type="spellStart"/>
      <w:r w:rsidR="005A00E1" w:rsidRPr="00BD32C4">
        <w:rPr>
          <w:rFonts w:ascii="Times New Roman" w:hAnsi="Times New Roman" w:cs="Times New Roman"/>
          <w:i/>
          <w:sz w:val="24"/>
          <w:szCs w:val="24"/>
          <w:lang w:val="en-GB"/>
        </w:rPr>
        <w:t>pipiens</w:t>
      </w:r>
      <w:proofErr w:type="spellEnd"/>
      <w:r w:rsidR="005A00E1">
        <w:rPr>
          <w:rFonts w:ascii="Times New Roman" w:hAnsi="Times New Roman" w:cs="Times New Roman"/>
          <w:sz w:val="24"/>
          <w:szCs w:val="24"/>
          <w:lang w:val="en-GB"/>
        </w:rPr>
        <w:t xml:space="preserve"> and </w:t>
      </w:r>
      <w:proofErr w:type="spellStart"/>
      <w:r w:rsidR="005A00E1" w:rsidRPr="00BD32C4">
        <w:rPr>
          <w:rFonts w:ascii="Times New Roman" w:hAnsi="Times New Roman" w:cs="Times New Roman"/>
          <w:i/>
          <w:sz w:val="24"/>
          <w:szCs w:val="24"/>
          <w:lang w:val="en-GB"/>
        </w:rPr>
        <w:t>Cx</w:t>
      </w:r>
      <w:proofErr w:type="spellEnd"/>
      <w:r w:rsidR="005A00E1" w:rsidRPr="00BD32C4">
        <w:rPr>
          <w:rFonts w:ascii="Times New Roman" w:hAnsi="Times New Roman" w:cs="Times New Roman"/>
          <w:i/>
          <w:sz w:val="24"/>
          <w:szCs w:val="24"/>
          <w:lang w:val="en-GB"/>
        </w:rPr>
        <w:t xml:space="preserve">. </w:t>
      </w:r>
      <w:proofErr w:type="spellStart"/>
      <w:r w:rsidR="005A00E1" w:rsidRPr="00BD32C4">
        <w:rPr>
          <w:rFonts w:ascii="Times New Roman" w:hAnsi="Times New Roman" w:cs="Times New Roman"/>
          <w:i/>
          <w:sz w:val="24"/>
          <w:szCs w:val="24"/>
          <w:lang w:val="en-GB"/>
        </w:rPr>
        <w:t>torrentium</w:t>
      </w:r>
      <w:proofErr w:type="spellEnd"/>
      <w:r w:rsidR="00C10A4B">
        <w:rPr>
          <w:rFonts w:ascii="Times New Roman" w:hAnsi="Times New Roman" w:cs="Times New Roman"/>
          <w:i/>
          <w:sz w:val="24"/>
          <w:szCs w:val="24"/>
          <w:lang w:val="en-GB"/>
        </w:rPr>
        <w:t xml:space="preserve"> </w:t>
      </w:r>
      <w:ins w:id="613" w:author="RenkeLuehken" w:date="2018-07-05T21:11:00Z">
        <w:r w:rsidR="00AB4F7A">
          <w:rPr>
            <w:rFonts w:ascii="Times New Roman" w:hAnsi="Times New Roman" w:cs="Times New Roman"/>
            <w:sz w:val="24"/>
            <w:szCs w:val="24"/>
            <w:lang w:val="en-GB"/>
          </w:rPr>
          <w:t xml:space="preserve">were higher, </w:t>
        </w:r>
      </w:ins>
      <w:del w:id="614" w:author="RenkeLuehken" w:date="2018-07-05T21:11:00Z">
        <w:r w:rsidR="00C10A4B" w:rsidDel="00AB4F7A">
          <w:rPr>
            <w:rFonts w:ascii="Times New Roman" w:hAnsi="Times New Roman" w:cs="Times New Roman"/>
            <w:sz w:val="24"/>
            <w:szCs w:val="24"/>
            <w:lang w:val="en-GB"/>
          </w:rPr>
          <w:delText xml:space="preserve">range </w:delText>
        </w:r>
      </w:del>
      <w:ins w:id="615" w:author="RenkeLuehken" w:date="2018-07-05T21:11:00Z">
        <w:r w:rsidR="00AB4F7A">
          <w:rPr>
            <w:rFonts w:ascii="Times New Roman" w:hAnsi="Times New Roman" w:cs="Times New Roman"/>
            <w:sz w:val="24"/>
            <w:szCs w:val="24"/>
            <w:lang w:val="en-GB"/>
          </w:rPr>
          <w:t xml:space="preserve">ranging </w:t>
        </w:r>
      </w:ins>
      <w:r w:rsidR="00C10A4B">
        <w:rPr>
          <w:rFonts w:ascii="Times New Roman" w:hAnsi="Times New Roman" w:cs="Times New Roman"/>
          <w:sz w:val="24"/>
          <w:szCs w:val="24"/>
          <w:lang w:val="en-GB"/>
        </w:rPr>
        <w:t>between</w:t>
      </w:r>
      <w:r w:rsidR="00C96A19">
        <w:rPr>
          <w:rFonts w:ascii="Times New Roman" w:hAnsi="Times New Roman" w:cs="Times New Roman"/>
          <w:sz w:val="24"/>
          <w:szCs w:val="24"/>
          <w:lang w:val="en-GB"/>
        </w:rPr>
        <w:t xml:space="preserve"> 4 to 8 log10 RNA copies</w:t>
      </w:r>
      <w:ins w:id="616" w:author="RenkeLuehken" w:date="2018-07-05T21:09:00Z">
        <w:r w:rsidR="00451207">
          <w:rPr>
            <w:rFonts w:ascii="Times New Roman" w:hAnsi="Times New Roman" w:cs="Times New Roman"/>
            <w:sz w:val="24"/>
            <w:szCs w:val="24"/>
            <w:lang w:val="en-GB"/>
          </w:rPr>
          <w:t>/</w:t>
        </w:r>
      </w:ins>
      <w:del w:id="617" w:author="RenkeLuehken" w:date="2018-07-05T21:09:00Z">
        <w:r w:rsidR="00C96A19" w:rsidDel="00451207">
          <w:rPr>
            <w:rFonts w:ascii="Times New Roman" w:hAnsi="Times New Roman" w:cs="Times New Roman"/>
            <w:sz w:val="24"/>
            <w:szCs w:val="24"/>
            <w:lang w:val="en-GB"/>
          </w:rPr>
          <w:delText xml:space="preserve"> per </w:delText>
        </w:r>
      </w:del>
      <w:r w:rsidR="0041677C">
        <w:rPr>
          <w:rFonts w:ascii="Times New Roman" w:hAnsi="Times New Roman" w:cs="Times New Roman"/>
          <w:sz w:val="24"/>
          <w:szCs w:val="24"/>
          <w:lang w:val="en-GB"/>
        </w:rPr>
        <w:t>specimen</w:t>
      </w:r>
      <w:del w:id="618" w:author="RenkeLuehken" w:date="2018-07-05T21:10:00Z">
        <w:r w:rsidR="00C96A19" w:rsidDel="00451207">
          <w:rPr>
            <w:rFonts w:ascii="Times New Roman" w:hAnsi="Times New Roman" w:cs="Times New Roman"/>
            <w:sz w:val="24"/>
            <w:szCs w:val="24"/>
            <w:lang w:val="en-GB"/>
          </w:rPr>
          <w:delText>, with the highest viral load of</w:delText>
        </w:r>
      </w:del>
      <w:ins w:id="619" w:author="RenkeLuehken" w:date="2018-07-05T21:10:00Z">
        <w:r w:rsidR="00451207">
          <w:rPr>
            <w:rFonts w:ascii="Times New Roman" w:hAnsi="Times New Roman" w:cs="Times New Roman"/>
            <w:sz w:val="24"/>
            <w:szCs w:val="24"/>
            <w:lang w:val="en-GB"/>
          </w:rPr>
          <w:t xml:space="preserve"> and</w:t>
        </w:r>
      </w:ins>
      <w:r w:rsidR="00C96A19">
        <w:rPr>
          <w:rFonts w:ascii="Times New Roman" w:hAnsi="Times New Roman" w:cs="Times New Roman"/>
          <w:sz w:val="24"/>
          <w:szCs w:val="24"/>
          <w:lang w:val="en-GB"/>
        </w:rPr>
        <w:t xml:space="preserve"> 7</w:t>
      </w:r>
      <w:r w:rsidR="00B61AE7">
        <w:rPr>
          <w:rFonts w:ascii="Times New Roman" w:hAnsi="Times New Roman" w:cs="Times New Roman"/>
          <w:sz w:val="24"/>
          <w:szCs w:val="24"/>
          <w:lang w:val="en-GB"/>
        </w:rPr>
        <w:t xml:space="preserve"> </w:t>
      </w:r>
      <w:r w:rsidR="00C96A19">
        <w:rPr>
          <w:rFonts w:ascii="Times New Roman" w:hAnsi="Times New Roman" w:cs="Times New Roman"/>
          <w:sz w:val="24"/>
          <w:szCs w:val="24"/>
          <w:lang w:val="en-GB"/>
        </w:rPr>
        <w:t>-</w:t>
      </w:r>
      <w:r w:rsidR="00B61AE7">
        <w:rPr>
          <w:rFonts w:ascii="Times New Roman" w:hAnsi="Times New Roman" w:cs="Times New Roman"/>
          <w:sz w:val="24"/>
          <w:szCs w:val="24"/>
          <w:lang w:val="en-GB"/>
        </w:rPr>
        <w:t xml:space="preserve"> </w:t>
      </w:r>
      <w:r w:rsidR="00C96A19">
        <w:rPr>
          <w:rFonts w:ascii="Times New Roman" w:hAnsi="Times New Roman" w:cs="Times New Roman"/>
          <w:sz w:val="24"/>
          <w:szCs w:val="24"/>
          <w:lang w:val="en-GB"/>
        </w:rPr>
        <w:t>8</w:t>
      </w:r>
      <w:r w:rsidR="00B61AE7" w:rsidRPr="00B61AE7">
        <w:rPr>
          <w:rFonts w:ascii="Times New Roman" w:hAnsi="Times New Roman" w:cs="Times New Roman"/>
          <w:sz w:val="24"/>
          <w:szCs w:val="24"/>
          <w:lang w:val="en-GB"/>
        </w:rPr>
        <w:t xml:space="preserve"> </w:t>
      </w:r>
      <w:r w:rsidR="009D74F2">
        <w:rPr>
          <w:rFonts w:ascii="Times New Roman" w:hAnsi="Times New Roman" w:cs="Times New Roman"/>
          <w:sz w:val="24"/>
          <w:szCs w:val="24"/>
          <w:lang w:val="en-GB"/>
        </w:rPr>
        <w:t>log10 RNA copies</w:t>
      </w:r>
      <w:del w:id="620" w:author="RenkeLuehken" w:date="2018-07-05T21:10:00Z">
        <w:r w:rsidR="009D74F2" w:rsidDel="00451207">
          <w:rPr>
            <w:rFonts w:ascii="Times New Roman" w:hAnsi="Times New Roman" w:cs="Times New Roman"/>
            <w:sz w:val="24"/>
            <w:szCs w:val="24"/>
            <w:lang w:val="en-GB"/>
          </w:rPr>
          <w:delText xml:space="preserve"> per </w:delText>
        </w:r>
      </w:del>
      <w:ins w:id="621" w:author="RenkeLuehken" w:date="2018-07-05T21:10:00Z">
        <w:r w:rsidR="00451207">
          <w:rPr>
            <w:rFonts w:ascii="Times New Roman" w:hAnsi="Times New Roman" w:cs="Times New Roman"/>
            <w:sz w:val="24"/>
            <w:szCs w:val="24"/>
            <w:lang w:val="en-GB"/>
          </w:rPr>
          <w:t>/</w:t>
        </w:r>
      </w:ins>
      <w:r w:rsidR="009D74F2">
        <w:rPr>
          <w:rFonts w:ascii="Times New Roman" w:hAnsi="Times New Roman" w:cs="Times New Roman"/>
          <w:sz w:val="24"/>
          <w:szCs w:val="24"/>
          <w:lang w:val="en-GB"/>
        </w:rPr>
        <w:t>speci</w:t>
      </w:r>
      <w:r w:rsidR="00B61AE7">
        <w:rPr>
          <w:rFonts w:ascii="Times New Roman" w:hAnsi="Times New Roman" w:cs="Times New Roman"/>
          <w:sz w:val="24"/>
          <w:szCs w:val="24"/>
          <w:lang w:val="en-GB"/>
        </w:rPr>
        <w:t>m</w:t>
      </w:r>
      <w:r w:rsidR="009D74F2">
        <w:rPr>
          <w:rFonts w:ascii="Times New Roman" w:hAnsi="Times New Roman" w:cs="Times New Roman"/>
          <w:sz w:val="24"/>
          <w:szCs w:val="24"/>
          <w:lang w:val="en-GB"/>
        </w:rPr>
        <w:t>en</w:t>
      </w:r>
      <w:del w:id="622" w:author="RenkeLuehken" w:date="2018-07-05T21:11:00Z">
        <w:r w:rsidR="00B61AE7" w:rsidDel="00451207">
          <w:rPr>
            <w:rFonts w:ascii="Times New Roman" w:hAnsi="Times New Roman" w:cs="Times New Roman"/>
            <w:sz w:val="24"/>
            <w:szCs w:val="24"/>
            <w:lang w:val="en-GB"/>
          </w:rPr>
          <w:delText xml:space="preserve"> at an incubation temperature of 24°C</w:delText>
        </w:r>
      </w:del>
      <w:ins w:id="623" w:author="RenkeLuehken" w:date="2018-07-05T21:11:00Z">
        <w:r w:rsidR="00451207">
          <w:rPr>
            <w:rFonts w:ascii="Times New Roman" w:hAnsi="Times New Roman" w:cs="Times New Roman"/>
            <w:sz w:val="24"/>
            <w:szCs w:val="24"/>
            <w:lang w:val="en-GB"/>
          </w:rPr>
          <w:t>, respectively</w:t>
        </w:r>
      </w:ins>
      <w:r w:rsidR="00B61AE7">
        <w:rPr>
          <w:rFonts w:ascii="Times New Roman" w:hAnsi="Times New Roman" w:cs="Times New Roman"/>
          <w:sz w:val="24"/>
          <w:szCs w:val="24"/>
          <w:lang w:val="en-GB"/>
        </w:rPr>
        <w:t>.</w:t>
      </w:r>
      <w:r w:rsidR="009D74F2">
        <w:rPr>
          <w:rFonts w:ascii="Times New Roman" w:hAnsi="Times New Roman" w:cs="Times New Roman"/>
          <w:sz w:val="24"/>
          <w:szCs w:val="24"/>
          <w:lang w:val="en-GB"/>
        </w:rPr>
        <w:t xml:space="preserve"> </w:t>
      </w:r>
    </w:p>
    <w:p w14:paraId="4FAC7684" w14:textId="1E3CEAC3" w:rsidR="00465AC2" w:rsidRDefault="00080257" w:rsidP="00577A14">
      <w:pPr>
        <w:spacing w:line="480" w:lineRule="auto"/>
        <w:rPr>
          <w:rFonts w:ascii="Times New Roman" w:hAnsi="Times New Roman" w:cs="Times New Roman"/>
          <w:sz w:val="24"/>
          <w:szCs w:val="24"/>
          <w:lang w:val="en-GB"/>
        </w:rPr>
      </w:pPr>
      <w:del w:id="624" w:author="RenkeLuehken" w:date="2018-07-05T21:14:00Z">
        <w:r w:rsidDel="006B57EF">
          <w:rPr>
            <w:rFonts w:ascii="Times New Roman" w:hAnsi="Times New Roman" w:cs="Times New Roman"/>
            <w:sz w:val="24"/>
            <w:szCs w:val="24"/>
            <w:lang w:val="en-GB"/>
          </w:rPr>
          <w:delText>Likewise, a</w:delText>
        </w:r>
      </w:del>
      <w:ins w:id="625" w:author="RenkeLuehken" w:date="2018-07-05T21:14:00Z">
        <w:r w:rsidR="006B57EF">
          <w:rPr>
            <w:rFonts w:ascii="Times New Roman" w:hAnsi="Times New Roman" w:cs="Times New Roman"/>
            <w:sz w:val="24"/>
            <w:szCs w:val="24"/>
            <w:lang w:val="en-GB"/>
          </w:rPr>
          <w:t>A</w:t>
        </w:r>
      </w:ins>
      <w:r>
        <w:rPr>
          <w:rFonts w:ascii="Times New Roman" w:hAnsi="Times New Roman" w:cs="Times New Roman"/>
          <w:sz w:val="24"/>
          <w:szCs w:val="24"/>
          <w:lang w:val="en-GB"/>
        </w:rPr>
        <w:t>ll three</w:t>
      </w:r>
      <w:ins w:id="626" w:author="RenkeLuehken" w:date="2018-07-05T21:14:00Z">
        <w:r w:rsidR="006B57EF">
          <w:rPr>
            <w:rFonts w:ascii="Times New Roman" w:hAnsi="Times New Roman" w:cs="Times New Roman"/>
            <w:sz w:val="24"/>
            <w:szCs w:val="24"/>
            <w:lang w:val="en-GB"/>
          </w:rPr>
          <w:t xml:space="preserve"> tested</w:t>
        </w:r>
      </w:ins>
      <w:r>
        <w:rPr>
          <w:rFonts w:ascii="Times New Roman" w:hAnsi="Times New Roman" w:cs="Times New Roman"/>
          <w:sz w:val="24"/>
          <w:szCs w:val="24"/>
          <w:lang w:val="en-GB"/>
        </w:rPr>
        <w:t xml:space="preserve"> </w:t>
      </w:r>
      <w:r w:rsidRPr="00080257">
        <w:rPr>
          <w:rFonts w:ascii="Times New Roman" w:hAnsi="Times New Roman" w:cs="Times New Roman"/>
          <w:i/>
          <w:sz w:val="24"/>
          <w:szCs w:val="24"/>
          <w:lang w:val="en-GB"/>
        </w:rPr>
        <w:t>Culex</w:t>
      </w:r>
      <w:r>
        <w:rPr>
          <w:rFonts w:ascii="Times New Roman" w:hAnsi="Times New Roman" w:cs="Times New Roman"/>
          <w:sz w:val="24"/>
          <w:szCs w:val="24"/>
          <w:lang w:val="en-GB"/>
        </w:rPr>
        <w:t xml:space="preserve"> species </w:t>
      </w:r>
      <w:del w:id="627" w:author="RenkeLuehken" w:date="2018-07-05T21:14:00Z">
        <w:r w:rsidDel="006B57EF">
          <w:rPr>
            <w:rFonts w:ascii="Times New Roman" w:hAnsi="Times New Roman" w:cs="Times New Roman"/>
            <w:sz w:val="24"/>
            <w:szCs w:val="24"/>
            <w:lang w:val="en-GB"/>
          </w:rPr>
          <w:delText xml:space="preserve">are </w:delText>
        </w:r>
      </w:del>
      <w:ins w:id="628" w:author="RenkeLuehken" w:date="2018-07-05T21:14:00Z">
        <w:r w:rsidR="006B57EF">
          <w:rPr>
            <w:rFonts w:ascii="Times New Roman" w:hAnsi="Times New Roman" w:cs="Times New Roman"/>
            <w:sz w:val="24"/>
            <w:szCs w:val="24"/>
            <w:lang w:val="en-GB"/>
          </w:rPr>
          <w:t xml:space="preserve">were </w:t>
        </w:r>
      </w:ins>
      <w:r>
        <w:rPr>
          <w:rFonts w:ascii="Times New Roman" w:hAnsi="Times New Roman" w:cs="Times New Roman"/>
          <w:sz w:val="24"/>
          <w:szCs w:val="24"/>
          <w:lang w:val="en-GB"/>
        </w:rPr>
        <w:t xml:space="preserve">able to transmit </w:t>
      </w:r>
      <w:r w:rsidRPr="0068160D">
        <w:rPr>
          <w:rFonts w:ascii="Times New Roman" w:hAnsi="Times New Roman" w:cs="Times New Roman"/>
          <w:sz w:val="24"/>
          <w:szCs w:val="24"/>
          <w:lang w:val="en-GB"/>
        </w:rPr>
        <w:t>WNV</w:t>
      </w:r>
      <w:del w:id="629" w:author="RenkeLuehken" w:date="2018-07-05T21:16:00Z">
        <w:r w:rsidRPr="0068160D" w:rsidDel="000A5A57">
          <w:rPr>
            <w:rFonts w:ascii="Times New Roman" w:hAnsi="Times New Roman" w:cs="Times New Roman"/>
            <w:sz w:val="24"/>
            <w:szCs w:val="24"/>
            <w:lang w:val="en-GB"/>
          </w:rPr>
          <w:delText xml:space="preserve"> </w:delText>
        </w:r>
        <w:r w:rsidR="00EA61A8" w:rsidRPr="0068160D" w:rsidDel="000A5A57">
          <w:rPr>
            <w:rFonts w:ascii="Times New Roman" w:hAnsi="Times New Roman" w:cs="Times New Roman"/>
            <w:sz w:val="24"/>
            <w:szCs w:val="24"/>
            <w:lang w:val="en-GB"/>
          </w:rPr>
          <w:delText>in a mainly temperature driven manner</w:delText>
        </w:r>
      </w:del>
      <w:r w:rsidR="00EA61A8">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68160D">
        <w:rPr>
          <w:rFonts w:ascii="Times New Roman" w:hAnsi="Times New Roman" w:cs="Times New Roman"/>
          <w:sz w:val="24"/>
          <w:szCs w:val="24"/>
          <w:highlight w:val="yellow"/>
          <w:lang w:val="en-GB"/>
        </w:rPr>
        <w:t>F</w:t>
      </w:r>
      <w:r w:rsidR="0068160D" w:rsidRPr="00080257">
        <w:rPr>
          <w:rFonts w:ascii="Times New Roman" w:hAnsi="Times New Roman" w:cs="Times New Roman"/>
          <w:sz w:val="24"/>
          <w:szCs w:val="24"/>
          <w:highlight w:val="yellow"/>
          <w:lang w:val="en-GB"/>
        </w:rPr>
        <w:t xml:space="preserve">igure </w:t>
      </w:r>
      <w:r w:rsidRPr="00080257">
        <w:rPr>
          <w:rFonts w:ascii="Times New Roman" w:hAnsi="Times New Roman" w:cs="Times New Roman"/>
          <w:sz w:val="24"/>
          <w:szCs w:val="24"/>
          <w:highlight w:val="yellow"/>
          <w:lang w:val="en-GB"/>
        </w:rPr>
        <w:t>1</w:t>
      </w:r>
      <w:r>
        <w:rPr>
          <w:rFonts w:ascii="Times New Roman" w:hAnsi="Times New Roman" w:cs="Times New Roman"/>
          <w:sz w:val="24"/>
          <w:szCs w:val="24"/>
          <w:lang w:val="en-GB"/>
        </w:rPr>
        <w:t xml:space="preserve">). </w:t>
      </w:r>
      <w:r w:rsidR="00EA61A8">
        <w:rPr>
          <w:rFonts w:ascii="Times New Roman" w:hAnsi="Times New Roman" w:cs="Times New Roman"/>
          <w:sz w:val="24"/>
          <w:szCs w:val="24"/>
          <w:lang w:val="en-GB"/>
        </w:rPr>
        <w:t>No</w:t>
      </w:r>
      <w:del w:id="630" w:author="RenkeLuehken" w:date="2018-07-05T21:17:00Z">
        <w:r w:rsidR="00EA61A8" w:rsidDel="00FE6AC8">
          <w:rPr>
            <w:rFonts w:ascii="Times New Roman" w:hAnsi="Times New Roman" w:cs="Times New Roman"/>
            <w:sz w:val="24"/>
            <w:szCs w:val="24"/>
            <w:lang w:val="en-GB"/>
          </w:rPr>
          <w:delText>ne of the species showed</w:delText>
        </w:r>
      </w:del>
      <w:r w:rsidR="00EA61A8">
        <w:rPr>
          <w:rFonts w:ascii="Times New Roman" w:hAnsi="Times New Roman" w:cs="Times New Roman"/>
          <w:sz w:val="24"/>
          <w:szCs w:val="24"/>
          <w:lang w:val="en-GB"/>
        </w:rPr>
        <w:t xml:space="preserve"> WNV-positive saliva </w:t>
      </w:r>
      <w:del w:id="631" w:author="RenkeLuehken" w:date="2018-07-05T21:17:00Z">
        <w:r w:rsidR="00EA61A8" w:rsidDel="00FE6AC8">
          <w:rPr>
            <w:rFonts w:ascii="Times New Roman" w:hAnsi="Times New Roman" w:cs="Times New Roman"/>
            <w:sz w:val="24"/>
            <w:szCs w:val="24"/>
            <w:lang w:val="en-GB"/>
          </w:rPr>
          <w:delText xml:space="preserve">at both lower incubation temperatures, neither </w:delText>
        </w:r>
      </w:del>
      <w:ins w:id="632" w:author="RenkeLuehken" w:date="2018-07-05T21:17:00Z">
        <w:r w:rsidR="00FE6AC8">
          <w:rPr>
            <w:rFonts w:ascii="Times New Roman" w:hAnsi="Times New Roman" w:cs="Times New Roman"/>
            <w:sz w:val="24"/>
            <w:szCs w:val="24"/>
            <w:lang w:val="en-GB"/>
          </w:rPr>
          <w:t xml:space="preserve">were detected </w:t>
        </w:r>
      </w:ins>
      <w:r w:rsidR="00EA61A8">
        <w:rPr>
          <w:rFonts w:ascii="Times New Roman" w:hAnsi="Times New Roman" w:cs="Times New Roman"/>
          <w:sz w:val="24"/>
          <w:szCs w:val="24"/>
          <w:lang w:val="en-GB"/>
        </w:rPr>
        <w:t xml:space="preserve">at </w:t>
      </w:r>
      <w:del w:id="633" w:author="RenkeLuehken" w:date="2018-07-05T21:17:00Z">
        <w:r w:rsidR="00EA61A8" w:rsidDel="00FE6AC8">
          <w:rPr>
            <w:rFonts w:ascii="Times New Roman" w:hAnsi="Times New Roman" w:cs="Times New Roman"/>
            <w:sz w:val="24"/>
            <w:szCs w:val="24"/>
            <w:lang w:val="en-GB"/>
          </w:rPr>
          <w:delText>2</w:delText>
        </w:r>
      </w:del>
      <w:r w:rsidR="00EA61A8">
        <w:rPr>
          <w:rFonts w:ascii="Times New Roman" w:hAnsi="Times New Roman" w:cs="Times New Roman"/>
          <w:sz w:val="24"/>
          <w:szCs w:val="24"/>
          <w:lang w:val="en-GB"/>
        </w:rPr>
        <w:t>1</w:t>
      </w:r>
      <w:ins w:id="634" w:author="RenkeLuehken" w:date="2018-07-05T21:17:00Z">
        <w:r w:rsidR="00FE6AC8">
          <w:rPr>
            <w:rFonts w:ascii="Times New Roman" w:hAnsi="Times New Roman" w:cs="Times New Roman"/>
            <w:sz w:val="24"/>
            <w:szCs w:val="24"/>
            <w:lang w:val="en-GB"/>
          </w:rPr>
          <w:t>8</w:t>
        </w:r>
      </w:ins>
      <w:r w:rsidR="00EA61A8">
        <w:rPr>
          <w:rFonts w:ascii="Times New Roman" w:hAnsi="Times New Roman" w:cs="Times New Roman"/>
          <w:sz w:val="24"/>
          <w:szCs w:val="24"/>
          <w:lang w:val="en-GB"/>
        </w:rPr>
        <w:t xml:space="preserve">°C </w:t>
      </w:r>
      <w:del w:id="635" w:author="RenkeLuehken" w:date="2018-07-05T21:17:00Z">
        <w:r w:rsidR="00EA61A8" w:rsidDel="00FE6AC8">
          <w:rPr>
            <w:rFonts w:ascii="Times New Roman" w:hAnsi="Times New Roman" w:cs="Times New Roman"/>
            <w:sz w:val="24"/>
            <w:szCs w:val="24"/>
            <w:lang w:val="en-GB"/>
          </w:rPr>
          <w:delText>nor at</w:delText>
        </w:r>
      </w:del>
      <w:ins w:id="636" w:author="RenkeLuehken" w:date="2018-07-05T21:17:00Z">
        <w:r w:rsidR="00FE6AC8">
          <w:rPr>
            <w:rFonts w:ascii="Times New Roman" w:hAnsi="Times New Roman" w:cs="Times New Roman"/>
            <w:sz w:val="24"/>
            <w:szCs w:val="24"/>
            <w:lang w:val="en-GB"/>
          </w:rPr>
          <w:t>or</w:t>
        </w:r>
      </w:ins>
      <w:r w:rsidR="00EA61A8">
        <w:rPr>
          <w:rFonts w:ascii="Times New Roman" w:hAnsi="Times New Roman" w:cs="Times New Roman"/>
          <w:sz w:val="24"/>
          <w:szCs w:val="24"/>
          <w:lang w:val="en-GB"/>
        </w:rPr>
        <w:t xml:space="preserve"> </w:t>
      </w:r>
      <w:ins w:id="637" w:author="RenkeLuehken" w:date="2018-07-05T21:18:00Z">
        <w:r w:rsidR="00FE6AC8">
          <w:rPr>
            <w:rFonts w:ascii="Times New Roman" w:hAnsi="Times New Roman" w:cs="Times New Roman"/>
            <w:sz w:val="24"/>
            <w:szCs w:val="24"/>
            <w:lang w:val="en-GB"/>
          </w:rPr>
          <w:t>21</w:t>
        </w:r>
      </w:ins>
      <w:del w:id="638" w:author="RenkeLuehken" w:date="2018-07-05T21:18:00Z">
        <w:r w:rsidR="00EA61A8" w:rsidDel="00FE6AC8">
          <w:rPr>
            <w:rFonts w:ascii="Times New Roman" w:hAnsi="Times New Roman" w:cs="Times New Roman"/>
            <w:sz w:val="24"/>
            <w:szCs w:val="24"/>
            <w:lang w:val="en-GB"/>
          </w:rPr>
          <w:delText>18</w:delText>
        </w:r>
      </w:del>
      <w:r w:rsidR="00EA61A8">
        <w:rPr>
          <w:rFonts w:ascii="Times New Roman" w:hAnsi="Times New Roman" w:cs="Times New Roman"/>
          <w:sz w:val="24"/>
          <w:szCs w:val="24"/>
          <w:lang w:val="en-GB"/>
        </w:rPr>
        <w:t xml:space="preserve">°C.  </w:t>
      </w:r>
      <w:ins w:id="639" w:author="RL" w:date="2018-07-10T14:52:00Z">
        <w:r w:rsidR="00E47E82">
          <w:rPr>
            <w:rFonts w:ascii="Times New Roman" w:hAnsi="Times New Roman" w:cs="Times New Roman"/>
            <w:sz w:val="24"/>
            <w:szCs w:val="24"/>
            <w:lang w:val="en-GB"/>
          </w:rPr>
          <w:t xml:space="preserve">Viable </w:t>
        </w:r>
      </w:ins>
      <w:del w:id="640" w:author="RenkeLuehken" w:date="2018-07-05T21:25:00Z">
        <w:r w:rsidR="00EA61A8" w:rsidDel="00D544FB">
          <w:rPr>
            <w:rFonts w:ascii="Times New Roman" w:hAnsi="Times New Roman" w:cs="Times New Roman"/>
            <w:sz w:val="24"/>
            <w:szCs w:val="24"/>
            <w:lang w:val="en-GB"/>
          </w:rPr>
          <w:delText xml:space="preserve">Whereas </w:delText>
        </w:r>
        <w:r w:rsidR="002812C5" w:rsidDel="00D544FB">
          <w:rPr>
            <w:rFonts w:ascii="Times New Roman" w:hAnsi="Times New Roman" w:cs="Times New Roman"/>
            <w:sz w:val="24"/>
            <w:szCs w:val="24"/>
            <w:lang w:val="en-GB"/>
          </w:rPr>
          <w:delText>for</w:delText>
        </w:r>
        <w:r w:rsidDel="00D544FB">
          <w:rPr>
            <w:rFonts w:ascii="Times New Roman" w:hAnsi="Times New Roman" w:cs="Times New Roman"/>
            <w:sz w:val="24"/>
            <w:szCs w:val="24"/>
            <w:lang w:val="en-GB"/>
          </w:rPr>
          <w:delText xml:space="preserve"> </w:delText>
        </w:r>
        <w:r w:rsidRPr="00BD32C4" w:rsidDel="00D544FB">
          <w:rPr>
            <w:rFonts w:ascii="Times New Roman" w:hAnsi="Times New Roman" w:cs="Times New Roman"/>
            <w:i/>
            <w:sz w:val="24"/>
            <w:szCs w:val="24"/>
            <w:lang w:val="en-GB"/>
          </w:rPr>
          <w:delText xml:space="preserve">Cx. </w:delText>
        </w:r>
        <w:r w:rsidDel="00D544FB">
          <w:rPr>
            <w:rFonts w:ascii="Times New Roman" w:hAnsi="Times New Roman" w:cs="Times New Roman"/>
            <w:i/>
            <w:sz w:val="24"/>
            <w:szCs w:val="24"/>
            <w:lang w:val="en-GB"/>
          </w:rPr>
          <w:delText xml:space="preserve">pip. </w:delText>
        </w:r>
        <w:r w:rsidRPr="00BD32C4" w:rsidDel="00D544FB">
          <w:rPr>
            <w:rFonts w:ascii="Times New Roman" w:hAnsi="Times New Roman" w:cs="Times New Roman"/>
            <w:i/>
            <w:sz w:val="24"/>
            <w:szCs w:val="24"/>
            <w:lang w:val="en-GB"/>
          </w:rPr>
          <w:delText>molestus</w:delText>
        </w:r>
        <w:r w:rsidDel="00D544FB">
          <w:rPr>
            <w:rFonts w:ascii="Times New Roman" w:hAnsi="Times New Roman" w:cs="Times New Roman"/>
            <w:i/>
            <w:sz w:val="24"/>
            <w:szCs w:val="24"/>
            <w:lang w:val="en-GB"/>
          </w:rPr>
          <w:delText xml:space="preserve"> </w:delText>
        </w:r>
      </w:del>
      <w:r w:rsidR="0035751A">
        <w:rPr>
          <w:rFonts w:ascii="Times New Roman" w:hAnsi="Times New Roman" w:cs="Times New Roman"/>
          <w:sz w:val="24"/>
          <w:szCs w:val="24"/>
          <w:lang w:val="en-GB"/>
        </w:rPr>
        <w:t>WNV</w:t>
      </w:r>
      <w:del w:id="641" w:author="RL" w:date="2018-07-10T14:52:00Z">
        <w:r w:rsidR="0035751A" w:rsidDel="00E47E82">
          <w:rPr>
            <w:rFonts w:ascii="Times New Roman" w:hAnsi="Times New Roman" w:cs="Times New Roman"/>
            <w:sz w:val="24"/>
            <w:szCs w:val="24"/>
            <w:lang w:val="en-GB"/>
          </w:rPr>
          <w:delText>-positive saliva</w:delText>
        </w:r>
      </w:del>
      <w:ins w:id="642" w:author="RL" w:date="2018-07-10T14:52:00Z">
        <w:r w:rsidR="00E47E82">
          <w:rPr>
            <w:rFonts w:ascii="Times New Roman" w:hAnsi="Times New Roman" w:cs="Times New Roman"/>
            <w:sz w:val="24"/>
            <w:szCs w:val="24"/>
            <w:lang w:val="en-GB"/>
          </w:rPr>
          <w:t xml:space="preserve"> particles</w:t>
        </w:r>
      </w:ins>
      <w:r w:rsidR="0035751A">
        <w:rPr>
          <w:rFonts w:ascii="Times New Roman" w:hAnsi="Times New Roman" w:cs="Times New Roman"/>
          <w:sz w:val="24"/>
          <w:szCs w:val="24"/>
          <w:lang w:val="en-GB"/>
        </w:rPr>
        <w:t xml:space="preserve"> </w:t>
      </w:r>
      <w:ins w:id="643" w:author="RenkeLuehken" w:date="2018-07-05T21:25:00Z">
        <w:del w:id="644" w:author="RL" w:date="2018-07-10T14:53:00Z">
          <w:r w:rsidR="00D544FB" w:rsidDel="00E47E82">
            <w:rPr>
              <w:rFonts w:ascii="Times New Roman" w:hAnsi="Times New Roman" w:cs="Times New Roman"/>
              <w:sz w:val="24"/>
              <w:szCs w:val="24"/>
              <w:lang w:val="en-GB"/>
            </w:rPr>
            <w:delText>for</w:delText>
          </w:r>
        </w:del>
      </w:ins>
      <w:ins w:id="645" w:author="RL" w:date="2018-07-10T14:53:00Z">
        <w:r w:rsidR="00E47E82">
          <w:rPr>
            <w:rFonts w:ascii="Times New Roman" w:hAnsi="Times New Roman" w:cs="Times New Roman"/>
            <w:sz w:val="24"/>
            <w:szCs w:val="24"/>
            <w:lang w:val="en-GB"/>
          </w:rPr>
          <w:t>in the saliva of</w:t>
        </w:r>
      </w:ins>
      <w:ins w:id="646" w:author="RenkeLuehken" w:date="2018-07-05T21:25:00Z">
        <w:r w:rsidR="00D544FB">
          <w:rPr>
            <w:rFonts w:ascii="Times New Roman" w:hAnsi="Times New Roman" w:cs="Times New Roman"/>
            <w:sz w:val="24"/>
            <w:szCs w:val="24"/>
            <w:lang w:val="en-GB"/>
          </w:rPr>
          <w:t xml:space="preserve"> </w:t>
        </w:r>
        <w:proofErr w:type="spellStart"/>
        <w:r w:rsidR="00D544FB" w:rsidRPr="00BD32C4">
          <w:rPr>
            <w:rFonts w:ascii="Times New Roman" w:hAnsi="Times New Roman" w:cs="Times New Roman"/>
            <w:i/>
            <w:sz w:val="24"/>
            <w:szCs w:val="24"/>
            <w:lang w:val="en-GB"/>
          </w:rPr>
          <w:t>Cx</w:t>
        </w:r>
        <w:proofErr w:type="spellEnd"/>
        <w:r w:rsidR="00D544FB" w:rsidRPr="00BD32C4">
          <w:rPr>
            <w:rFonts w:ascii="Times New Roman" w:hAnsi="Times New Roman" w:cs="Times New Roman"/>
            <w:i/>
            <w:sz w:val="24"/>
            <w:szCs w:val="24"/>
            <w:lang w:val="en-GB"/>
          </w:rPr>
          <w:t xml:space="preserve">. </w:t>
        </w:r>
        <w:r w:rsidR="00D544FB">
          <w:rPr>
            <w:rFonts w:ascii="Times New Roman" w:hAnsi="Times New Roman" w:cs="Times New Roman"/>
            <w:i/>
            <w:sz w:val="24"/>
            <w:szCs w:val="24"/>
            <w:lang w:val="en-GB"/>
          </w:rPr>
          <w:t xml:space="preserve">p. </w:t>
        </w:r>
        <w:proofErr w:type="spellStart"/>
        <w:r w:rsidR="00D544FB" w:rsidRPr="00BD32C4">
          <w:rPr>
            <w:rFonts w:ascii="Times New Roman" w:hAnsi="Times New Roman" w:cs="Times New Roman"/>
            <w:i/>
            <w:sz w:val="24"/>
            <w:szCs w:val="24"/>
            <w:lang w:val="en-GB"/>
          </w:rPr>
          <w:t>molestus</w:t>
        </w:r>
        <w:proofErr w:type="spellEnd"/>
        <w:r w:rsidR="00D544FB">
          <w:rPr>
            <w:rFonts w:ascii="Times New Roman" w:hAnsi="Times New Roman" w:cs="Times New Roman"/>
            <w:i/>
            <w:sz w:val="24"/>
            <w:szCs w:val="24"/>
            <w:lang w:val="en-GB"/>
          </w:rPr>
          <w:t xml:space="preserve"> </w:t>
        </w:r>
      </w:ins>
      <w:del w:id="647" w:author="RenkeLuehken" w:date="2018-07-05T21:26:00Z">
        <w:r w:rsidR="002812C5" w:rsidDel="00D544FB">
          <w:rPr>
            <w:rFonts w:ascii="Times New Roman" w:hAnsi="Times New Roman" w:cs="Times New Roman"/>
            <w:sz w:val="24"/>
            <w:szCs w:val="24"/>
            <w:lang w:val="en-GB"/>
          </w:rPr>
          <w:delText>could only</w:delText>
        </w:r>
        <w:r w:rsidR="00EA61A8" w:rsidDel="00D544FB">
          <w:rPr>
            <w:rFonts w:ascii="Times New Roman" w:hAnsi="Times New Roman" w:cs="Times New Roman"/>
            <w:sz w:val="24"/>
            <w:szCs w:val="24"/>
            <w:lang w:val="en-GB"/>
          </w:rPr>
          <w:delText xml:space="preserve"> be</w:delText>
        </w:r>
      </w:del>
      <w:ins w:id="648" w:author="RenkeLuehken" w:date="2018-07-05T21:26:00Z">
        <w:del w:id="649" w:author="RL" w:date="2018-07-10T14:53:00Z">
          <w:r w:rsidR="00D544FB" w:rsidDel="00E47E82">
            <w:rPr>
              <w:rFonts w:ascii="Times New Roman" w:hAnsi="Times New Roman" w:cs="Times New Roman"/>
              <w:sz w:val="24"/>
              <w:szCs w:val="24"/>
              <w:lang w:val="en-GB"/>
            </w:rPr>
            <w:delText>was</w:delText>
          </w:r>
        </w:del>
      </w:ins>
      <w:ins w:id="650" w:author="RL" w:date="2018-07-10T14:53:00Z">
        <w:r w:rsidR="00E47E82">
          <w:rPr>
            <w:rFonts w:ascii="Times New Roman" w:hAnsi="Times New Roman" w:cs="Times New Roman"/>
            <w:sz w:val="24"/>
            <w:szCs w:val="24"/>
            <w:lang w:val="en-GB"/>
          </w:rPr>
          <w:t>were</w:t>
        </w:r>
      </w:ins>
      <w:ins w:id="651" w:author="RenkeLuehken" w:date="2018-07-05T21:26:00Z">
        <w:r w:rsidR="00D544FB">
          <w:rPr>
            <w:rFonts w:ascii="Times New Roman" w:hAnsi="Times New Roman" w:cs="Times New Roman"/>
            <w:sz w:val="24"/>
            <w:szCs w:val="24"/>
            <w:lang w:val="en-GB"/>
          </w:rPr>
          <w:t xml:space="preserve"> only</w:t>
        </w:r>
      </w:ins>
      <w:r w:rsidR="002812C5">
        <w:rPr>
          <w:rFonts w:ascii="Times New Roman" w:hAnsi="Times New Roman" w:cs="Times New Roman"/>
          <w:sz w:val="24"/>
          <w:szCs w:val="24"/>
          <w:lang w:val="en-GB"/>
        </w:rPr>
        <w:t xml:space="preserve"> detected </w:t>
      </w:r>
      <w:del w:id="652" w:author="RenkeLuehken" w:date="2018-07-05T21:26:00Z">
        <w:r w:rsidR="0035751A" w:rsidDel="00D544FB">
          <w:rPr>
            <w:rFonts w:ascii="Times New Roman" w:hAnsi="Times New Roman" w:cs="Times New Roman"/>
            <w:sz w:val="24"/>
            <w:szCs w:val="24"/>
            <w:lang w:val="en-GB"/>
          </w:rPr>
          <w:delText>at an</w:delText>
        </w:r>
        <w:r w:rsidR="00C70270" w:rsidDel="00D544FB">
          <w:rPr>
            <w:rFonts w:ascii="Times New Roman" w:hAnsi="Times New Roman" w:cs="Times New Roman"/>
            <w:sz w:val="24"/>
            <w:szCs w:val="24"/>
            <w:lang w:val="en-GB"/>
          </w:rPr>
          <w:delText xml:space="preserve"> incubation temperature of</w:delText>
        </w:r>
      </w:del>
      <w:ins w:id="653" w:author="RenkeLuehken" w:date="2018-07-05T21:26:00Z">
        <w:r w:rsidR="00D544FB">
          <w:rPr>
            <w:rFonts w:ascii="Times New Roman" w:hAnsi="Times New Roman" w:cs="Times New Roman"/>
            <w:sz w:val="24"/>
            <w:szCs w:val="24"/>
            <w:lang w:val="en-GB"/>
          </w:rPr>
          <w:t>for</w:t>
        </w:r>
      </w:ins>
      <w:r w:rsidR="00C70270">
        <w:rPr>
          <w:rFonts w:ascii="Times New Roman" w:hAnsi="Times New Roman" w:cs="Times New Roman"/>
          <w:sz w:val="24"/>
          <w:szCs w:val="24"/>
          <w:lang w:val="en-GB"/>
        </w:rPr>
        <w:t xml:space="preserve"> 27°C</w:t>
      </w:r>
      <w:ins w:id="654" w:author="RenkeLuehken" w:date="2018-07-05T21:26:00Z">
        <w:r w:rsidR="00D544FB">
          <w:rPr>
            <w:rFonts w:ascii="Times New Roman" w:hAnsi="Times New Roman" w:cs="Times New Roman"/>
            <w:sz w:val="24"/>
            <w:szCs w:val="24"/>
            <w:lang w:val="en-GB"/>
          </w:rPr>
          <w:t xml:space="preserve"> at</w:t>
        </w:r>
      </w:ins>
      <w:r w:rsidR="002812C5">
        <w:rPr>
          <w:rFonts w:ascii="Times New Roman" w:hAnsi="Times New Roman" w:cs="Times New Roman"/>
          <w:sz w:val="24"/>
          <w:szCs w:val="24"/>
          <w:lang w:val="en-GB"/>
        </w:rPr>
        <w:t xml:space="preserve"> </w:t>
      </w:r>
      <w:r w:rsidR="0035751A">
        <w:rPr>
          <w:rFonts w:ascii="Times New Roman" w:hAnsi="Times New Roman" w:cs="Times New Roman"/>
          <w:sz w:val="24"/>
          <w:szCs w:val="24"/>
          <w:lang w:val="en-GB"/>
        </w:rPr>
        <w:t>21 dpi</w:t>
      </w:r>
      <w:ins w:id="655" w:author="RenkeLuehken" w:date="2018-07-05T21:26:00Z">
        <w:r w:rsidR="009D32DA">
          <w:rPr>
            <w:rFonts w:ascii="Times New Roman" w:hAnsi="Times New Roman" w:cs="Times New Roman"/>
            <w:sz w:val="24"/>
            <w:szCs w:val="24"/>
            <w:lang w:val="en-GB"/>
          </w:rPr>
          <w:t>.</w:t>
        </w:r>
      </w:ins>
      <w:del w:id="656" w:author="RenkeLuehken" w:date="2018-07-05T21:26:00Z">
        <w:r w:rsidR="0035751A" w:rsidDel="009D32DA">
          <w:rPr>
            <w:rFonts w:ascii="Times New Roman" w:hAnsi="Times New Roman" w:cs="Times New Roman"/>
            <w:sz w:val="24"/>
            <w:szCs w:val="24"/>
            <w:lang w:val="en-GB"/>
          </w:rPr>
          <w:delText>,</w:delText>
        </w:r>
      </w:del>
      <w:r w:rsidR="0035751A">
        <w:rPr>
          <w:rFonts w:ascii="Times New Roman" w:hAnsi="Times New Roman" w:cs="Times New Roman"/>
          <w:sz w:val="24"/>
          <w:szCs w:val="24"/>
          <w:lang w:val="en-GB"/>
        </w:rPr>
        <w:t xml:space="preserve"> </w:t>
      </w:r>
      <w:ins w:id="657" w:author="RenkeLuehken" w:date="2018-07-05T21:26:00Z">
        <w:r w:rsidR="009D32DA">
          <w:rPr>
            <w:rFonts w:ascii="Times New Roman" w:hAnsi="Times New Roman" w:cs="Times New Roman"/>
            <w:sz w:val="24"/>
            <w:szCs w:val="24"/>
            <w:lang w:val="en-GB"/>
          </w:rPr>
          <w:t xml:space="preserve">For </w:t>
        </w:r>
      </w:ins>
      <w:proofErr w:type="spellStart"/>
      <w:r w:rsidR="0035751A" w:rsidRPr="00BD32C4">
        <w:rPr>
          <w:rFonts w:ascii="Times New Roman" w:hAnsi="Times New Roman" w:cs="Times New Roman"/>
          <w:i/>
          <w:sz w:val="24"/>
          <w:szCs w:val="24"/>
          <w:lang w:val="en-GB"/>
        </w:rPr>
        <w:t>C</w:t>
      </w:r>
      <w:ins w:id="658" w:author="RenkeLuehken" w:date="2018-07-05T21:26:00Z">
        <w:del w:id="659" w:author="RL" w:date="2018-07-10T14:53:00Z">
          <w:r w:rsidR="009D32DA" w:rsidDel="00A84BDA">
            <w:rPr>
              <w:rFonts w:ascii="Times New Roman" w:hAnsi="Times New Roman" w:cs="Times New Roman"/>
              <w:i/>
              <w:sz w:val="24"/>
              <w:szCs w:val="24"/>
              <w:lang w:val="en-GB"/>
            </w:rPr>
            <w:delText>ule</w:delText>
          </w:r>
        </w:del>
      </w:ins>
      <w:r w:rsidR="0035751A" w:rsidRPr="00BD32C4">
        <w:rPr>
          <w:rFonts w:ascii="Times New Roman" w:hAnsi="Times New Roman" w:cs="Times New Roman"/>
          <w:i/>
          <w:sz w:val="24"/>
          <w:szCs w:val="24"/>
          <w:lang w:val="en-GB"/>
        </w:rPr>
        <w:t>x</w:t>
      </w:r>
      <w:proofErr w:type="spellEnd"/>
      <w:ins w:id="660" w:author="RL" w:date="2018-07-10T14:53:00Z">
        <w:r w:rsidR="00A84BDA">
          <w:rPr>
            <w:rFonts w:ascii="Times New Roman" w:hAnsi="Times New Roman" w:cs="Times New Roman"/>
            <w:i/>
            <w:sz w:val="24"/>
            <w:szCs w:val="24"/>
            <w:lang w:val="en-GB"/>
          </w:rPr>
          <w:t>.</w:t>
        </w:r>
      </w:ins>
      <w:del w:id="661" w:author="RenkeLuehken" w:date="2018-07-05T21:26:00Z">
        <w:r w:rsidR="0035751A" w:rsidRPr="00BD32C4" w:rsidDel="009D32DA">
          <w:rPr>
            <w:rFonts w:ascii="Times New Roman" w:hAnsi="Times New Roman" w:cs="Times New Roman"/>
            <w:i/>
            <w:sz w:val="24"/>
            <w:szCs w:val="24"/>
            <w:lang w:val="en-GB"/>
          </w:rPr>
          <w:delText>.</w:delText>
        </w:r>
      </w:del>
      <w:r w:rsidR="0035751A" w:rsidRPr="00BD32C4">
        <w:rPr>
          <w:rFonts w:ascii="Times New Roman" w:hAnsi="Times New Roman" w:cs="Times New Roman"/>
          <w:i/>
          <w:sz w:val="24"/>
          <w:szCs w:val="24"/>
          <w:lang w:val="en-GB"/>
        </w:rPr>
        <w:t xml:space="preserve"> p</w:t>
      </w:r>
      <w:del w:id="662" w:author="RL" w:date="2018-07-05T09:46:00Z">
        <w:r w:rsidR="0035751A" w:rsidRPr="00BD32C4" w:rsidDel="00CB0DE5">
          <w:rPr>
            <w:rFonts w:ascii="Times New Roman" w:hAnsi="Times New Roman" w:cs="Times New Roman"/>
            <w:i/>
            <w:sz w:val="24"/>
            <w:szCs w:val="24"/>
            <w:lang w:val="en-GB"/>
          </w:rPr>
          <w:delText>ip</w:delText>
        </w:r>
      </w:del>
      <w:r w:rsidR="0035751A" w:rsidRPr="00BD32C4">
        <w:rPr>
          <w:rFonts w:ascii="Times New Roman" w:hAnsi="Times New Roman" w:cs="Times New Roman"/>
          <w:i/>
          <w:sz w:val="24"/>
          <w:szCs w:val="24"/>
          <w:lang w:val="en-GB"/>
        </w:rPr>
        <w:t xml:space="preserve">. </w:t>
      </w:r>
      <w:proofErr w:type="spellStart"/>
      <w:r w:rsidR="0035751A" w:rsidRPr="00BD32C4">
        <w:rPr>
          <w:rFonts w:ascii="Times New Roman" w:hAnsi="Times New Roman" w:cs="Times New Roman"/>
          <w:i/>
          <w:sz w:val="24"/>
          <w:szCs w:val="24"/>
          <w:lang w:val="en-GB"/>
        </w:rPr>
        <w:t>pipiens</w:t>
      </w:r>
      <w:proofErr w:type="spellEnd"/>
      <w:r w:rsidR="0035751A">
        <w:rPr>
          <w:rFonts w:ascii="Times New Roman" w:hAnsi="Times New Roman" w:cs="Times New Roman"/>
          <w:sz w:val="24"/>
          <w:szCs w:val="24"/>
          <w:lang w:val="en-GB"/>
        </w:rPr>
        <w:t xml:space="preserve"> and </w:t>
      </w:r>
      <w:proofErr w:type="spellStart"/>
      <w:r w:rsidR="0035751A" w:rsidRPr="00BD32C4">
        <w:rPr>
          <w:rFonts w:ascii="Times New Roman" w:hAnsi="Times New Roman" w:cs="Times New Roman"/>
          <w:i/>
          <w:sz w:val="24"/>
          <w:szCs w:val="24"/>
          <w:lang w:val="en-GB"/>
        </w:rPr>
        <w:t>Cx</w:t>
      </w:r>
      <w:proofErr w:type="spellEnd"/>
      <w:r w:rsidR="0035751A" w:rsidRPr="00BD32C4">
        <w:rPr>
          <w:rFonts w:ascii="Times New Roman" w:hAnsi="Times New Roman" w:cs="Times New Roman"/>
          <w:i/>
          <w:sz w:val="24"/>
          <w:szCs w:val="24"/>
          <w:lang w:val="en-GB"/>
        </w:rPr>
        <w:t xml:space="preserve">. </w:t>
      </w:r>
      <w:proofErr w:type="spellStart"/>
      <w:r w:rsidR="0035751A" w:rsidRPr="00BD32C4">
        <w:rPr>
          <w:rFonts w:ascii="Times New Roman" w:hAnsi="Times New Roman" w:cs="Times New Roman"/>
          <w:i/>
          <w:sz w:val="24"/>
          <w:szCs w:val="24"/>
          <w:lang w:val="en-GB"/>
        </w:rPr>
        <w:t>torrentium</w:t>
      </w:r>
      <w:proofErr w:type="spellEnd"/>
      <w:ins w:id="663" w:author="RL" w:date="2018-07-10T14:54:00Z">
        <w:r w:rsidR="00C84397">
          <w:rPr>
            <w:rFonts w:ascii="Times New Roman" w:hAnsi="Times New Roman" w:cs="Times New Roman"/>
            <w:sz w:val="24"/>
            <w:szCs w:val="24"/>
            <w:lang w:val="en-GB"/>
          </w:rPr>
          <w:t>, infectious</w:t>
        </w:r>
      </w:ins>
      <w:del w:id="664" w:author="RL" w:date="2018-07-10T14:54:00Z">
        <w:r w:rsidR="0035751A" w:rsidDel="00C84397">
          <w:rPr>
            <w:rFonts w:ascii="Times New Roman" w:hAnsi="Times New Roman" w:cs="Times New Roman"/>
            <w:i/>
            <w:sz w:val="24"/>
            <w:szCs w:val="24"/>
            <w:lang w:val="en-GB"/>
          </w:rPr>
          <w:delText xml:space="preserve"> </w:delText>
        </w:r>
      </w:del>
      <w:del w:id="665" w:author="RenkeLuehken" w:date="2018-07-05T21:26:00Z">
        <w:r w:rsidR="00EA61A8" w:rsidDel="009D32DA">
          <w:rPr>
            <w:rFonts w:ascii="Times New Roman" w:hAnsi="Times New Roman" w:cs="Times New Roman"/>
            <w:sz w:val="24"/>
            <w:szCs w:val="24"/>
            <w:lang w:val="en-GB"/>
          </w:rPr>
          <w:delText>have positive</w:delText>
        </w:r>
      </w:del>
      <w:ins w:id="666" w:author="RenkeLuehken" w:date="2018-07-05T21:26:00Z">
        <w:del w:id="667" w:author="RL" w:date="2018-07-10T14:54:00Z">
          <w:r w:rsidR="009D32DA" w:rsidDel="00C84397">
            <w:rPr>
              <w:rFonts w:ascii="Times New Roman" w:hAnsi="Times New Roman" w:cs="Times New Roman"/>
              <w:sz w:val="24"/>
              <w:szCs w:val="24"/>
              <w:lang w:val="en-GB"/>
            </w:rPr>
            <w:delText>viable</w:delText>
          </w:r>
        </w:del>
      </w:ins>
      <w:r w:rsidR="00EA61A8">
        <w:rPr>
          <w:rFonts w:ascii="Times New Roman" w:hAnsi="Times New Roman" w:cs="Times New Roman"/>
          <w:sz w:val="24"/>
          <w:szCs w:val="24"/>
          <w:lang w:val="en-GB"/>
        </w:rPr>
        <w:t xml:space="preserve"> WNV </w:t>
      </w:r>
      <w:del w:id="668" w:author="RenkeLuehken" w:date="2018-07-05T21:27:00Z">
        <w:r w:rsidR="00EA61A8" w:rsidDel="009D32DA">
          <w:rPr>
            <w:rFonts w:ascii="Times New Roman" w:hAnsi="Times New Roman" w:cs="Times New Roman"/>
            <w:sz w:val="24"/>
            <w:szCs w:val="24"/>
            <w:lang w:val="en-GB"/>
          </w:rPr>
          <w:delText>saliva</w:delText>
        </w:r>
        <w:r w:rsidR="0035751A" w:rsidDel="009D32DA">
          <w:rPr>
            <w:rFonts w:ascii="Times New Roman" w:hAnsi="Times New Roman" w:cs="Times New Roman"/>
            <w:sz w:val="24"/>
            <w:szCs w:val="24"/>
            <w:lang w:val="en-GB"/>
          </w:rPr>
          <w:delText xml:space="preserve"> </w:delText>
        </w:r>
      </w:del>
      <w:ins w:id="669" w:author="RenkeLuehken" w:date="2018-07-05T21:27:00Z">
        <w:del w:id="670" w:author="RL" w:date="2018-07-10T14:54:00Z">
          <w:r w:rsidR="009D32DA" w:rsidDel="00C84397">
            <w:rPr>
              <w:rFonts w:ascii="Times New Roman" w:hAnsi="Times New Roman" w:cs="Times New Roman"/>
              <w:sz w:val="24"/>
              <w:szCs w:val="24"/>
              <w:lang w:val="en-GB"/>
            </w:rPr>
            <w:delText xml:space="preserve">particles </w:delText>
          </w:r>
        </w:del>
      </w:ins>
      <w:del w:id="671" w:author="RenkeLuehken" w:date="2018-07-05T21:27:00Z">
        <w:r w:rsidR="00EA61A8" w:rsidDel="002C38A6">
          <w:rPr>
            <w:rFonts w:ascii="Times New Roman" w:hAnsi="Times New Roman" w:cs="Times New Roman"/>
            <w:sz w:val="24"/>
            <w:szCs w:val="24"/>
            <w:lang w:val="en-GB"/>
          </w:rPr>
          <w:delText xml:space="preserve">not </w:delText>
        </w:r>
      </w:del>
      <w:ins w:id="672" w:author="RenkeLuehken" w:date="2018-07-05T21:27:00Z">
        <w:del w:id="673" w:author="RL" w:date="2018-07-10T14:54:00Z">
          <w:r w:rsidR="002C38A6" w:rsidDel="00C84397">
            <w:rPr>
              <w:rFonts w:ascii="Times New Roman" w:hAnsi="Times New Roman" w:cs="Times New Roman"/>
              <w:sz w:val="24"/>
              <w:szCs w:val="24"/>
              <w:lang w:val="en-GB"/>
            </w:rPr>
            <w:delText>were</w:delText>
          </w:r>
        </w:del>
      </w:ins>
      <w:ins w:id="674" w:author="RL" w:date="2018-07-10T14:54:00Z">
        <w:r w:rsidR="00C84397">
          <w:rPr>
            <w:rFonts w:ascii="Times New Roman" w:hAnsi="Times New Roman" w:cs="Times New Roman"/>
            <w:sz w:val="24"/>
            <w:szCs w:val="24"/>
            <w:lang w:val="en-GB"/>
          </w:rPr>
          <w:t>was</w:t>
        </w:r>
      </w:ins>
      <w:ins w:id="675" w:author="RenkeLuehken" w:date="2018-07-05T21:27:00Z">
        <w:r w:rsidR="002C38A6">
          <w:rPr>
            <w:rFonts w:ascii="Times New Roman" w:hAnsi="Times New Roman" w:cs="Times New Roman"/>
            <w:sz w:val="24"/>
            <w:szCs w:val="24"/>
            <w:lang w:val="en-GB"/>
          </w:rPr>
          <w:t xml:space="preserve"> detected </w:t>
        </w:r>
      </w:ins>
      <w:del w:id="676" w:author="RenkeLuehken" w:date="2018-07-05T21:27:00Z">
        <w:r w:rsidR="00EA61A8" w:rsidDel="002C38A6">
          <w:rPr>
            <w:rFonts w:ascii="Times New Roman" w:hAnsi="Times New Roman" w:cs="Times New Roman"/>
            <w:sz w:val="24"/>
            <w:szCs w:val="24"/>
            <w:lang w:val="en-GB"/>
          </w:rPr>
          <w:delText xml:space="preserve">only </w:delText>
        </w:r>
      </w:del>
      <w:r w:rsidR="00EA61A8">
        <w:rPr>
          <w:rFonts w:ascii="Times New Roman" w:hAnsi="Times New Roman" w:cs="Times New Roman"/>
          <w:sz w:val="24"/>
          <w:szCs w:val="24"/>
          <w:lang w:val="en-GB"/>
        </w:rPr>
        <w:t xml:space="preserve">at </w:t>
      </w:r>
      <w:r w:rsidR="0035751A">
        <w:rPr>
          <w:rFonts w:ascii="Times New Roman" w:hAnsi="Times New Roman" w:cs="Times New Roman"/>
          <w:sz w:val="24"/>
          <w:szCs w:val="24"/>
          <w:lang w:val="en-GB"/>
        </w:rPr>
        <w:t>27°C</w:t>
      </w:r>
      <w:ins w:id="677" w:author="RenkeLuehken" w:date="2018-07-05T22:04:00Z">
        <w:r w:rsidR="00060C5C">
          <w:rPr>
            <w:rFonts w:ascii="Times New Roman" w:hAnsi="Times New Roman" w:cs="Times New Roman"/>
            <w:sz w:val="24"/>
            <w:szCs w:val="24"/>
            <w:lang w:val="en-GB"/>
          </w:rPr>
          <w:t>,</w:t>
        </w:r>
      </w:ins>
      <w:r w:rsidR="0035751A">
        <w:rPr>
          <w:rFonts w:ascii="Times New Roman" w:hAnsi="Times New Roman" w:cs="Times New Roman"/>
          <w:sz w:val="24"/>
          <w:szCs w:val="24"/>
          <w:lang w:val="en-GB"/>
        </w:rPr>
        <w:t xml:space="preserve"> </w:t>
      </w:r>
      <w:r w:rsidR="00EA61A8">
        <w:rPr>
          <w:rFonts w:ascii="Times New Roman" w:hAnsi="Times New Roman" w:cs="Times New Roman"/>
          <w:sz w:val="24"/>
          <w:szCs w:val="24"/>
          <w:lang w:val="en-GB"/>
        </w:rPr>
        <w:t>but also</w:t>
      </w:r>
      <w:r w:rsidR="0035751A">
        <w:rPr>
          <w:rFonts w:ascii="Times New Roman" w:hAnsi="Times New Roman" w:cs="Times New Roman"/>
          <w:sz w:val="24"/>
          <w:szCs w:val="24"/>
          <w:lang w:val="en-GB"/>
        </w:rPr>
        <w:t xml:space="preserve"> at 24°C</w:t>
      </w:r>
      <w:r w:rsidR="00A0104E">
        <w:rPr>
          <w:rFonts w:ascii="Times New Roman" w:hAnsi="Times New Roman" w:cs="Times New Roman"/>
          <w:sz w:val="24"/>
          <w:szCs w:val="24"/>
          <w:lang w:val="en-GB"/>
        </w:rPr>
        <w:t xml:space="preserve">. </w:t>
      </w:r>
      <w:ins w:id="678" w:author="RenkeLuehken" w:date="2018-07-05T21:49:00Z">
        <w:r w:rsidR="00B91356">
          <w:rPr>
            <w:rFonts w:ascii="Times New Roman" w:hAnsi="Times New Roman" w:cs="Times New Roman"/>
            <w:sz w:val="24"/>
            <w:szCs w:val="24"/>
            <w:lang w:val="en-GB"/>
          </w:rPr>
          <w:t xml:space="preserve">At 14 dpi, only </w:t>
        </w:r>
        <w:proofErr w:type="spellStart"/>
        <w:r w:rsidR="00B91356" w:rsidRPr="00BD32C4">
          <w:rPr>
            <w:rFonts w:ascii="Times New Roman" w:hAnsi="Times New Roman" w:cs="Times New Roman"/>
            <w:i/>
            <w:sz w:val="24"/>
            <w:szCs w:val="24"/>
            <w:lang w:val="en-GB"/>
          </w:rPr>
          <w:t>Cx</w:t>
        </w:r>
        <w:proofErr w:type="spellEnd"/>
        <w:r w:rsidR="00B91356" w:rsidRPr="00BD32C4">
          <w:rPr>
            <w:rFonts w:ascii="Times New Roman" w:hAnsi="Times New Roman" w:cs="Times New Roman"/>
            <w:i/>
            <w:sz w:val="24"/>
            <w:szCs w:val="24"/>
            <w:lang w:val="en-GB"/>
          </w:rPr>
          <w:t xml:space="preserve">. </w:t>
        </w:r>
        <w:proofErr w:type="spellStart"/>
        <w:r w:rsidR="00B91356" w:rsidRPr="00BD32C4">
          <w:rPr>
            <w:rFonts w:ascii="Times New Roman" w:hAnsi="Times New Roman" w:cs="Times New Roman"/>
            <w:i/>
            <w:sz w:val="24"/>
            <w:szCs w:val="24"/>
            <w:lang w:val="en-GB"/>
          </w:rPr>
          <w:t>torrentium</w:t>
        </w:r>
        <w:proofErr w:type="spellEnd"/>
        <w:r w:rsidR="00B91356">
          <w:rPr>
            <w:rFonts w:ascii="Times New Roman" w:hAnsi="Times New Roman" w:cs="Times New Roman"/>
            <w:i/>
            <w:sz w:val="24"/>
            <w:szCs w:val="24"/>
            <w:lang w:val="en-GB"/>
          </w:rPr>
          <w:t xml:space="preserve"> </w:t>
        </w:r>
      </w:ins>
      <w:ins w:id="679" w:author="RenkeLuehken" w:date="2018-07-05T22:05:00Z">
        <w:r w:rsidR="00060C5C">
          <w:rPr>
            <w:rFonts w:ascii="Times New Roman" w:hAnsi="Times New Roman" w:cs="Times New Roman"/>
            <w:sz w:val="24"/>
            <w:szCs w:val="24"/>
            <w:lang w:val="en-GB"/>
          </w:rPr>
          <w:t>salivated infectious WNV with</w:t>
        </w:r>
      </w:ins>
      <w:ins w:id="680" w:author="RenkeLuehken" w:date="2018-07-05T21:50:00Z">
        <w:r w:rsidR="00B91356">
          <w:rPr>
            <w:rFonts w:ascii="Times New Roman" w:hAnsi="Times New Roman" w:cs="Times New Roman"/>
            <w:sz w:val="24"/>
            <w:szCs w:val="24"/>
            <w:lang w:val="en-GB"/>
          </w:rPr>
          <w:t xml:space="preserve"> a</w:t>
        </w:r>
      </w:ins>
      <w:ins w:id="681" w:author="RenkeLuehken" w:date="2018-07-05T21:49:00Z">
        <w:r w:rsidR="00B91356">
          <w:rPr>
            <w:rFonts w:ascii="Times New Roman" w:hAnsi="Times New Roman" w:cs="Times New Roman"/>
            <w:sz w:val="24"/>
            <w:szCs w:val="24"/>
            <w:lang w:val="en-GB"/>
          </w:rPr>
          <w:t xml:space="preserve"> </w:t>
        </w:r>
      </w:ins>
      <w:ins w:id="682" w:author="RenkeLuehken" w:date="2018-07-05T21:50:00Z">
        <w:r w:rsidR="00B91356">
          <w:rPr>
            <w:rFonts w:ascii="Times New Roman" w:hAnsi="Times New Roman" w:cs="Times New Roman"/>
            <w:sz w:val="24"/>
            <w:szCs w:val="24"/>
            <w:lang w:val="en-GB"/>
          </w:rPr>
          <w:t>transmission rate</w:t>
        </w:r>
      </w:ins>
      <w:ins w:id="683" w:author="RenkeLuehken" w:date="2018-07-05T21:49:00Z">
        <w:r w:rsidR="00B91356">
          <w:rPr>
            <w:rFonts w:ascii="Times New Roman" w:hAnsi="Times New Roman" w:cs="Times New Roman"/>
            <w:sz w:val="24"/>
            <w:szCs w:val="24"/>
            <w:lang w:val="en-GB"/>
          </w:rPr>
          <w:t xml:space="preserve"> </w:t>
        </w:r>
      </w:ins>
      <w:ins w:id="684" w:author="RenkeLuehken" w:date="2018-07-05T21:50:00Z">
        <w:r w:rsidR="00B91356">
          <w:rPr>
            <w:rFonts w:ascii="Times New Roman" w:hAnsi="Times New Roman" w:cs="Times New Roman"/>
            <w:sz w:val="24"/>
            <w:szCs w:val="24"/>
            <w:lang w:val="en-GB"/>
          </w:rPr>
          <w:t>(</w:t>
        </w:r>
      </w:ins>
      <w:ins w:id="685" w:author="RenkeLuehken" w:date="2018-07-05T21:49:00Z">
        <w:r w:rsidR="00B91356">
          <w:rPr>
            <w:rFonts w:ascii="Times New Roman" w:hAnsi="Times New Roman" w:cs="Times New Roman"/>
            <w:sz w:val="24"/>
            <w:szCs w:val="24"/>
            <w:lang w:val="en-GB"/>
          </w:rPr>
          <w:t>TR</w:t>
        </w:r>
      </w:ins>
      <w:ins w:id="686" w:author="RenkeLuehken" w:date="2018-07-05T21:50:00Z">
        <w:r w:rsidR="00B91356">
          <w:rPr>
            <w:rFonts w:ascii="Times New Roman" w:hAnsi="Times New Roman" w:cs="Times New Roman"/>
            <w:sz w:val="24"/>
            <w:szCs w:val="24"/>
            <w:lang w:val="en-GB"/>
          </w:rPr>
          <w:t>)</w:t>
        </w:r>
      </w:ins>
      <w:ins w:id="687" w:author="RenkeLuehken" w:date="2018-07-05T21:49:00Z">
        <w:r w:rsidR="00B91356">
          <w:rPr>
            <w:rFonts w:ascii="Times New Roman" w:hAnsi="Times New Roman" w:cs="Times New Roman"/>
            <w:sz w:val="24"/>
            <w:szCs w:val="24"/>
            <w:lang w:val="en-GB"/>
          </w:rPr>
          <w:t xml:space="preserve"> of 9 % (</w:t>
        </w:r>
      </w:ins>
      <w:ins w:id="688" w:author="RenkeLuehken" w:date="2018-07-05T21:51:00Z">
        <w:r w:rsidR="00351EFC">
          <w:rPr>
            <w:rFonts w:ascii="Times New Roman" w:hAnsi="Times New Roman" w:cs="Times New Roman"/>
            <w:sz w:val="24"/>
            <w:szCs w:val="24"/>
            <w:lang w:val="en-GB"/>
          </w:rPr>
          <w:t>1 WNV-positive saliva of 11 infected mosquitoes</w:t>
        </w:r>
      </w:ins>
      <w:ins w:id="689" w:author="RenkeLuehken" w:date="2018-07-05T21:49:00Z">
        <w:r w:rsidR="00B91356">
          <w:rPr>
            <w:rFonts w:ascii="Times New Roman" w:hAnsi="Times New Roman" w:cs="Times New Roman"/>
            <w:sz w:val="24"/>
            <w:szCs w:val="24"/>
            <w:lang w:val="en-GB"/>
          </w:rPr>
          <w:t xml:space="preserve">). </w:t>
        </w:r>
      </w:ins>
      <w:ins w:id="690" w:author="RL" w:date="2018-07-10T14:55:00Z">
        <w:r w:rsidR="00C84397">
          <w:rPr>
            <w:rFonts w:ascii="Times New Roman" w:hAnsi="Times New Roman" w:cs="Times New Roman"/>
            <w:sz w:val="24"/>
            <w:szCs w:val="24"/>
            <w:lang w:val="en-GB"/>
          </w:rPr>
          <w:t>T</w:t>
        </w:r>
      </w:ins>
      <w:ins w:id="691" w:author="RenkeLuehken" w:date="2018-07-05T22:06:00Z">
        <w:del w:id="692" w:author="RL" w:date="2018-07-10T14:55:00Z">
          <w:r w:rsidR="00060C5C" w:rsidDel="00C84397">
            <w:rPr>
              <w:rFonts w:ascii="Times New Roman" w:hAnsi="Times New Roman" w:cs="Times New Roman"/>
              <w:sz w:val="24"/>
              <w:szCs w:val="24"/>
              <w:lang w:val="en-GB"/>
            </w:rPr>
            <w:delText>For 21 dpi, t</w:delText>
          </w:r>
        </w:del>
      </w:ins>
      <w:del w:id="693" w:author="RenkeLuehken" w:date="2018-07-05T22:06:00Z">
        <w:r w:rsidR="002812C5" w:rsidDel="00060C5C">
          <w:rPr>
            <w:rFonts w:ascii="Times New Roman" w:hAnsi="Times New Roman" w:cs="Times New Roman"/>
            <w:sz w:val="24"/>
            <w:szCs w:val="24"/>
            <w:lang w:val="en-GB"/>
          </w:rPr>
          <w:delText>T</w:delText>
        </w:r>
      </w:del>
      <w:r w:rsidR="002812C5">
        <w:rPr>
          <w:rFonts w:ascii="Times New Roman" w:hAnsi="Times New Roman" w:cs="Times New Roman"/>
          <w:sz w:val="24"/>
          <w:szCs w:val="24"/>
          <w:lang w:val="en-GB"/>
        </w:rPr>
        <w:t xml:space="preserve">he </w:t>
      </w:r>
      <w:r w:rsidR="009D37EB">
        <w:rPr>
          <w:rFonts w:ascii="Times New Roman" w:hAnsi="Times New Roman" w:cs="Times New Roman"/>
          <w:sz w:val="24"/>
          <w:szCs w:val="24"/>
          <w:lang w:val="en-GB"/>
        </w:rPr>
        <w:t xml:space="preserve">lowest </w:t>
      </w:r>
      <w:ins w:id="694" w:author="RenkeLuehken" w:date="2018-07-05T21:30:00Z">
        <w:r w:rsidR="006F6218">
          <w:rPr>
            <w:rFonts w:ascii="Times New Roman" w:hAnsi="Times New Roman" w:cs="Times New Roman"/>
            <w:sz w:val="24"/>
            <w:szCs w:val="24"/>
            <w:lang w:val="en-GB"/>
          </w:rPr>
          <w:t xml:space="preserve">detected </w:t>
        </w:r>
      </w:ins>
      <w:del w:id="695" w:author="RenkeLuehken" w:date="2018-07-05T21:51:00Z">
        <w:r w:rsidR="009D37EB" w:rsidDel="00351EFC">
          <w:rPr>
            <w:rFonts w:ascii="Times New Roman" w:hAnsi="Times New Roman" w:cs="Times New Roman"/>
            <w:sz w:val="24"/>
            <w:szCs w:val="24"/>
            <w:lang w:val="en-GB"/>
          </w:rPr>
          <w:delText>transmission rate (</w:delText>
        </w:r>
      </w:del>
      <w:r w:rsidR="009D37EB">
        <w:rPr>
          <w:rFonts w:ascii="Times New Roman" w:hAnsi="Times New Roman" w:cs="Times New Roman"/>
          <w:sz w:val="24"/>
          <w:szCs w:val="24"/>
          <w:lang w:val="en-GB"/>
        </w:rPr>
        <w:t>TR</w:t>
      </w:r>
      <w:del w:id="696" w:author="RenkeLuehken" w:date="2018-07-05T21:51:00Z">
        <w:r w:rsidR="009D37EB" w:rsidDel="00351EFC">
          <w:rPr>
            <w:rFonts w:ascii="Times New Roman" w:hAnsi="Times New Roman" w:cs="Times New Roman"/>
            <w:sz w:val="24"/>
            <w:szCs w:val="24"/>
            <w:lang w:val="en-GB"/>
          </w:rPr>
          <w:delText>)</w:delText>
        </w:r>
      </w:del>
      <w:r w:rsidR="002812C5">
        <w:rPr>
          <w:rFonts w:ascii="Times New Roman" w:hAnsi="Times New Roman" w:cs="Times New Roman"/>
          <w:sz w:val="24"/>
          <w:szCs w:val="24"/>
          <w:lang w:val="en-GB"/>
        </w:rPr>
        <w:t xml:space="preserve"> </w:t>
      </w:r>
      <w:r w:rsidR="009D37EB">
        <w:rPr>
          <w:rFonts w:ascii="Times New Roman" w:hAnsi="Times New Roman" w:cs="Times New Roman"/>
          <w:sz w:val="24"/>
          <w:szCs w:val="24"/>
          <w:lang w:val="en-GB"/>
        </w:rPr>
        <w:t xml:space="preserve">at 27°C </w:t>
      </w:r>
      <w:ins w:id="697" w:author="RL" w:date="2018-07-10T14:55:00Z">
        <w:r w:rsidR="00C84397">
          <w:rPr>
            <w:rFonts w:ascii="Times New Roman" w:hAnsi="Times New Roman" w:cs="Times New Roman"/>
            <w:sz w:val="24"/>
            <w:szCs w:val="24"/>
            <w:lang w:val="en-GB"/>
          </w:rPr>
          <w:t>(21 dpi)</w:t>
        </w:r>
      </w:ins>
      <w:del w:id="698" w:author="RenkeLuehken" w:date="2018-07-05T21:51:00Z">
        <w:r w:rsidR="009D37EB" w:rsidDel="00351EFC">
          <w:rPr>
            <w:rFonts w:ascii="Times New Roman" w:hAnsi="Times New Roman" w:cs="Times New Roman"/>
            <w:sz w:val="24"/>
            <w:szCs w:val="24"/>
            <w:lang w:val="en-GB"/>
          </w:rPr>
          <w:delText xml:space="preserve">and </w:delText>
        </w:r>
      </w:del>
      <w:del w:id="699" w:author="RenkeLuehken" w:date="2018-07-05T22:06:00Z">
        <w:r w:rsidR="009D37EB" w:rsidDel="00060C5C">
          <w:rPr>
            <w:rFonts w:ascii="Times New Roman" w:hAnsi="Times New Roman" w:cs="Times New Roman"/>
            <w:sz w:val="24"/>
            <w:szCs w:val="24"/>
            <w:lang w:val="en-GB"/>
          </w:rPr>
          <w:delText>21 dpi</w:delText>
        </w:r>
      </w:del>
      <w:r w:rsidR="009D37EB">
        <w:rPr>
          <w:rFonts w:ascii="Times New Roman" w:hAnsi="Times New Roman" w:cs="Times New Roman"/>
          <w:sz w:val="24"/>
          <w:szCs w:val="24"/>
          <w:lang w:val="en-GB"/>
        </w:rPr>
        <w:t xml:space="preserve"> </w:t>
      </w:r>
      <w:del w:id="700" w:author="RenkeLuehken" w:date="2018-07-05T21:51:00Z">
        <w:r w:rsidR="009D37EB" w:rsidDel="00351EFC">
          <w:rPr>
            <w:rFonts w:ascii="Times New Roman" w:hAnsi="Times New Roman" w:cs="Times New Roman"/>
            <w:sz w:val="24"/>
            <w:szCs w:val="24"/>
            <w:lang w:val="en-GB"/>
          </w:rPr>
          <w:delText xml:space="preserve">is </w:delText>
        </w:r>
      </w:del>
      <w:ins w:id="701" w:author="RenkeLuehken" w:date="2018-07-05T21:51:00Z">
        <w:r w:rsidR="00351EFC">
          <w:rPr>
            <w:rFonts w:ascii="Times New Roman" w:hAnsi="Times New Roman" w:cs="Times New Roman"/>
            <w:sz w:val="24"/>
            <w:szCs w:val="24"/>
            <w:lang w:val="en-GB"/>
          </w:rPr>
          <w:t xml:space="preserve">was </w:t>
        </w:r>
      </w:ins>
      <w:r w:rsidR="009D37EB">
        <w:rPr>
          <w:rFonts w:ascii="Times New Roman" w:hAnsi="Times New Roman" w:cs="Times New Roman"/>
          <w:sz w:val="24"/>
          <w:szCs w:val="24"/>
          <w:lang w:val="en-GB"/>
        </w:rPr>
        <w:t xml:space="preserve">25 % for </w:t>
      </w:r>
      <w:proofErr w:type="spellStart"/>
      <w:r w:rsidR="009D37EB" w:rsidRPr="00BD32C4">
        <w:rPr>
          <w:rFonts w:ascii="Times New Roman" w:hAnsi="Times New Roman" w:cs="Times New Roman"/>
          <w:i/>
          <w:sz w:val="24"/>
          <w:szCs w:val="24"/>
          <w:lang w:val="en-GB"/>
        </w:rPr>
        <w:t>Cx</w:t>
      </w:r>
      <w:proofErr w:type="spellEnd"/>
      <w:r w:rsidR="009D37EB" w:rsidRPr="00BD32C4">
        <w:rPr>
          <w:rFonts w:ascii="Times New Roman" w:hAnsi="Times New Roman" w:cs="Times New Roman"/>
          <w:i/>
          <w:sz w:val="24"/>
          <w:szCs w:val="24"/>
          <w:lang w:val="en-GB"/>
        </w:rPr>
        <w:t xml:space="preserve">. </w:t>
      </w:r>
      <w:r w:rsidR="009D37EB">
        <w:rPr>
          <w:rFonts w:ascii="Times New Roman" w:hAnsi="Times New Roman" w:cs="Times New Roman"/>
          <w:i/>
          <w:sz w:val="24"/>
          <w:szCs w:val="24"/>
          <w:lang w:val="en-GB"/>
        </w:rPr>
        <w:t>p</w:t>
      </w:r>
      <w:del w:id="702" w:author="RL" w:date="2018-07-05T09:46:00Z">
        <w:r w:rsidR="009D37EB" w:rsidDel="00CB0DE5">
          <w:rPr>
            <w:rFonts w:ascii="Times New Roman" w:hAnsi="Times New Roman" w:cs="Times New Roman"/>
            <w:i/>
            <w:sz w:val="24"/>
            <w:szCs w:val="24"/>
            <w:lang w:val="en-GB"/>
          </w:rPr>
          <w:delText>ip</w:delText>
        </w:r>
      </w:del>
      <w:r w:rsidR="009D37EB">
        <w:rPr>
          <w:rFonts w:ascii="Times New Roman" w:hAnsi="Times New Roman" w:cs="Times New Roman"/>
          <w:i/>
          <w:sz w:val="24"/>
          <w:szCs w:val="24"/>
          <w:lang w:val="en-GB"/>
        </w:rPr>
        <w:t xml:space="preserve">. </w:t>
      </w:r>
      <w:proofErr w:type="spellStart"/>
      <w:r w:rsidR="009D37EB" w:rsidRPr="00BD32C4">
        <w:rPr>
          <w:rFonts w:ascii="Times New Roman" w:hAnsi="Times New Roman" w:cs="Times New Roman"/>
          <w:i/>
          <w:sz w:val="24"/>
          <w:szCs w:val="24"/>
          <w:lang w:val="en-GB"/>
        </w:rPr>
        <w:t>molestus</w:t>
      </w:r>
      <w:proofErr w:type="spellEnd"/>
      <w:r w:rsidR="009D37EB">
        <w:rPr>
          <w:rFonts w:ascii="Times New Roman" w:hAnsi="Times New Roman" w:cs="Times New Roman"/>
          <w:i/>
          <w:sz w:val="24"/>
          <w:szCs w:val="24"/>
          <w:lang w:val="en-GB"/>
        </w:rPr>
        <w:t xml:space="preserve"> </w:t>
      </w:r>
      <w:r w:rsidR="009D37EB">
        <w:rPr>
          <w:rFonts w:ascii="Times New Roman" w:hAnsi="Times New Roman" w:cs="Times New Roman"/>
          <w:sz w:val="24"/>
          <w:szCs w:val="24"/>
          <w:lang w:val="en-GB"/>
        </w:rPr>
        <w:t>(1</w:t>
      </w:r>
      <w:ins w:id="703" w:author="RenkeLuehken" w:date="2018-07-05T21:51:00Z">
        <w:r w:rsidR="00351EFC">
          <w:rPr>
            <w:rFonts w:ascii="Times New Roman" w:hAnsi="Times New Roman" w:cs="Times New Roman"/>
            <w:sz w:val="24"/>
            <w:szCs w:val="24"/>
            <w:lang w:val="en-GB"/>
          </w:rPr>
          <w:t>/</w:t>
        </w:r>
      </w:ins>
      <w:del w:id="704" w:author="RenkeLuehken" w:date="2018-07-05T21:51:00Z">
        <w:r w:rsidR="009D37EB" w:rsidDel="00351EFC">
          <w:rPr>
            <w:rFonts w:ascii="Times New Roman" w:hAnsi="Times New Roman" w:cs="Times New Roman"/>
            <w:sz w:val="24"/>
            <w:szCs w:val="24"/>
            <w:lang w:val="en-GB"/>
          </w:rPr>
          <w:delText xml:space="preserve"> WNV-positive saliva of </w:delText>
        </w:r>
      </w:del>
      <w:r w:rsidR="009D37EB">
        <w:rPr>
          <w:rFonts w:ascii="Times New Roman" w:hAnsi="Times New Roman" w:cs="Times New Roman"/>
          <w:sz w:val="24"/>
          <w:szCs w:val="24"/>
          <w:lang w:val="en-GB"/>
        </w:rPr>
        <w:t>4</w:t>
      </w:r>
      <w:del w:id="705" w:author="RenkeLuehken" w:date="2018-07-05T21:51:00Z">
        <w:r w:rsidR="009D37EB" w:rsidDel="00351EFC">
          <w:rPr>
            <w:rFonts w:ascii="Times New Roman" w:hAnsi="Times New Roman" w:cs="Times New Roman"/>
            <w:sz w:val="24"/>
            <w:szCs w:val="24"/>
            <w:lang w:val="en-GB"/>
          </w:rPr>
          <w:delText xml:space="preserve"> infected mosquitoes</w:delText>
        </w:r>
      </w:del>
      <w:r w:rsidR="009D37EB">
        <w:rPr>
          <w:rFonts w:ascii="Times New Roman" w:hAnsi="Times New Roman" w:cs="Times New Roman"/>
          <w:sz w:val="24"/>
          <w:szCs w:val="24"/>
          <w:lang w:val="en-GB"/>
        </w:rPr>
        <w:t>)</w:t>
      </w:r>
      <w:ins w:id="706" w:author="RenkeLuehken" w:date="2018-07-05T21:52:00Z">
        <w:r w:rsidR="00351EFC">
          <w:rPr>
            <w:rFonts w:ascii="Times New Roman" w:hAnsi="Times New Roman" w:cs="Times New Roman"/>
            <w:sz w:val="24"/>
            <w:szCs w:val="24"/>
            <w:lang w:val="en-GB"/>
          </w:rPr>
          <w:t>,</w:t>
        </w:r>
      </w:ins>
      <w:r w:rsidR="009D37EB">
        <w:rPr>
          <w:rFonts w:ascii="Times New Roman" w:hAnsi="Times New Roman" w:cs="Times New Roman"/>
          <w:sz w:val="24"/>
          <w:szCs w:val="24"/>
          <w:lang w:val="en-GB"/>
        </w:rPr>
        <w:t xml:space="preserve"> followed by 33 % for </w:t>
      </w:r>
      <w:proofErr w:type="spellStart"/>
      <w:r w:rsidR="009D37EB" w:rsidRPr="00BD32C4">
        <w:rPr>
          <w:rFonts w:ascii="Times New Roman" w:hAnsi="Times New Roman" w:cs="Times New Roman"/>
          <w:i/>
          <w:sz w:val="24"/>
          <w:szCs w:val="24"/>
          <w:lang w:val="en-GB"/>
        </w:rPr>
        <w:t>Cx</w:t>
      </w:r>
      <w:proofErr w:type="spellEnd"/>
      <w:r w:rsidR="009D37EB" w:rsidRPr="00BD32C4">
        <w:rPr>
          <w:rFonts w:ascii="Times New Roman" w:hAnsi="Times New Roman" w:cs="Times New Roman"/>
          <w:i/>
          <w:sz w:val="24"/>
          <w:szCs w:val="24"/>
          <w:lang w:val="en-GB"/>
        </w:rPr>
        <w:t>. p</w:t>
      </w:r>
      <w:del w:id="707" w:author="RL" w:date="2018-07-05T09:46:00Z">
        <w:r w:rsidR="009D37EB" w:rsidRPr="00BD32C4" w:rsidDel="00CB0DE5">
          <w:rPr>
            <w:rFonts w:ascii="Times New Roman" w:hAnsi="Times New Roman" w:cs="Times New Roman"/>
            <w:i/>
            <w:sz w:val="24"/>
            <w:szCs w:val="24"/>
            <w:lang w:val="en-GB"/>
          </w:rPr>
          <w:delText>ip</w:delText>
        </w:r>
      </w:del>
      <w:r w:rsidR="009D37EB" w:rsidRPr="00BD32C4">
        <w:rPr>
          <w:rFonts w:ascii="Times New Roman" w:hAnsi="Times New Roman" w:cs="Times New Roman"/>
          <w:i/>
          <w:sz w:val="24"/>
          <w:szCs w:val="24"/>
          <w:lang w:val="en-GB"/>
        </w:rPr>
        <w:t xml:space="preserve">. </w:t>
      </w:r>
      <w:proofErr w:type="spellStart"/>
      <w:r w:rsidR="009D37EB" w:rsidRPr="00BD32C4">
        <w:rPr>
          <w:rFonts w:ascii="Times New Roman" w:hAnsi="Times New Roman" w:cs="Times New Roman"/>
          <w:i/>
          <w:sz w:val="24"/>
          <w:szCs w:val="24"/>
          <w:lang w:val="en-GB"/>
        </w:rPr>
        <w:t>pipiens</w:t>
      </w:r>
      <w:proofErr w:type="spellEnd"/>
      <w:r w:rsidR="009D37EB">
        <w:rPr>
          <w:rFonts w:ascii="Times New Roman" w:hAnsi="Times New Roman" w:cs="Times New Roman"/>
          <w:sz w:val="24"/>
          <w:szCs w:val="24"/>
          <w:lang w:val="en-GB"/>
        </w:rPr>
        <w:t xml:space="preserve"> (1/3)</w:t>
      </w:r>
      <w:ins w:id="708" w:author="RenkeLuehken" w:date="2018-07-05T22:05:00Z">
        <w:r w:rsidR="00060C5C">
          <w:rPr>
            <w:rFonts w:ascii="Times New Roman" w:hAnsi="Times New Roman" w:cs="Times New Roman"/>
            <w:sz w:val="24"/>
            <w:szCs w:val="24"/>
            <w:lang w:val="en-GB"/>
          </w:rPr>
          <w:t xml:space="preserve"> </w:t>
        </w:r>
      </w:ins>
      <w:del w:id="709" w:author="RenkeLuehken" w:date="2018-07-05T21:52:00Z">
        <w:r w:rsidR="00EA61A8" w:rsidDel="00351EFC">
          <w:rPr>
            <w:rFonts w:ascii="Times New Roman" w:hAnsi="Times New Roman" w:cs="Times New Roman"/>
            <w:sz w:val="24"/>
            <w:szCs w:val="24"/>
            <w:lang w:val="en-GB"/>
          </w:rPr>
          <w:delText>. The highest TR at this temperature reaching</w:delText>
        </w:r>
        <w:r w:rsidR="009D37EB" w:rsidDel="00351EFC">
          <w:rPr>
            <w:rFonts w:ascii="Times New Roman" w:hAnsi="Times New Roman" w:cs="Times New Roman"/>
            <w:sz w:val="24"/>
            <w:szCs w:val="24"/>
            <w:lang w:val="en-GB"/>
          </w:rPr>
          <w:delText xml:space="preserve"> </w:delText>
        </w:r>
      </w:del>
      <w:ins w:id="710" w:author="RenkeLuehken" w:date="2018-07-05T21:52:00Z">
        <w:r w:rsidR="00351EFC">
          <w:rPr>
            <w:rFonts w:ascii="Times New Roman" w:hAnsi="Times New Roman" w:cs="Times New Roman"/>
            <w:sz w:val="24"/>
            <w:szCs w:val="24"/>
            <w:lang w:val="en-GB"/>
          </w:rPr>
          <w:t xml:space="preserve">and </w:t>
        </w:r>
      </w:ins>
      <w:r w:rsidR="009D37EB">
        <w:rPr>
          <w:rFonts w:ascii="Times New Roman" w:hAnsi="Times New Roman" w:cs="Times New Roman"/>
          <w:sz w:val="24"/>
          <w:szCs w:val="24"/>
          <w:lang w:val="en-GB"/>
        </w:rPr>
        <w:t>90 %</w:t>
      </w:r>
      <w:r w:rsidR="00EA61A8">
        <w:rPr>
          <w:rFonts w:ascii="Times New Roman" w:hAnsi="Times New Roman" w:cs="Times New Roman"/>
          <w:sz w:val="24"/>
          <w:szCs w:val="24"/>
          <w:lang w:val="en-GB"/>
        </w:rPr>
        <w:t xml:space="preserve"> </w:t>
      </w:r>
      <w:del w:id="711" w:author="RenkeLuehken" w:date="2018-07-05T21:52:00Z">
        <w:r w:rsidR="00EA61A8" w:rsidDel="00351EFC">
          <w:rPr>
            <w:rFonts w:ascii="Times New Roman" w:hAnsi="Times New Roman" w:cs="Times New Roman"/>
            <w:sz w:val="24"/>
            <w:szCs w:val="24"/>
            <w:lang w:val="en-GB"/>
          </w:rPr>
          <w:delText xml:space="preserve">is detected </w:delText>
        </w:r>
      </w:del>
      <w:r w:rsidR="00373A9C">
        <w:rPr>
          <w:rFonts w:ascii="Times New Roman" w:hAnsi="Times New Roman" w:cs="Times New Roman"/>
          <w:sz w:val="24"/>
          <w:szCs w:val="24"/>
          <w:lang w:val="en-GB"/>
        </w:rPr>
        <w:t xml:space="preserve">for </w:t>
      </w:r>
      <w:proofErr w:type="spellStart"/>
      <w:r w:rsidR="009D37EB" w:rsidRPr="00BD32C4">
        <w:rPr>
          <w:rFonts w:ascii="Times New Roman" w:hAnsi="Times New Roman" w:cs="Times New Roman"/>
          <w:i/>
          <w:sz w:val="24"/>
          <w:szCs w:val="24"/>
          <w:lang w:val="en-GB"/>
        </w:rPr>
        <w:t>Cx</w:t>
      </w:r>
      <w:proofErr w:type="spellEnd"/>
      <w:r w:rsidR="009D37EB" w:rsidRPr="00BD32C4">
        <w:rPr>
          <w:rFonts w:ascii="Times New Roman" w:hAnsi="Times New Roman" w:cs="Times New Roman"/>
          <w:i/>
          <w:sz w:val="24"/>
          <w:szCs w:val="24"/>
          <w:lang w:val="en-GB"/>
        </w:rPr>
        <w:t xml:space="preserve">. </w:t>
      </w:r>
      <w:proofErr w:type="spellStart"/>
      <w:r w:rsidR="009D37EB" w:rsidRPr="00BD32C4">
        <w:rPr>
          <w:rFonts w:ascii="Times New Roman" w:hAnsi="Times New Roman" w:cs="Times New Roman"/>
          <w:i/>
          <w:sz w:val="24"/>
          <w:szCs w:val="24"/>
          <w:lang w:val="en-GB"/>
        </w:rPr>
        <w:t>torrentium</w:t>
      </w:r>
      <w:proofErr w:type="spellEnd"/>
      <w:r w:rsidR="009D37EB">
        <w:rPr>
          <w:rFonts w:ascii="Times New Roman" w:hAnsi="Times New Roman" w:cs="Times New Roman"/>
          <w:i/>
          <w:sz w:val="24"/>
          <w:szCs w:val="24"/>
          <w:lang w:val="en-GB"/>
        </w:rPr>
        <w:t xml:space="preserve"> </w:t>
      </w:r>
      <w:r w:rsidR="009D37EB">
        <w:rPr>
          <w:rFonts w:ascii="Times New Roman" w:hAnsi="Times New Roman" w:cs="Times New Roman"/>
          <w:sz w:val="24"/>
          <w:szCs w:val="24"/>
          <w:lang w:val="en-GB"/>
        </w:rPr>
        <w:t xml:space="preserve">(9/10). </w:t>
      </w:r>
      <w:del w:id="712" w:author="RenkeLuehken" w:date="2018-07-05T21:49:00Z">
        <w:r w:rsidR="00EA61A8" w:rsidDel="00B91356">
          <w:rPr>
            <w:rFonts w:ascii="Times New Roman" w:hAnsi="Times New Roman" w:cs="Times New Roman"/>
            <w:sz w:val="24"/>
            <w:szCs w:val="24"/>
            <w:lang w:val="en-GB"/>
          </w:rPr>
          <w:delText>Furthermore</w:delText>
        </w:r>
        <w:r w:rsidR="00465AC2" w:rsidDel="00B91356">
          <w:rPr>
            <w:rFonts w:ascii="Times New Roman" w:hAnsi="Times New Roman" w:cs="Times New Roman"/>
            <w:sz w:val="24"/>
            <w:szCs w:val="24"/>
            <w:lang w:val="en-GB"/>
          </w:rPr>
          <w:delText>,</w:delText>
        </w:r>
        <w:r w:rsidR="00EA61A8" w:rsidDel="00B91356">
          <w:rPr>
            <w:rFonts w:ascii="Times New Roman" w:hAnsi="Times New Roman" w:cs="Times New Roman"/>
            <w:sz w:val="24"/>
            <w:szCs w:val="24"/>
            <w:lang w:val="en-GB"/>
          </w:rPr>
          <w:delText xml:space="preserve"> o</w:delText>
        </w:r>
        <w:r w:rsidR="009D37EB" w:rsidDel="00B91356">
          <w:rPr>
            <w:rFonts w:ascii="Times New Roman" w:hAnsi="Times New Roman" w:cs="Times New Roman"/>
            <w:sz w:val="24"/>
            <w:szCs w:val="24"/>
            <w:lang w:val="en-GB"/>
          </w:rPr>
          <w:delText xml:space="preserve">nly </w:delText>
        </w:r>
        <w:r w:rsidR="009D37EB" w:rsidRPr="00BD32C4" w:rsidDel="00B91356">
          <w:rPr>
            <w:rFonts w:ascii="Times New Roman" w:hAnsi="Times New Roman" w:cs="Times New Roman"/>
            <w:i/>
            <w:sz w:val="24"/>
            <w:szCs w:val="24"/>
            <w:lang w:val="en-GB"/>
          </w:rPr>
          <w:delText>Cx. torrentium</w:delText>
        </w:r>
        <w:r w:rsidR="009D37EB" w:rsidDel="00B91356">
          <w:rPr>
            <w:rFonts w:ascii="Times New Roman" w:hAnsi="Times New Roman" w:cs="Times New Roman"/>
            <w:i/>
            <w:sz w:val="24"/>
            <w:szCs w:val="24"/>
            <w:lang w:val="en-GB"/>
          </w:rPr>
          <w:delText xml:space="preserve"> </w:delText>
        </w:r>
        <w:r w:rsidR="009D37EB" w:rsidDel="00B91356">
          <w:rPr>
            <w:rFonts w:ascii="Times New Roman" w:hAnsi="Times New Roman" w:cs="Times New Roman"/>
            <w:sz w:val="24"/>
            <w:szCs w:val="24"/>
            <w:lang w:val="en-GB"/>
          </w:rPr>
          <w:delText>showe</w:delText>
        </w:r>
        <w:r w:rsidR="00EA61A8" w:rsidDel="00B91356">
          <w:rPr>
            <w:rFonts w:ascii="Times New Roman" w:hAnsi="Times New Roman" w:cs="Times New Roman"/>
            <w:sz w:val="24"/>
            <w:szCs w:val="24"/>
            <w:lang w:val="en-GB"/>
          </w:rPr>
          <w:delText>s</w:delText>
        </w:r>
        <w:r w:rsidR="009D37EB" w:rsidDel="00B91356">
          <w:rPr>
            <w:rFonts w:ascii="Times New Roman" w:hAnsi="Times New Roman" w:cs="Times New Roman"/>
            <w:sz w:val="24"/>
            <w:szCs w:val="24"/>
            <w:lang w:val="en-GB"/>
          </w:rPr>
          <w:delText xml:space="preserve"> </w:delText>
        </w:r>
        <w:r w:rsidR="00C70270" w:rsidDel="00B91356">
          <w:rPr>
            <w:rFonts w:ascii="Times New Roman" w:hAnsi="Times New Roman" w:cs="Times New Roman"/>
            <w:sz w:val="24"/>
            <w:szCs w:val="24"/>
            <w:lang w:val="en-GB"/>
          </w:rPr>
          <w:delText>also transmission</w:delText>
        </w:r>
        <w:r w:rsidR="009D37EB" w:rsidDel="00B91356">
          <w:rPr>
            <w:rFonts w:ascii="Times New Roman" w:hAnsi="Times New Roman" w:cs="Times New Roman"/>
            <w:sz w:val="24"/>
            <w:szCs w:val="24"/>
            <w:lang w:val="en-GB"/>
          </w:rPr>
          <w:delText xml:space="preserve"> </w:delText>
        </w:r>
        <w:r w:rsidR="00EA61A8" w:rsidDel="00B91356">
          <w:rPr>
            <w:rFonts w:ascii="Times New Roman" w:hAnsi="Times New Roman" w:cs="Times New Roman"/>
            <w:sz w:val="24"/>
            <w:szCs w:val="24"/>
            <w:lang w:val="en-GB"/>
          </w:rPr>
          <w:delText xml:space="preserve">as early </w:delText>
        </w:r>
        <w:r w:rsidR="00EA61A8" w:rsidDel="00780E42">
          <w:rPr>
            <w:rFonts w:ascii="Times New Roman" w:hAnsi="Times New Roman" w:cs="Times New Roman"/>
            <w:sz w:val="24"/>
            <w:szCs w:val="24"/>
            <w:lang w:val="en-GB"/>
          </w:rPr>
          <w:delText xml:space="preserve">as </w:delText>
        </w:r>
        <w:r w:rsidR="009D37EB" w:rsidDel="00B91356">
          <w:rPr>
            <w:rFonts w:ascii="Times New Roman" w:hAnsi="Times New Roman" w:cs="Times New Roman"/>
            <w:sz w:val="24"/>
            <w:szCs w:val="24"/>
            <w:lang w:val="en-GB"/>
          </w:rPr>
          <w:delText xml:space="preserve">14 dpi with a TR of 9 % (1/11). </w:delText>
        </w:r>
      </w:del>
      <w:r w:rsidR="00373A9C">
        <w:rPr>
          <w:rFonts w:ascii="Times New Roman" w:hAnsi="Times New Roman" w:cs="Times New Roman"/>
          <w:sz w:val="24"/>
          <w:szCs w:val="24"/>
          <w:lang w:val="en-GB"/>
        </w:rPr>
        <w:t>At</w:t>
      </w:r>
      <w:r w:rsidR="009D37EB">
        <w:rPr>
          <w:rFonts w:ascii="Times New Roman" w:hAnsi="Times New Roman" w:cs="Times New Roman"/>
          <w:sz w:val="24"/>
          <w:szCs w:val="24"/>
          <w:lang w:val="en-GB"/>
        </w:rPr>
        <w:t xml:space="preserve"> </w:t>
      </w:r>
      <w:r w:rsidR="00EA61A8">
        <w:rPr>
          <w:rFonts w:ascii="Times New Roman" w:hAnsi="Times New Roman" w:cs="Times New Roman"/>
          <w:sz w:val="24"/>
          <w:szCs w:val="24"/>
          <w:lang w:val="en-GB"/>
        </w:rPr>
        <w:t xml:space="preserve">the lower </w:t>
      </w:r>
      <w:r w:rsidR="009D37EB">
        <w:rPr>
          <w:rFonts w:ascii="Times New Roman" w:hAnsi="Times New Roman" w:cs="Times New Roman"/>
          <w:sz w:val="24"/>
          <w:szCs w:val="24"/>
          <w:lang w:val="en-GB"/>
        </w:rPr>
        <w:t>incubation temperature of 24°C</w:t>
      </w:r>
      <w:ins w:id="713" w:author="RenkeLuehken" w:date="2018-07-05T22:06:00Z">
        <w:r w:rsidR="00060C5C">
          <w:rPr>
            <w:rFonts w:ascii="Times New Roman" w:hAnsi="Times New Roman" w:cs="Times New Roman"/>
            <w:sz w:val="24"/>
            <w:szCs w:val="24"/>
            <w:lang w:val="en-GB"/>
          </w:rPr>
          <w:t>,</w:t>
        </w:r>
      </w:ins>
      <w:r w:rsidR="009D37EB">
        <w:rPr>
          <w:rFonts w:ascii="Times New Roman" w:hAnsi="Times New Roman" w:cs="Times New Roman"/>
          <w:sz w:val="24"/>
          <w:szCs w:val="24"/>
          <w:lang w:val="en-GB"/>
        </w:rPr>
        <w:t xml:space="preserve"> the TR of </w:t>
      </w:r>
      <w:proofErr w:type="spellStart"/>
      <w:r w:rsidR="009D37EB" w:rsidRPr="00BD32C4">
        <w:rPr>
          <w:rFonts w:ascii="Times New Roman" w:hAnsi="Times New Roman" w:cs="Times New Roman"/>
          <w:i/>
          <w:sz w:val="24"/>
          <w:szCs w:val="24"/>
          <w:lang w:val="en-GB"/>
        </w:rPr>
        <w:t>Cx</w:t>
      </w:r>
      <w:proofErr w:type="spellEnd"/>
      <w:r w:rsidR="009D37EB" w:rsidRPr="00BD32C4">
        <w:rPr>
          <w:rFonts w:ascii="Times New Roman" w:hAnsi="Times New Roman" w:cs="Times New Roman"/>
          <w:i/>
          <w:sz w:val="24"/>
          <w:szCs w:val="24"/>
          <w:lang w:val="en-GB"/>
        </w:rPr>
        <w:t>. p</w:t>
      </w:r>
      <w:del w:id="714" w:author="RL" w:date="2018-07-05T09:46:00Z">
        <w:r w:rsidR="009D37EB" w:rsidRPr="00BD32C4" w:rsidDel="00CB0DE5">
          <w:rPr>
            <w:rFonts w:ascii="Times New Roman" w:hAnsi="Times New Roman" w:cs="Times New Roman"/>
            <w:i/>
            <w:sz w:val="24"/>
            <w:szCs w:val="24"/>
            <w:lang w:val="en-GB"/>
          </w:rPr>
          <w:delText>ip</w:delText>
        </w:r>
      </w:del>
      <w:r w:rsidR="009D37EB" w:rsidRPr="00BD32C4">
        <w:rPr>
          <w:rFonts w:ascii="Times New Roman" w:hAnsi="Times New Roman" w:cs="Times New Roman"/>
          <w:i/>
          <w:sz w:val="24"/>
          <w:szCs w:val="24"/>
          <w:lang w:val="en-GB"/>
        </w:rPr>
        <w:t xml:space="preserve">. </w:t>
      </w:r>
      <w:proofErr w:type="spellStart"/>
      <w:r w:rsidR="009D37EB" w:rsidRPr="00BD32C4">
        <w:rPr>
          <w:rFonts w:ascii="Times New Roman" w:hAnsi="Times New Roman" w:cs="Times New Roman"/>
          <w:i/>
          <w:sz w:val="24"/>
          <w:szCs w:val="24"/>
          <w:lang w:val="en-GB"/>
        </w:rPr>
        <w:t>pipiens</w:t>
      </w:r>
      <w:proofErr w:type="spellEnd"/>
      <w:r w:rsidR="009D37EB">
        <w:rPr>
          <w:rFonts w:ascii="Times New Roman" w:hAnsi="Times New Roman" w:cs="Times New Roman"/>
          <w:sz w:val="24"/>
          <w:szCs w:val="24"/>
          <w:lang w:val="en-GB"/>
        </w:rPr>
        <w:t xml:space="preserve"> </w:t>
      </w:r>
      <w:r w:rsidR="00EA61A8">
        <w:rPr>
          <w:rFonts w:ascii="Times New Roman" w:hAnsi="Times New Roman" w:cs="Times New Roman"/>
          <w:sz w:val="24"/>
          <w:szCs w:val="24"/>
          <w:lang w:val="en-GB"/>
        </w:rPr>
        <w:t>drop</w:t>
      </w:r>
      <w:del w:id="715" w:author="RenkeLuehken" w:date="2018-07-05T21:52:00Z">
        <w:r w:rsidR="00EA61A8" w:rsidDel="00351EFC">
          <w:rPr>
            <w:rFonts w:ascii="Times New Roman" w:hAnsi="Times New Roman" w:cs="Times New Roman"/>
            <w:sz w:val="24"/>
            <w:szCs w:val="24"/>
            <w:lang w:val="en-GB"/>
          </w:rPr>
          <w:delText>s</w:delText>
        </w:r>
      </w:del>
      <w:ins w:id="716" w:author="RenkeLuehken" w:date="2018-07-05T21:52:00Z">
        <w:r w:rsidR="00351EFC">
          <w:rPr>
            <w:rFonts w:ascii="Times New Roman" w:hAnsi="Times New Roman" w:cs="Times New Roman"/>
            <w:sz w:val="24"/>
            <w:szCs w:val="24"/>
            <w:lang w:val="en-GB"/>
          </w:rPr>
          <w:t>ped</w:t>
        </w:r>
      </w:ins>
      <w:r w:rsidR="00EA61A8">
        <w:rPr>
          <w:rFonts w:ascii="Times New Roman" w:hAnsi="Times New Roman" w:cs="Times New Roman"/>
          <w:sz w:val="24"/>
          <w:szCs w:val="24"/>
          <w:lang w:val="en-GB"/>
        </w:rPr>
        <w:t xml:space="preserve"> to </w:t>
      </w:r>
      <w:r w:rsidR="009D37EB">
        <w:rPr>
          <w:rFonts w:ascii="Times New Roman" w:hAnsi="Times New Roman" w:cs="Times New Roman"/>
          <w:sz w:val="24"/>
          <w:szCs w:val="24"/>
          <w:lang w:val="en-GB"/>
        </w:rPr>
        <w:t xml:space="preserve">14 % (1/7) </w:t>
      </w:r>
      <w:del w:id="717" w:author="RenkeLuehken" w:date="2018-07-05T22:05:00Z">
        <w:r w:rsidR="00EA61A8" w:rsidDel="00060C5C">
          <w:rPr>
            <w:rFonts w:ascii="Times New Roman" w:hAnsi="Times New Roman" w:cs="Times New Roman"/>
            <w:sz w:val="24"/>
            <w:szCs w:val="24"/>
            <w:lang w:val="en-GB"/>
          </w:rPr>
          <w:delText xml:space="preserve">but </w:delText>
        </w:r>
      </w:del>
      <w:ins w:id="718" w:author="RenkeLuehken" w:date="2018-07-05T22:05:00Z">
        <w:r w:rsidR="00060C5C">
          <w:rPr>
            <w:rFonts w:ascii="Times New Roman" w:hAnsi="Times New Roman" w:cs="Times New Roman"/>
            <w:sz w:val="24"/>
            <w:szCs w:val="24"/>
            <w:lang w:val="en-GB"/>
          </w:rPr>
          <w:t>and</w:t>
        </w:r>
      </w:ins>
      <w:ins w:id="719" w:author="RL" w:date="2018-07-10T14:55:00Z">
        <w:r w:rsidR="00C84397">
          <w:rPr>
            <w:rFonts w:ascii="Times New Roman" w:hAnsi="Times New Roman" w:cs="Times New Roman"/>
            <w:sz w:val="24"/>
            <w:szCs w:val="24"/>
            <w:lang w:val="en-GB"/>
          </w:rPr>
          <w:t xml:space="preserve"> to</w:t>
        </w:r>
      </w:ins>
      <w:ins w:id="720" w:author="RenkeLuehken" w:date="2018-07-05T22:05:00Z">
        <w:r w:rsidR="00060C5C">
          <w:rPr>
            <w:rFonts w:ascii="Times New Roman" w:hAnsi="Times New Roman" w:cs="Times New Roman"/>
            <w:sz w:val="24"/>
            <w:szCs w:val="24"/>
            <w:lang w:val="en-GB"/>
          </w:rPr>
          <w:t xml:space="preserve"> </w:t>
        </w:r>
      </w:ins>
      <w:del w:id="721" w:author="RenkeLuehken" w:date="2018-07-05T21:53:00Z">
        <w:r w:rsidR="00EA61A8" w:rsidDel="00351EFC">
          <w:rPr>
            <w:rFonts w:ascii="Times New Roman" w:hAnsi="Times New Roman" w:cs="Times New Roman"/>
            <w:sz w:val="24"/>
            <w:szCs w:val="24"/>
            <w:lang w:val="en-GB"/>
          </w:rPr>
          <w:delText xml:space="preserve">still reaches </w:delText>
        </w:r>
      </w:del>
      <w:r w:rsidR="00C70270">
        <w:rPr>
          <w:rFonts w:ascii="Times New Roman" w:hAnsi="Times New Roman" w:cs="Times New Roman"/>
          <w:sz w:val="24"/>
          <w:szCs w:val="24"/>
          <w:lang w:val="en-GB"/>
        </w:rPr>
        <w:t xml:space="preserve">62 % </w:t>
      </w:r>
      <w:r w:rsidR="00465AC2">
        <w:rPr>
          <w:rFonts w:ascii="Times New Roman" w:hAnsi="Times New Roman" w:cs="Times New Roman"/>
          <w:sz w:val="24"/>
          <w:szCs w:val="24"/>
          <w:lang w:val="en-GB"/>
        </w:rPr>
        <w:t>for</w:t>
      </w:r>
      <w:r w:rsidR="00EA61A8">
        <w:rPr>
          <w:rFonts w:ascii="Times New Roman" w:hAnsi="Times New Roman" w:cs="Times New Roman"/>
          <w:sz w:val="24"/>
          <w:szCs w:val="24"/>
          <w:lang w:val="en-GB"/>
        </w:rPr>
        <w:t xml:space="preserve"> </w:t>
      </w:r>
      <w:proofErr w:type="spellStart"/>
      <w:r w:rsidR="009D37EB" w:rsidRPr="00BD32C4">
        <w:rPr>
          <w:rFonts w:ascii="Times New Roman" w:hAnsi="Times New Roman" w:cs="Times New Roman"/>
          <w:i/>
          <w:sz w:val="24"/>
          <w:szCs w:val="24"/>
          <w:lang w:val="en-GB"/>
        </w:rPr>
        <w:t>Cx</w:t>
      </w:r>
      <w:proofErr w:type="spellEnd"/>
      <w:r w:rsidR="009D37EB" w:rsidRPr="00BD32C4">
        <w:rPr>
          <w:rFonts w:ascii="Times New Roman" w:hAnsi="Times New Roman" w:cs="Times New Roman"/>
          <w:i/>
          <w:sz w:val="24"/>
          <w:szCs w:val="24"/>
          <w:lang w:val="en-GB"/>
        </w:rPr>
        <w:t xml:space="preserve">. </w:t>
      </w:r>
      <w:proofErr w:type="spellStart"/>
      <w:r w:rsidR="009D37EB" w:rsidRPr="00BD32C4">
        <w:rPr>
          <w:rFonts w:ascii="Times New Roman" w:hAnsi="Times New Roman" w:cs="Times New Roman"/>
          <w:i/>
          <w:sz w:val="24"/>
          <w:szCs w:val="24"/>
          <w:lang w:val="en-GB"/>
        </w:rPr>
        <w:t>torrentium</w:t>
      </w:r>
      <w:proofErr w:type="spellEnd"/>
      <w:r w:rsidR="009D37EB">
        <w:rPr>
          <w:rFonts w:ascii="Times New Roman" w:hAnsi="Times New Roman" w:cs="Times New Roman"/>
          <w:i/>
          <w:sz w:val="24"/>
          <w:szCs w:val="24"/>
          <w:lang w:val="en-GB"/>
        </w:rPr>
        <w:t xml:space="preserve"> </w:t>
      </w:r>
      <w:r w:rsidR="009D37EB">
        <w:rPr>
          <w:rFonts w:ascii="Times New Roman" w:hAnsi="Times New Roman" w:cs="Times New Roman"/>
          <w:sz w:val="24"/>
          <w:szCs w:val="24"/>
          <w:lang w:val="en-GB"/>
        </w:rPr>
        <w:t xml:space="preserve">(5/8). </w:t>
      </w:r>
    </w:p>
    <w:p w14:paraId="2361281C" w14:textId="1E3D4353" w:rsidR="00080257" w:rsidRPr="00373A9C" w:rsidRDefault="00373A9C" w:rsidP="00EB36F2">
      <w:pPr>
        <w:spacing w:line="480" w:lineRule="auto"/>
        <w:rPr>
          <w:rFonts w:ascii="Times New Roman" w:hAnsi="Times New Roman" w:cs="Times New Roman"/>
          <w:sz w:val="24"/>
          <w:szCs w:val="24"/>
          <w:lang w:val="en-GB"/>
        </w:rPr>
      </w:pPr>
      <w:del w:id="722" w:author="RenkeLuehken" w:date="2018-07-05T21:57:00Z">
        <w:r w:rsidDel="00D97338">
          <w:rPr>
            <w:rFonts w:ascii="Times New Roman" w:hAnsi="Times New Roman" w:cs="Times New Roman"/>
            <w:sz w:val="24"/>
            <w:szCs w:val="24"/>
            <w:lang w:val="en-GB"/>
          </w:rPr>
          <w:delText>To evaluate the vector competence of the species we calculated the transmission efficiency (TE)</w:delText>
        </w:r>
        <w:r w:rsidR="00C70270" w:rsidDel="00D97338">
          <w:rPr>
            <w:rFonts w:ascii="Times New Roman" w:hAnsi="Times New Roman" w:cs="Times New Roman"/>
            <w:sz w:val="24"/>
            <w:szCs w:val="24"/>
            <w:lang w:val="en-GB"/>
          </w:rPr>
          <w:delText xml:space="preserve"> (</w:delText>
        </w:r>
        <w:r w:rsidR="0068160D" w:rsidDel="00D97338">
          <w:rPr>
            <w:rFonts w:ascii="Times New Roman" w:hAnsi="Times New Roman" w:cs="Times New Roman"/>
            <w:sz w:val="24"/>
            <w:szCs w:val="24"/>
            <w:highlight w:val="yellow"/>
            <w:lang w:val="en-GB"/>
          </w:rPr>
          <w:delText>F</w:delText>
        </w:r>
        <w:r w:rsidR="0068160D" w:rsidRPr="00C70270" w:rsidDel="00D97338">
          <w:rPr>
            <w:rFonts w:ascii="Times New Roman" w:hAnsi="Times New Roman" w:cs="Times New Roman"/>
            <w:sz w:val="24"/>
            <w:szCs w:val="24"/>
            <w:highlight w:val="yellow"/>
            <w:lang w:val="en-GB"/>
          </w:rPr>
          <w:delText xml:space="preserve">igure </w:delText>
        </w:r>
        <w:r w:rsidR="00C70270" w:rsidRPr="00C70270" w:rsidDel="00D97338">
          <w:rPr>
            <w:rFonts w:ascii="Times New Roman" w:hAnsi="Times New Roman" w:cs="Times New Roman"/>
            <w:sz w:val="24"/>
            <w:szCs w:val="24"/>
            <w:highlight w:val="yellow"/>
            <w:lang w:val="en-GB"/>
          </w:rPr>
          <w:delText>2</w:delText>
        </w:r>
        <w:r w:rsidR="00C70270" w:rsidDel="00D97338">
          <w:rPr>
            <w:rFonts w:ascii="Times New Roman" w:hAnsi="Times New Roman" w:cs="Times New Roman"/>
            <w:sz w:val="24"/>
            <w:szCs w:val="24"/>
            <w:lang w:val="en-GB"/>
          </w:rPr>
          <w:delText>)</w:delText>
        </w:r>
        <w:r w:rsidDel="00D97338">
          <w:rPr>
            <w:rFonts w:ascii="Times New Roman" w:hAnsi="Times New Roman" w:cs="Times New Roman"/>
            <w:sz w:val="24"/>
            <w:szCs w:val="24"/>
            <w:lang w:val="en-GB"/>
          </w:rPr>
          <w:delText xml:space="preserve">. </w:delText>
        </w:r>
      </w:del>
      <w:r w:rsidR="00EA61A8" w:rsidRPr="00A8496E">
        <w:rPr>
          <w:rFonts w:ascii="Times New Roman" w:hAnsi="Times New Roman" w:cs="Times New Roman"/>
          <w:i/>
          <w:sz w:val="24"/>
          <w:szCs w:val="24"/>
          <w:lang w:val="en-GB"/>
        </w:rPr>
        <w:t>C</w:t>
      </w:r>
      <w:ins w:id="723" w:author="RenkeLuehken" w:date="2018-07-05T21:57:00Z">
        <w:r w:rsidR="00D97338">
          <w:rPr>
            <w:rFonts w:ascii="Times New Roman" w:hAnsi="Times New Roman" w:cs="Times New Roman"/>
            <w:i/>
            <w:sz w:val="24"/>
            <w:szCs w:val="24"/>
            <w:lang w:val="en-GB"/>
          </w:rPr>
          <w:t>ulex</w:t>
        </w:r>
      </w:ins>
      <w:del w:id="724" w:author="RenkeLuehken" w:date="2018-07-05T21:57:00Z">
        <w:r w:rsidR="00EA61A8" w:rsidRPr="00A8496E" w:rsidDel="00D97338">
          <w:rPr>
            <w:rFonts w:ascii="Times New Roman" w:hAnsi="Times New Roman" w:cs="Times New Roman"/>
            <w:i/>
            <w:sz w:val="24"/>
            <w:szCs w:val="24"/>
            <w:lang w:val="en-GB"/>
          </w:rPr>
          <w:delText>x.</w:delText>
        </w:r>
      </w:del>
      <w:r w:rsidR="00EA61A8" w:rsidRPr="00A8496E">
        <w:rPr>
          <w:rFonts w:ascii="Times New Roman" w:hAnsi="Times New Roman" w:cs="Times New Roman"/>
          <w:i/>
          <w:sz w:val="24"/>
          <w:szCs w:val="24"/>
          <w:lang w:val="en-GB"/>
        </w:rPr>
        <w:t xml:space="preserve"> p</w:t>
      </w:r>
      <w:del w:id="725" w:author="RL" w:date="2018-07-05T09:56:00Z">
        <w:r w:rsidR="00EA61A8" w:rsidRPr="00A8496E" w:rsidDel="00DE6A58">
          <w:rPr>
            <w:rFonts w:ascii="Times New Roman" w:hAnsi="Times New Roman" w:cs="Times New Roman"/>
            <w:i/>
            <w:sz w:val="24"/>
            <w:szCs w:val="24"/>
            <w:lang w:val="en-GB"/>
          </w:rPr>
          <w:delText>ip</w:delText>
        </w:r>
      </w:del>
      <w:r w:rsidR="00EA61A8" w:rsidRPr="00A8496E">
        <w:rPr>
          <w:rFonts w:ascii="Times New Roman" w:hAnsi="Times New Roman" w:cs="Times New Roman"/>
          <w:i/>
          <w:sz w:val="24"/>
          <w:szCs w:val="24"/>
          <w:lang w:val="en-GB"/>
        </w:rPr>
        <w:t xml:space="preserve">. </w:t>
      </w:r>
      <w:proofErr w:type="spellStart"/>
      <w:r w:rsidR="00EA61A8" w:rsidRPr="00A8496E">
        <w:rPr>
          <w:rFonts w:ascii="Times New Roman" w:hAnsi="Times New Roman" w:cs="Times New Roman"/>
          <w:i/>
          <w:sz w:val="24"/>
          <w:szCs w:val="24"/>
          <w:lang w:val="en-GB"/>
        </w:rPr>
        <w:t>molestus</w:t>
      </w:r>
      <w:proofErr w:type="spellEnd"/>
      <w:del w:id="726" w:author="RenkeLuehken" w:date="2018-07-05T21:57:00Z">
        <w:r w:rsidR="00EA61A8" w:rsidRPr="00EA61A8" w:rsidDel="00D97338">
          <w:rPr>
            <w:rFonts w:ascii="Times New Roman" w:hAnsi="Times New Roman" w:cs="Times New Roman"/>
            <w:sz w:val="24"/>
            <w:szCs w:val="24"/>
            <w:lang w:val="en-GB"/>
          </w:rPr>
          <w:delText xml:space="preserve"> </w:delText>
        </w:r>
      </w:del>
      <w:r w:rsidR="00EA61A8" w:rsidRPr="00EA61A8">
        <w:rPr>
          <w:rFonts w:ascii="Times New Roman" w:hAnsi="Times New Roman" w:cs="Times New Roman"/>
          <w:sz w:val="24"/>
          <w:szCs w:val="24"/>
          <w:lang w:val="en-GB"/>
        </w:rPr>
        <w:t xml:space="preserve"> as well as </w:t>
      </w:r>
      <w:proofErr w:type="spellStart"/>
      <w:r w:rsidR="00EA61A8" w:rsidRPr="00A8496E">
        <w:rPr>
          <w:rFonts w:ascii="Times New Roman" w:hAnsi="Times New Roman" w:cs="Times New Roman"/>
          <w:i/>
          <w:sz w:val="24"/>
          <w:szCs w:val="24"/>
          <w:lang w:val="en-GB"/>
        </w:rPr>
        <w:t>Cx</w:t>
      </w:r>
      <w:proofErr w:type="spellEnd"/>
      <w:r w:rsidR="00EA61A8" w:rsidRPr="00A8496E">
        <w:rPr>
          <w:rFonts w:ascii="Times New Roman" w:hAnsi="Times New Roman" w:cs="Times New Roman"/>
          <w:i/>
          <w:sz w:val="24"/>
          <w:szCs w:val="24"/>
          <w:lang w:val="en-GB"/>
        </w:rPr>
        <w:t>. p</w:t>
      </w:r>
      <w:del w:id="727" w:author="RL" w:date="2018-07-05T09:56:00Z">
        <w:r w:rsidR="00EA61A8" w:rsidRPr="00A8496E" w:rsidDel="00DE6A58">
          <w:rPr>
            <w:rFonts w:ascii="Times New Roman" w:hAnsi="Times New Roman" w:cs="Times New Roman"/>
            <w:i/>
            <w:sz w:val="24"/>
            <w:szCs w:val="24"/>
            <w:lang w:val="en-GB"/>
          </w:rPr>
          <w:delText>ip</w:delText>
        </w:r>
      </w:del>
      <w:r w:rsidR="00EA61A8" w:rsidRPr="00A8496E">
        <w:rPr>
          <w:rFonts w:ascii="Times New Roman" w:hAnsi="Times New Roman" w:cs="Times New Roman"/>
          <w:i/>
          <w:sz w:val="24"/>
          <w:szCs w:val="24"/>
          <w:lang w:val="en-GB"/>
        </w:rPr>
        <w:t xml:space="preserve">. </w:t>
      </w:r>
      <w:proofErr w:type="spellStart"/>
      <w:r w:rsidR="00EA61A8" w:rsidRPr="00A8496E">
        <w:rPr>
          <w:rFonts w:ascii="Times New Roman" w:hAnsi="Times New Roman" w:cs="Times New Roman"/>
          <w:i/>
          <w:sz w:val="24"/>
          <w:szCs w:val="24"/>
          <w:lang w:val="en-GB"/>
        </w:rPr>
        <w:t>pipiens</w:t>
      </w:r>
      <w:proofErr w:type="spellEnd"/>
      <w:r w:rsidR="00EA61A8" w:rsidRPr="00EA61A8">
        <w:rPr>
          <w:rFonts w:ascii="Times New Roman" w:hAnsi="Times New Roman" w:cs="Times New Roman"/>
          <w:sz w:val="24"/>
          <w:szCs w:val="24"/>
          <w:lang w:val="en-GB"/>
        </w:rPr>
        <w:t xml:space="preserve"> </w:t>
      </w:r>
      <w:del w:id="728" w:author="RenkeLuehken" w:date="2018-07-05T21:57:00Z">
        <w:r w:rsidR="00EA61A8" w:rsidRPr="00EA61A8" w:rsidDel="00D97338">
          <w:rPr>
            <w:rFonts w:ascii="Times New Roman" w:hAnsi="Times New Roman" w:cs="Times New Roman"/>
            <w:sz w:val="24"/>
            <w:szCs w:val="24"/>
            <w:lang w:val="en-GB"/>
          </w:rPr>
          <w:delText xml:space="preserve">have </w:delText>
        </w:r>
      </w:del>
      <w:ins w:id="729" w:author="RenkeLuehken" w:date="2018-07-05T21:57:00Z">
        <w:r w:rsidR="00D97338">
          <w:rPr>
            <w:rFonts w:ascii="Times New Roman" w:hAnsi="Times New Roman" w:cs="Times New Roman"/>
            <w:sz w:val="24"/>
            <w:szCs w:val="24"/>
            <w:lang w:val="en-GB"/>
          </w:rPr>
          <w:t>had</w:t>
        </w:r>
        <w:r w:rsidR="00D97338" w:rsidRPr="00EA61A8">
          <w:rPr>
            <w:rFonts w:ascii="Times New Roman" w:hAnsi="Times New Roman" w:cs="Times New Roman"/>
            <w:sz w:val="24"/>
            <w:szCs w:val="24"/>
            <w:lang w:val="en-GB"/>
          </w:rPr>
          <w:t xml:space="preserve"> </w:t>
        </w:r>
      </w:ins>
      <w:r w:rsidR="00EA61A8" w:rsidRPr="00EA61A8">
        <w:rPr>
          <w:rFonts w:ascii="Times New Roman" w:hAnsi="Times New Roman" w:cs="Times New Roman"/>
          <w:sz w:val="24"/>
          <w:szCs w:val="24"/>
          <w:lang w:val="en-GB"/>
        </w:rPr>
        <w:t xml:space="preserve">a comparable low </w:t>
      </w:r>
      <w:ins w:id="730" w:author="RL" w:date="2018-07-05T09:57:00Z">
        <w:r w:rsidR="00E51970">
          <w:rPr>
            <w:rFonts w:ascii="Times New Roman" w:hAnsi="Times New Roman" w:cs="Times New Roman"/>
            <w:sz w:val="24"/>
            <w:szCs w:val="24"/>
            <w:lang w:val="en-GB"/>
          </w:rPr>
          <w:t xml:space="preserve">transmission efficiency (TE) </w:t>
        </w:r>
      </w:ins>
      <w:del w:id="731" w:author="RL" w:date="2018-07-05T09:57:00Z">
        <w:r w:rsidR="00EA61A8" w:rsidRPr="00EA61A8" w:rsidDel="00E51970">
          <w:rPr>
            <w:rFonts w:ascii="Times New Roman" w:hAnsi="Times New Roman" w:cs="Times New Roman"/>
            <w:sz w:val="24"/>
            <w:szCs w:val="24"/>
            <w:lang w:val="en-GB"/>
          </w:rPr>
          <w:delText xml:space="preserve">TE </w:delText>
        </w:r>
      </w:del>
      <w:r w:rsidR="00EA61A8" w:rsidRPr="00EA61A8">
        <w:rPr>
          <w:rFonts w:ascii="Times New Roman" w:hAnsi="Times New Roman" w:cs="Times New Roman"/>
          <w:sz w:val="24"/>
          <w:szCs w:val="24"/>
          <w:lang w:val="en-GB"/>
        </w:rPr>
        <w:t xml:space="preserve">at 27°C </w:t>
      </w:r>
      <w:ins w:id="732" w:author="RenkeLuehken" w:date="2018-07-05T21:58:00Z">
        <w:r w:rsidR="00D97338">
          <w:rPr>
            <w:rFonts w:ascii="Times New Roman" w:hAnsi="Times New Roman" w:cs="Times New Roman"/>
            <w:sz w:val="24"/>
            <w:szCs w:val="24"/>
            <w:lang w:val="en-GB"/>
          </w:rPr>
          <w:t>(</w:t>
        </w:r>
      </w:ins>
      <w:r w:rsidR="00EA61A8" w:rsidRPr="00EA61A8">
        <w:rPr>
          <w:rFonts w:ascii="Times New Roman" w:hAnsi="Times New Roman" w:cs="Times New Roman"/>
          <w:sz w:val="24"/>
          <w:szCs w:val="24"/>
          <w:lang w:val="en-GB"/>
        </w:rPr>
        <w:t>21 dpi</w:t>
      </w:r>
      <w:ins w:id="733" w:author="RenkeLuehken" w:date="2018-07-05T21:58:00Z">
        <w:r w:rsidR="00D97338">
          <w:rPr>
            <w:rFonts w:ascii="Times New Roman" w:hAnsi="Times New Roman" w:cs="Times New Roman"/>
            <w:sz w:val="24"/>
            <w:szCs w:val="24"/>
            <w:lang w:val="en-GB"/>
          </w:rPr>
          <w:t>)</w:t>
        </w:r>
      </w:ins>
      <w:del w:id="734" w:author="RenkeLuehken" w:date="2018-07-05T22:06:00Z">
        <w:r w:rsidR="00EA61A8" w:rsidRPr="00EA61A8" w:rsidDel="00060C5C">
          <w:rPr>
            <w:rFonts w:ascii="Times New Roman" w:hAnsi="Times New Roman" w:cs="Times New Roman"/>
            <w:sz w:val="24"/>
            <w:szCs w:val="24"/>
            <w:lang w:val="en-GB"/>
          </w:rPr>
          <w:delText xml:space="preserve"> with</w:delText>
        </w:r>
      </w:del>
      <w:ins w:id="735" w:author="RenkeLuehken" w:date="2018-07-05T22:06:00Z">
        <w:r w:rsidR="00060C5C">
          <w:rPr>
            <w:rFonts w:ascii="Times New Roman" w:hAnsi="Times New Roman" w:cs="Times New Roman"/>
            <w:sz w:val="24"/>
            <w:szCs w:val="24"/>
            <w:lang w:val="en-GB"/>
          </w:rPr>
          <w:t>:</w:t>
        </w:r>
      </w:ins>
      <w:r w:rsidR="00EA61A8" w:rsidRPr="00EA61A8">
        <w:rPr>
          <w:rFonts w:ascii="Times New Roman" w:hAnsi="Times New Roman" w:cs="Times New Roman"/>
          <w:sz w:val="24"/>
          <w:szCs w:val="24"/>
          <w:lang w:val="en-GB"/>
        </w:rPr>
        <w:t xml:space="preserve"> 2 % (1 WNV-positive saliva out of 62 fed females) and 3 % (1/33)</w:t>
      </w:r>
      <w:r w:rsidR="00801B49">
        <w:rPr>
          <w:rFonts w:ascii="Times New Roman" w:hAnsi="Times New Roman" w:cs="Times New Roman"/>
          <w:sz w:val="24"/>
          <w:szCs w:val="24"/>
          <w:lang w:val="en-GB"/>
        </w:rPr>
        <w:t>,</w:t>
      </w:r>
      <w:r w:rsidR="00EA61A8" w:rsidRPr="00EA61A8">
        <w:rPr>
          <w:rFonts w:ascii="Times New Roman" w:hAnsi="Times New Roman" w:cs="Times New Roman"/>
          <w:sz w:val="24"/>
          <w:szCs w:val="24"/>
          <w:lang w:val="en-GB"/>
        </w:rPr>
        <w:t xml:space="preserve"> respectively</w:t>
      </w:r>
      <w:ins w:id="736" w:author="RL" w:date="2018-07-05T09:57:00Z">
        <w:del w:id="737" w:author="RenkeLuehken" w:date="2018-07-05T21:58:00Z">
          <w:r w:rsidR="009072F9" w:rsidDel="00D97338">
            <w:rPr>
              <w:rFonts w:ascii="Times New Roman" w:hAnsi="Times New Roman" w:cs="Times New Roman"/>
              <w:sz w:val="24"/>
              <w:szCs w:val="24"/>
              <w:lang w:val="en-GB"/>
            </w:rPr>
            <w:delText xml:space="preserve"> </w:delText>
          </w:r>
        </w:del>
        <w:r w:rsidR="009072F9">
          <w:rPr>
            <w:rFonts w:ascii="Times New Roman" w:hAnsi="Times New Roman" w:cs="Times New Roman"/>
            <w:sz w:val="24"/>
            <w:szCs w:val="24"/>
            <w:lang w:val="en-GB"/>
          </w:rPr>
          <w:t xml:space="preserve"> (</w:t>
        </w:r>
        <w:r w:rsidR="009072F9">
          <w:rPr>
            <w:rFonts w:ascii="Times New Roman" w:hAnsi="Times New Roman" w:cs="Times New Roman"/>
            <w:sz w:val="24"/>
            <w:szCs w:val="24"/>
            <w:highlight w:val="yellow"/>
            <w:lang w:val="en-GB"/>
          </w:rPr>
          <w:t>F</w:t>
        </w:r>
        <w:r w:rsidR="009072F9" w:rsidRPr="00C70270">
          <w:rPr>
            <w:rFonts w:ascii="Times New Roman" w:hAnsi="Times New Roman" w:cs="Times New Roman"/>
            <w:sz w:val="24"/>
            <w:szCs w:val="24"/>
            <w:highlight w:val="yellow"/>
            <w:lang w:val="en-GB"/>
          </w:rPr>
          <w:t>igure 2</w:t>
        </w:r>
        <w:r w:rsidR="009072F9">
          <w:rPr>
            <w:rFonts w:ascii="Times New Roman" w:hAnsi="Times New Roman" w:cs="Times New Roman"/>
            <w:sz w:val="24"/>
            <w:szCs w:val="24"/>
            <w:lang w:val="en-GB"/>
          </w:rPr>
          <w:t>)</w:t>
        </w:r>
      </w:ins>
      <w:r w:rsidR="00EA61A8" w:rsidRPr="00EA61A8">
        <w:rPr>
          <w:rFonts w:ascii="Times New Roman" w:hAnsi="Times New Roman" w:cs="Times New Roman"/>
          <w:sz w:val="24"/>
          <w:szCs w:val="24"/>
          <w:lang w:val="en-GB"/>
        </w:rPr>
        <w:t xml:space="preserve">. </w:t>
      </w:r>
      <w:del w:id="738" w:author="RenkeLuehken" w:date="2018-07-05T21:58:00Z">
        <w:r w:rsidR="00EA61A8" w:rsidRPr="00EA61A8" w:rsidDel="00D97338">
          <w:rPr>
            <w:rFonts w:ascii="Times New Roman" w:hAnsi="Times New Roman" w:cs="Times New Roman"/>
            <w:sz w:val="24"/>
            <w:szCs w:val="24"/>
            <w:lang w:val="en-GB"/>
          </w:rPr>
          <w:delText xml:space="preserve">Same </w:delText>
        </w:r>
      </w:del>
      <w:ins w:id="739" w:author="RenkeLuehken" w:date="2018-07-05T22:07:00Z">
        <w:r w:rsidR="00060C5C">
          <w:rPr>
            <w:rFonts w:ascii="Times New Roman" w:hAnsi="Times New Roman" w:cs="Times New Roman"/>
            <w:sz w:val="24"/>
            <w:szCs w:val="24"/>
            <w:lang w:val="en-GB"/>
          </w:rPr>
          <w:t>A s</w:t>
        </w:r>
      </w:ins>
      <w:ins w:id="740" w:author="RenkeLuehken" w:date="2018-07-05T21:58:00Z">
        <w:r w:rsidR="00D97338">
          <w:rPr>
            <w:rFonts w:ascii="Times New Roman" w:hAnsi="Times New Roman" w:cs="Times New Roman"/>
            <w:sz w:val="24"/>
            <w:szCs w:val="24"/>
            <w:lang w:val="en-GB"/>
          </w:rPr>
          <w:t>imilar</w:t>
        </w:r>
        <w:r w:rsidR="00D97338" w:rsidRPr="00EA61A8">
          <w:rPr>
            <w:rFonts w:ascii="Times New Roman" w:hAnsi="Times New Roman" w:cs="Times New Roman"/>
            <w:sz w:val="24"/>
            <w:szCs w:val="24"/>
            <w:lang w:val="en-GB"/>
          </w:rPr>
          <w:t xml:space="preserve"> </w:t>
        </w:r>
      </w:ins>
      <w:ins w:id="741" w:author="RenkeLuehken" w:date="2018-07-05T22:07:00Z">
        <w:r w:rsidR="00060C5C">
          <w:rPr>
            <w:rFonts w:ascii="Times New Roman" w:hAnsi="Times New Roman" w:cs="Times New Roman"/>
            <w:sz w:val="24"/>
            <w:szCs w:val="24"/>
            <w:lang w:val="en-GB"/>
          </w:rPr>
          <w:t xml:space="preserve">value </w:t>
        </w:r>
      </w:ins>
      <w:del w:id="742" w:author="RenkeLuehken" w:date="2018-07-05T21:57:00Z">
        <w:r w:rsidR="00EA61A8" w:rsidRPr="00EA61A8" w:rsidDel="00D97338">
          <w:rPr>
            <w:rFonts w:ascii="Times New Roman" w:hAnsi="Times New Roman" w:cs="Times New Roman"/>
            <w:sz w:val="24"/>
            <w:szCs w:val="24"/>
            <w:lang w:val="en-GB"/>
          </w:rPr>
          <w:delText>is true</w:delText>
        </w:r>
      </w:del>
      <w:ins w:id="743" w:author="RenkeLuehken" w:date="2018-07-05T21:57:00Z">
        <w:r w:rsidR="00D97338">
          <w:rPr>
            <w:rFonts w:ascii="Times New Roman" w:hAnsi="Times New Roman" w:cs="Times New Roman"/>
            <w:sz w:val="24"/>
            <w:szCs w:val="24"/>
            <w:lang w:val="en-GB"/>
          </w:rPr>
          <w:t>was found</w:t>
        </w:r>
      </w:ins>
      <w:del w:id="744" w:author="RenkeLuehken" w:date="2018-07-05T21:57:00Z">
        <w:r w:rsidR="00EA61A8" w:rsidRPr="00EA61A8" w:rsidDel="00D97338">
          <w:rPr>
            <w:rFonts w:ascii="Times New Roman" w:hAnsi="Times New Roman" w:cs="Times New Roman"/>
            <w:sz w:val="24"/>
            <w:szCs w:val="24"/>
            <w:lang w:val="en-GB"/>
          </w:rPr>
          <w:delText xml:space="preserve"> </w:delText>
        </w:r>
      </w:del>
      <w:ins w:id="745" w:author="RenkeLuehken" w:date="2018-07-05T21:57:00Z">
        <w:r w:rsidR="00D97338" w:rsidRPr="00EA61A8">
          <w:rPr>
            <w:rFonts w:ascii="Times New Roman" w:hAnsi="Times New Roman" w:cs="Times New Roman"/>
            <w:sz w:val="24"/>
            <w:szCs w:val="24"/>
            <w:lang w:val="en-GB"/>
          </w:rPr>
          <w:t xml:space="preserve"> </w:t>
        </w:r>
      </w:ins>
      <w:r w:rsidR="00EA61A8" w:rsidRPr="00EA61A8">
        <w:rPr>
          <w:rFonts w:ascii="Times New Roman" w:hAnsi="Times New Roman" w:cs="Times New Roman"/>
          <w:sz w:val="24"/>
          <w:szCs w:val="24"/>
          <w:lang w:val="en-GB"/>
        </w:rPr>
        <w:t xml:space="preserve">for </w:t>
      </w:r>
      <w:proofErr w:type="spellStart"/>
      <w:r w:rsidR="00EA61A8" w:rsidRPr="00A8496E">
        <w:rPr>
          <w:rFonts w:ascii="Times New Roman" w:hAnsi="Times New Roman" w:cs="Times New Roman"/>
          <w:i/>
          <w:sz w:val="24"/>
          <w:szCs w:val="24"/>
          <w:lang w:val="en-GB"/>
        </w:rPr>
        <w:t>Cx</w:t>
      </w:r>
      <w:proofErr w:type="spellEnd"/>
      <w:r w:rsidR="00EA61A8" w:rsidRPr="00A8496E">
        <w:rPr>
          <w:rFonts w:ascii="Times New Roman" w:hAnsi="Times New Roman" w:cs="Times New Roman"/>
          <w:i/>
          <w:sz w:val="24"/>
          <w:szCs w:val="24"/>
          <w:lang w:val="en-GB"/>
        </w:rPr>
        <w:t>. p</w:t>
      </w:r>
      <w:del w:id="746" w:author="RL" w:date="2018-07-05T09:56:00Z">
        <w:r w:rsidR="00EA61A8" w:rsidRPr="00A8496E" w:rsidDel="00DE6A58">
          <w:rPr>
            <w:rFonts w:ascii="Times New Roman" w:hAnsi="Times New Roman" w:cs="Times New Roman"/>
            <w:i/>
            <w:sz w:val="24"/>
            <w:szCs w:val="24"/>
            <w:lang w:val="en-GB"/>
          </w:rPr>
          <w:delText>ip</w:delText>
        </w:r>
      </w:del>
      <w:r w:rsidR="00EA61A8" w:rsidRPr="00A8496E">
        <w:rPr>
          <w:rFonts w:ascii="Times New Roman" w:hAnsi="Times New Roman" w:cs="Times New Roman"/>
          <w:i/>
          <w:sz w:val="24"/>
          <w:szCs w:val="24"/>
          <w:lang w:val="en-GB"/>
        </w:rPr>
        <w:t xml:space="preserve">. </w:t>
      </w:r>
      <w:proofErr w:type="spellStart"/>
      <w:r w:rsidR="00EA61A8" w:rsidRPr="00A8496E">
        <w:rPr>
          <w:rFonts w:ascii="Times New Roman" w:hAnsi="Times New Roman" w:cs="Times New Roman"/>
          <w:i/>
          <w:sz w:val="24"/>
          <w:szCs w:val="24"/>
          <w:lang w:val="en-GB"/>
        </w:rPr>
        <w:t>pipiens</w:t>
      </w:r>
      <w:proofErr w:type="spellEnd"/>
      <w:r w:rsidR="00EA61A8" w:rsidRPr="00EA61A8">
        <w:rPr>
          <w:rFonts w:ascii="Times New Roman" w:hAnsi="Times New Roman" w:cs="Times New Roman"/>
          <w:sz w:val="24"/>
          <w:szCs w:val="24"/>
          <w:lang w:val="en-GB"/>
        </w:rPr>
        <w:t xml:space="preserve"> at 24 °C </w:t>
      </w:r>
      <w:ins w:id="747" w:author="RenkeLuehken" w:date="2018-07-05T21:58:00Z">
        <w:r w:rsidR="00D97338">
          <w:rPr>
            <w:rFonts w:ascii="Times New Roman" w:hAnsi="Times New Roman" w:cs="Times New Roman"/>
            <w:sz w:val="24"/>
            <w:szCs w:val="24"/>
            <w:lang w:val="en-GB"/>
          </w:rPr>
          <w:t>(</w:t>
        </w:r>
      </w:ins>
      <w:r w:rsidR="00EA61A8" w:rsidRPr="00EA61A8">
        <w:rPr>
          <w:rFonts w:ascii="Times New Roman" w:hAnsi="Times New Roman" w:cs="Times New Roman"/>
          <w:sz w:val="24"/>
          <w:szCs w:val="24"/>
          <w:lang w:val="en-GB"/>
        </w:rPr>
        <w:t>21 dpi</w:t>
      </w:r>
      <w:ins w:id="748" w:author="RenkeLuehken" w:date="2018-07-05T21:58:00Z">
        <w:r w:rsidR="00D97338">
          <w:rPr>
            <w:rFonts w:ascii="Times New Roman" w:hAnsi="Times New Roman" w:cs="Times New Roman"/>
            <w:sz w:val="24"/>
            <w:szCs w:val="24"/>
            <w:lang w:val="en-GB"/>
          </w:rPr>
          <w:t>)</w:t>
        </w:r>
      </w:ins>
      <w:r w:rsidR="00EA61A8" w:rsidRPr="00EA61A8">
        <w:rPr>
          <w:rFonts w:ascii="Times New Roman" w:hAnsi="Times New Roman" w:cs="Times New Roman"/>
          <w:sz w:val="24"/>
          <w:szCs w:val="24"/>
          <w:lang w:val="en-GB"/>
        </w:rPr>
        <w:t xml:space="preserve"> with a TE of 3 % (1/31).  In contrast,</w:t>
      </w:r>
      <w:ins w:id="749" w:author="RenkeLuehken" w:date="2018-07-05T22:10:00Z">
        <w:r w:rsidR="00EB36F2">
          <w:rPr>
            <w:rFonts w:ascii="Times New Roman" w:hAnsi="Times New Roman" w:cs="Times New Roman"/>
            <w:sz w:val="24"/>
            <w:szCs w:val="24"/>
            <w:lang w:val="en-GB"/>
          </w:rPr>
          <w:t xml:space="preserve"> </w:t>
        </w:r>
        <w:del w:id="750" w:author="RL" w:date="2018-07-10T14:57:00Z">
          <w:r w:rsidR="00EB36F2" w:rsidDel="002B5D6B">
            <w:rPr>
              <w:rFonts w:ascii="Times New Roman" w:hAnsi="Times New Roman" w:cs="Times New Roman"/>
              <w:sz w:val="24"/>
              <w:szCs w:val="24"/>
              <w:lang w:val="en-GB"/>
            </w:rPr>
            <w:delText>21 dpi</w:delText>
          </w:r>
        </w:del>
      </w:ins>
      <w:del w:id="751" w:author="RL" w:date="2018-07-10T14:57:00Z">
        <w:r w:rsidR="00EA61A8" w:rsidRPr="00EA61A8" w:rsidDel="002B5D6B">
          <w:rPr>
            <w:rFonts w:ascii="Times New Roman" w:hAnsi="Times New Roman" w:cs="Times New Roman"/>
            <w:sz w:val="24"/>
            <w:szCs w:val="24"/>
            <w:lang w:val="en-GB"/>
          </w:rPr>
          <w:delText xml:space="preserve"> </w:delText>
        </w:r>
      </w:del>
      <w:proofErr w:type="spellStart"/>
      <w:r w:rsidR="00EA61A8" w:rsidRPr="00A8496E">
        <w:rPr>
          <w:rFonts w:ascii="Times New Roman" w:hAnsi="Times New Roman" w:cs="Times New Roman"/>
          <w:i/>
          <w:sz w:val="24"/>
          <w:szCs w:val="24"/>
          <w:lang w:val="en-GB"/>
        </w:rPr>
        <w:t>Cx</w:t>
      </w:r>
      <w:proofErr w:type="spellEnd"/>
      <w:r w:rsidR="00EA61A8" w:rsidRPr="00A8496E">
        <w:rPr>
          <w:rFonts w:ascii="Times New Roman" w:hAnsi="Times New Roman" w:cs="Times New Roman"/>
          <w:i/>
          <w:sz w:val="24"/>
          <w:szCs w:val="24"/>
          <w:lang w:val="en-GB"/>
        </w:rPr>
        <w:t xml:space="preserve">. </w:t>
      </w:r>
      <w:proofErr w:type="spellStart"/>
      <w:r w:rsidR="00EA61A8" w:rsidRPr="00A8496E">
        <w:rPr>
          <w:rFonts w:ascii="Times New Roman" w:hAnsi="Times New Roman" w:cs="Times New Roman"/>
          <w:i/>
          <w:sz w:val="24"/>
          <w:szCs w:val="24"/>
          <w:lang w:val="en-GB"/>
        </w:rPr>
        <w:lastRenderedPageBreak/>
        <w:t>torrentium</w:t>
      </w:r>
      <w:proofErr w:type="spellEnd"/>
      <w:r w:rsidR="00EA61A8" w:rsidRPr="00EA61A8">
        <w:rPr>
          <w:rFonts w:ascii="Times New Roman" w:hAnsi="Times New Roman" w:cs="Times New Roman"/>
          <w:sz w:val="24"/>
          <w:szCs w:val="24"/>
          <w:lang w:val="en-GB"/>
        </w:rPr>
        <w:t xml:space="preserve"> </w:t>
      </w:r>
      <w:del w:id="752" w:author="RenkeLuehken" w:date="2018-07-05T21:59:00Z">
        <w:r w:rsidR="00EA61A8" w:rsidRPr="00EA61A8" w:rsidDel="00D97338">
          <w:rPr>
            <w:rFonts w:ascii="Times New Roman" w:hAnsi="Times New Roman" w:cs="Times New Roman"/>
            <w:sz w:val="24"/>
            <w:szCs w:val="24"/>
            <w:lang w:val="en-GB"/>
          </w:rPr>
          <w:delText xml:space="preserve">has </w:delText>
        </w:r>
      </w:del>
      <w:ins w:id="753" w:author="RenkeLuehken" w:date="2018-07-05T21:59:00Z">
        <w:r w:rsidR="00D97338">
          <w:rPr>
            <w:rFonts w:ascii="Times New Roman" w:hAnsi="Times New Roman" w:cs="Times New Roman"/>
            <w:sz w:val="24"/>
            <w:szCs w:val="24"/>
            <w:lang w:val="en-GB"/>
          </w:rPr>
          <w:t>had</w:t>
        </w:r>
        <w:r w:rsidR="00D97338" w:rsidRPr="00EA61A8">
          <w:rPr>
            <w:rFonts w:ascii="Times New Roman" w:hAnsi="Times New Roman" w:cs="Times New Roman"/>
            <w:sz w:val="24"/>
            <w:szCs w:val="24"/>
            <w:lang w:val="en-GB"/>
          </w:rPr>
          <w:t xml:space="preserve"> </w:t>
        </w:r>
      </w:ins>
      <w:r w:rsidR="00EA61A8" w:rsidRPr="00EA61A8">
        <w:rPr>
          <w:rFonts w:ascii="Times New Roman" w:hAnsi="Times New Roman" w:cs="Times New Roman"/>
          <w:sz w:val="24"/>
          <w:szCs w:val="24"/>
          <w:lang w:val="en-GB"/>
        </w:rPr>
        <w:t xml:space="preserve">a rather high TE </w:t>
      </w:r>
      <w:ins w:id="754" w:author="RL" w:date="2018-07-10T14:57:00Z">
        <w:r w:rsidR="002B5D6B">
          <w:rPr>
            <w:rFonts w:ascii="Times New Roman" w:hAnsi="Times New Roman" w:cs="Times New Roman"/>
            <w:sz w:val="24"/>
            <w:szCs w:val="24"/>
            <w:lang w:val="en-GB"/>
          </w:rPr>
          <w:t>(21 dpi)</w:t>
        </w:r>
        <w:r w:rsidR="002B5D6B" w:rsidRPr="00EA61A8">
          <w:rPr>
            <w:rFonts w:ascii="Times New Roman" w:hAnsi="Times New Roman" w:cs="Times New Roman"/>
            <w:sz w:val="24"/>
            <w:szCs w:val="24"/>
            <w:lang w:val="en-GB"/>
          </w:rPr>
          <w:t xml:space="preserve"> </w:t>
        </w:r>
      </w:ins>
      <w:ins w:id="755" w:author="RenkeLuehken" w:date="2018-07-05T22:10:00Z">
        <w:r w:rsidR="00EB36F2">
          <w:rPr>
            <w:rFonts w:ascii="Times New Roman" w:hAnsi="Times New Roman" w:cs="Times New Roman"/>
            <w:sz w:val="24"/>
            <w:szCs w:val="24"/>
            <w:lang w:val="en-GB"/>
          </w:rPr>
          <w:t xml:space="preserve">of </w:t>
        </w:r>
        <w:r w:rsidR="00EB36F2" w:rsidRPr="00EA61A8">
          <w:rPr>
            <w:rFonts w:ascii="Times New Roman" w:hAnsi="Times New Roman" w:cs="Times New Roman"/>
            <w:sz w:val="24"/>
            <w:szCs w:val="24"/>
            <w:lang w:val="en-GB"/>
          </w:rPr>
          <w:t>24 % (9/38)</w:t>
        </w:r>
      </w:ins>
      <w:ins w:id="756" w:author="RenkeLuehken" w:date="2018-07-05T22:11:00Z">
        <w:r w:rsidR="00EB36F2">
          <w:rPr>
            <w:rFonts w:ascii="Times New Roman" w:hAnsi="Times New Roman" w:cs="Times New Roman"/>
            <w:sz w:val="24"/>
            <w:szCs w:val="24"/>
            <w:lang w:val="en-GB"/>
          </w:rPr>
          <w:t xml:space="preserve"> for 27°C and 17</w:t>
        </w:r>
      </w:ins>
      <w:ins w:id="757" w:author="RenkeLuehken" w:date="2018-07-05T22:12:00Z">
        <w:r w:rsidR="00EB36F2">
          <w:rPr>
            <w:rFonts w:ascii="Times New Roman" w:hAnsi="Times New Roman" w:cs="Times New Roman"/>
            <w:sz w:val="24"/>
            <w:szCs w:val="24"/>
            <w:lang w:val="en-GB"/>
          </w:rPr>
          <w:t xml:space="preserve"> %</w:t>
        </w:r>
      </w:ins>
      <w:ins w:id="758" w:author="RenkeLuehken" w:date="2018-07-05T22:11:00Z">
        <w:r w:rsidR="00EB36F2">
          <w:rPr>
            <w:rFonts w:ascii="Times New Roman" w:hAnsi="Times New Roman" w:cs="Times New Roman"/>
            <w:sz w:val="24"/>
            <w:szCs w:val="24"/>
            <w:lang w:val="en-GB"/>
          </w:rPr>
          <w:t xml:space="preserve"> for 24°C. </w:t>
        </w:r>
        <w:del w:id="759" w:author="RL" w:date="2018-07-10T14:57:00Z">
          <w:r w:rsidR="00EB36F2" w:rsidDel="002B5D6B">
            <w:rPr>
              <w:rFonts w:ascii="Times New Roman" w:hAnsi="Times New Roman" w:cs="Times New Roman"/>
              <w:sz w:val="24"/>
              <w:szCs w:val="24"/>
              <w:lang w:val="en-GB"/>
            </w:rPr>
            <w:delText xml:space="preserve">For 14 dpi, </w:delText>
          </w:r>
        </w:del>
      </w:ins>
      <w:ins w:id="760" w:author="RenkeLuehken" w:date="2018-07-05T22:12:00Z">
        <w:del w:id="761" w:author="RL" w:date="2018-07-10T14:57:00Z">
          <w:r w:rsidR="00EB36F2" w:rsidDel="002B5D6B">
            <w:rPr>
              <w:rFonts w:ascii="Times New Roman" w:hAnsi="Times New Roman" w:cs="Times New Roman"/>
              <w:sz w:val="24"/>
              <w:szCs w:val="24"/>
              <w:lang w:val="en-GB"/>
            </w:rPr>
            <w:delText>w</w:delText>
          </w:r>
        </w:del>
      </w:ins>
      <w:ins w:id="762" w:author="RL" w:date="2018-07-10T14:57:00Z">
        <w:r w:rsidR="002B5D6B">
          <w:rPr>
            <w:rFonts w:ascii="Times New Roman" w:hAnsi="Times New Roman" w:cs="Times New Roman"/>
            <w:sz w:val="24"/>
            <w:szCs w:val="24"/>
            <w:lang w:val="en-GB"/>
          </w:rPr>
          <w:t>W</w:t>
        </w:r>
      </w:ins>
      <w:ins w:id="763" w:author="RenkeLuehken" w:date="2018-07-05T22:12:00Z">
        <w:r w:rsidR="00EB36F2">
          <w:rPr>
            <w:rFonts w:ascii="Times New Roman" w:hAnsi="Times New Roman" w:cs="Times New Roman"/>
            <w:sz w:val="24"/>
            <w:szCs w:val="24"/>
            <w:lang w:val="en-GB"/>
          </w:rPr>
          <w:t xml:space="preserve">ith </w:t>
        </w:r>
        <w:r w:rsidR="00EB36F2" w:rsidRPr="00EA61A8">
          <w:rPr>
            <w:rFonts w:ascii="Times New Roman" w:hAnsi="Times New Roman" w:cs="Times New Roman"/>
            <w:sz w:val="24"/>
            <w:szCs w:val="24"/>
            <w:lang w:val="en-GB"/>
          </w:rPr>
          <w:t>3 % (1/34)</w:t>
        </w:r>
      </w:ins>
      <w:ins w:id="764" w:author="RL" w:date="2018-07-10T14:57:00Z">
        <w:r w:rsidR="002B5D6B">
          <w:rPr>
            <w:rFonts w:ascii="Times New Roman" w:hAnsi="Times New Roman" w:cs="Times New Roman"/>
            <w:sz w:val="24"/>
            <w:szCs w:val="24"/>
            <w:lang w:val="en-GB"/>
          </w:rPr>
          <w:t>,</w:t>
        </w:r>
      </w:ins>
      <w:ins w:id="765" w:author="RenkeLuehken" w:date="2018-07-05T22:12:00Z">
        <w:r w:rsidR="00EB36F2" w:rsidRPr="00EA61A8">
          <w:rPr>
            <w:rFonts w:ascii="Times New Roman" w:hAnsi="Times New Roman" w:cs="Times New Roman"/>
            <w:sz w:val="24"/>
            <w:szCs w:val="24"/>
            <w:lang w:val="en-GB"/>
          </w:rPr>
          <w:t xml:space="preserve"> </w:t>
        </w:r>
      </w:ins>
      <w:ins w:id="766" w:author="RenkeLuehken" w:date="2018-07-05T22:11:00Z">
        <w:r w:rsidR="00EB36F2">
          <w:rPr>
            <w:rFonts w:ascii="Times New Roman" w:hAnsi="Times New Roman" w:cs="Times New Roman"/>
            <w:sz w:val="24"/>
            <w:szCs w:val="24"/>
            <w:lang w:val="en-GB"/>
          </w:rPr>
          <w:t xml:space="preserve">the only </w:t>
        </w:r>
      </w:ins>
      <w:ins w:id="767" w:author="RenkeLuehken" w:date="2018-07-05T22:12:00Z">
        <w:r w:rsidR="00EB36F2">
          <w:rPr>
            <w:rFonts w:ascii="Times New Roman" w:hAnsi="Times New Roman" w:cs="Times New Roman"/>
            <w:sz w:val="24"/>
            <w:szCs w:val="24"/>
            <w:lang w:val="en-GB"/>
          </w:rPr>
          <w:t>TE</w:t>
        </w:r>
      </w:ins>
      <w:ins w:id="768" w:author="RenkeLuehken" w:date="2018-07-05T22:11:00Z">
        <w:r w:rsidR="00EB36F2">
          <w:rPr>
            <w:rFonts w:ascii="Times New Roman" w:hAnsi="Times New Roman" w:cs="Times New Roman"/>
            <w:sz w:val="24"/>
            <w:szCs w:val="24"/>
            <w:lang w:val="en-GB"/>
          </w:rPr>
          <w:t xml:space="preserve"> over zero </w:t>
        </w:r>
      </w:ins>
      <w:ins w:id="769" w:author="RL" w:date="2018-07-10T14:57:00Z">
        <w:r w:rsidR="002B5D6B">
          <w:rPr>
            <w:rFonts w:ascii="Times New Roman" w:hAnsi="Times New Roman" w:cs="Times New Roman"/>
            <w:sz w:val="24"/>
            <w:szCs w:val="24"/>
            <w:lang w:val="en-GB"/>
          </w:rPr>
          <w:t xml:space="preserve">at 14 dpi </w:t>
        </w:r>
      </w:ins>
      <w:ins w:id="770" w:author="RenkeLuehken" w:date="2018-07-05T22:11:00Z">
        <w:r w:rsidR="00EB36F2">
          <w:rPr>
            <w:rFonts w:ascii="Times New Roman" w:hAnsi="Times New Roman" w:cs="Times New Roman"/>
            <w:sz w:val="24"/>
            <w:szCs w:val="24"/>
            <w:lang w:val="en-GB"/>
          </w:rPr>
          <w:t xml:space="preserve">was found for </w:t>
        </w:r>
      </w:ins>
      <w:proofErr w:type="spellStart"/>
      <w:ins w:id="771" w:author="RenkeLuehken" w:date="2018-07-05T22:12:00Z">
        <w:r w:rsidR="00EB36F2" w:rsidRPr="00EB36F2">
          <w:rPr>
            <w:rFonts w:ascii="Times New Roman" w:hAnsi="Times New Roman" w:cs="Times New Roman"/>
            <w:i/>
            <w:sz w:val="24"/>
            <w:szCs w:val="24"/>
            <w:lang w:val="en-GB"/>
            <w:rPrChange w:id="772" w:author="RenkeLuehken" w:date="2018-07-05T22:13:00Z">
              <w:rPr>
                <w:rFonts w:ascii="Times New Roman" w:hAnsi="Times New Roman" w:cs="Times New Roman"/>
                <w:sz w:val="24"/>
                <w:szCs w:val="24"/>
                <w:lang w:val="en-GB"/>
              </w:rPr>
            </w:rPrChange>
          </w:rPr>
          <w:t>Cx</w:t>
        </w:r>
        <w:proofErr w:type="spellEnd"/>
        <w:r w:rsidR="00EB36F2" w:rsidRPr="00EB36F2">
          <w:rPr>
            <w:rFonts w:ascii="Times New Roman" w:hAnsi="Times New Roman" w:cs="Times New Roman"/>
            <w:i/>
            <w:sz w:val="24"/>
            <w:szCs w:val="24"/>
            <w:lang w:val="en-GB"/>
            <w:rPrChange w:id="773" w:author="RenkeLuehken" w:date="2018-07-05T22:13:00Z">
              <w:rPr>
                <w:rFonts w:ascii="Times New Roman" w:hAnsi="Times New Roman" w:cs="Times New Roman"/>
                <w:sz w:val="24"/>
                <w:szCs w:val="24"/>
                <w:lang w:val="en-GB"/>
              </w:rPr>
            </w:rPrChange>
          </w:rPr>
          <w:t xml:space="preserve">. </w:t>
        </w:r>
        <w:proofErr w:type="spellStart"/>
        <w:r w:rsidR="00EB36F2" w:rsidRPr="00EB36F2">
          <w:rPr>
            <w:rFonts w:ascii="Times New Roman" w:hAnsi="Times New Roman" w:cs="Times New Roman"/>
            <w:i/>
            <w:sz w:val="24"/>
            <w:szCs w:val="24"/>
            <w:lang w:val="en-GB"/>
            <w:rPrChange w:id="774" w:author="RenkeLuehken" w:date="2018-07-05T22:13:00Z">
              <w:rPr>
                <w:rFonts w:ascii="Times New Roman" w:hAnsi="Times New Roman" w:cs="Times New Roman"/>
                <w:sz w:val="24"/>
                <w:szCs w:val="24"/>
                <w:lang w:val="en-GB"/>
              </w:rPr>
            </w:rPrChange>
          </w:rPr>
          <w:t>torrentium</w:t>
        </w:r>
        <w:proofErr w:type="spellEnd"/>
        <w:r w:rsidR="00EB36F2">
          <w:rPr>
            <w:rFonts w:ascii="Times New Roman" w:hAnsi="Times New Roman" w:cs="Times New Roman"/>
            <w:sz w:val="24"/>
            <w:szCs w:val="24"/>
            <w:lang w:val="en-GB"/>
          </w:rPr>
          <w:t xml:space="preserve"> at 27°C.</w:t>
        </w:r>
      </w:ins>
      <w:del w:id="775" w:author="RenkeLuehken" w:date="2018-07-05T22:12:00Z">
        <w:r w:rsidR="00EA61A8" w:rsidRPr="00EA61A8" w:rsidDel="00EB36F2">
          <w:rPr>
            <w:rFonts w:ascii="Times New Roman" w:hAnsi="Times New Roman" w:cs="Times New Roman"/>
            <w:sz w:val="24"/>
            <w:szCs w:val="24"/>
            <w:lang w:val="en-GB"/>
          </w:rPr>
          <w:delText xml:space="preserve">with 24 % (9/38) </w:delText>
        </w:r>
      </w:del>
      <w:del w:id="776" w:author="RenkeLuehken" w:date="2018-07-05T22:02:00Z">
        <w:r w:rsidR="00EA61A8" w:rsidRPr="00EA61A8" w:rsidDel="00D422FE">
          <w:rPr>
            <w:rFonts w:ascii="Times New Roman" w:hAnsi="Times New Roman" w:cs="Times New Roman"/>
            <w:sz w:val="24"/>
            <w:szCs w:val="24"/>
            <w:lang w:val="en-GB"/>
          </w:rPr>
          <w:delText>under the same conditions</w:delText>
        </w:r>
        <w:r w:rsidR="001350E5" w:rsidDel="00D422FE">
          <w:rPr>
            <w:rFonts w:ascii="Times New Roman" w:hAnsi="Times New Roman" w:cs="Times New Roman"/>
            <w:sz w:val="24"/>
            <w:szCs w:val="24"/>
            <w:lang w:val="en-GB"/>
          </w:rPr>
          <w:delText xml:space="preserve"> of</w:delText>
        </w:r>
      </w:del>
      <w:del w:id="777" w:author="RenkeLuehken" w:date="2018-07-05T22:03:00Z">
        <w:r w:rsidR="001350E5" w:rsidDel="00A11C1A">
          <w:rPr>
            <w:rFonts w:ascii="Times New Roman" w:hAnsi="Times New Roman" w:cs="Times New Roman"/>
            <w:sz w:val="24"/>
            <w:szCs w:val="24"/>
            <w:lang w:val="en-GB"/>
          </w:rPr>
          <w:delText xml:space="preserve"> </w:delText>
        </w:r>
        <w:r w:rsidR="00EA61A8" w:rsidRPr="00EA61A8" w:rsidDel="00A11C1A">
          <w:rPr>
            <w:rFonts w:ascii="Times New Roman" w:hAnsi="Times New Roman" w:cs="Times New Roman"/>
            <w:sz w:val="24"/>
            <w:szCs w:val="24"/>
            <w:lang w:val="en-GB"/>
          </w:rPr>
          <w:delText xml:space="preserve">27°C </w:delText>
        </w:r>
      </w:del>
      <w:del w:id="778" w:author="RenkeLuehken" w:date="2018-07-05T22:12:00Z">
        <w:r w:rsidR="00EA61A8" w:rsidRPr="00EA61A8" w:rsidDel="00EB36F2">
          <w:rPr>
            <w:rFonts w:ascii="Times New Roman" w:hAnsi="Times New Roman" w:cs="Times New Roman"/>
            <w:sz w:val="24"/>
            <w:szCs w:val="24"/>
            <w:lang w:val="en-GB"/>
          </w:rPr>
          <w:delText>21 dpi</w:delText>
        </w:r>
      </w:del>
      <w:del w:id="779" w:author="RenkeLuehken" w:date="2018-07-05T22:03:00Z">
        <w:r w:rsidR="00EA61A8" w:rsidRPr="00EA61A8" w:rsidDel="00A11C1A">
          <w:rPr>
            <w:rFonts w:ascii="Times New Roman" w:hAnsi="Times New Roman" w:cs="Times New Roman"/>
            <w:sz w:val="24"/>
            <w:szCs w:val="24"/>
            <w:lang w:val="en-GB"/>
          </w:rPr>
          <w:delText xml:space="preserve"> and 3 % (1/34) 14 dpi</w:delText>
        </w:r>
      </w:del>
      <w:del w:id="780" w:author="RenkeLuehken" w:date="2018-07-05T22:12:00Z">
        <w:r w:rsidR="00EA61A8" w:rsidRPr="00EA61A8" w:rsidDel="00EB36F2">
          <w:rPr>
            <w:rFonts w:ascii="Times New Roman" w:hAnsi="Times New Roman" w:cs="Times New Roman"/>
            <w:sz w:val="24"/>
            <w:szCs w:val="24"/>
            <w:lang w:val="en-GB"/>
          </w:rPr>
          <w:delText xml:space="preserve">. </w:delText>
        </w:r>
      </w:del>
      <w:del w:id="781" w:author="RenkeLuehken" w:date="2018-07-05T22:04:00Z">
        <w:r w:rsidR="00EA61A8" w:rsidRPr="00EA61A8" w:rsidDel="00A11C1A">
          <w:rPr>
            <w:rFonts w:ascii="Times New Roman" w:hAnsi="Times New Roman" w:cs="Times New Roman"/>
            <w:sz w:val="24"/>
            <w:szCs w:val="24"/>
            <w:lang w:val="en-GB"/>
          </w:rPr>
          <w:delText>Even a</w:delText>
        </w:r>
      </w:del>
      <w:del w:id="782" w:author="RenkeLuehken" w:date="2018-07-05T22:12:00Z">
        <w:r w:rsidR="00EA61A8" w:rsidRPr="00EA61A8" w:rsidDel="00EB36F2">
          <w:rPr>
            <w:rFonts w:ascii="Times New Roman" w:hAnsi="Times New Roman" w:cs="Times New Roman"/>
            <w:sz w:val="24"/>
            <w:szCs w:val="24"/>
            <w:lang w:val="en-GB"/>
          </w:rPr>
          <w:delText xml:space="preserve">t 24°C 21 dpi </w:delText>
        </w:r>
        <w:r w:rsidR="00EA61A8" w:rsidRPr="00A8496E" w:rsidDel="00EB36F2">
          <w:rPr>
            <w:rFonts w:ascii="Times New Roman" w:hAnsi="Times New Roman" w:cs="Times New Roman"/>
            <w:i/>
            <w:sz w:val="24"/>
            <w:szCs w:val="24"/>
            <w:lang w:val="en-GB"/>
          </w:rPr>
          <w:delText>Cx</w:delText>
        </w:r>
        <w:r w:rsidR="001350E5" w:rsidRPr="00A8496E" w:rsidDel="00EB36F2">
          <w:rPr>
            <w:rFonts w:ascii="Times New Roman" w:hAnsi="Times New Roman" w:cs="Times New Roman"/>
            <w:i/>
            <w:sz w:val="24"/>
            <w:szCs w:val="24"/>
            <w:lang w:val="en-GB"/>
          </w:rPr>
          <w:delText>.</w:delText>
        </w:r>
        <w:r w:rsidR="00EA61A8" w:rsidRPr="00A8496E" w:rsidDel="00EB36F2">
          <w:rPr>
            <w:rFonts w:ascii="Times New Roman" w:hAnsi="Times New Roman" w:cs="Times New Roman"/>
            <w:i/>
            <w:sz w:val="24"/>
            <w:szCs w:val="24"/>
            <w:lang w:val="en-GB"/>
          </w:rPr>
          <w:delText xml:space="preserve"> torrentium</w:delText>
        </w:r>
        <w:r w:rsidR="00EA61A8" w:rsidRPr="00EA61A8" w:rsidDel="00EB36F2">
          <w:rPr>
            <w:rFonts w:ascii="Times New Roman" w:hAnsi="Times New Roman" w:cs="Times New Roman"/>
            <w:sz w:val="24"/>
            <w:szCs w:val="24"/>
            <w:lang w:val="en-GB"/>
          </w:rPr>
          <w:delText xml:space="preserve"> </w:delText>
        </w:r>
      </w:del>
      <w:del w:id="783" w:author="RenkeLuehken" w:date="2018-07-05T22:04:00Z">
        <w:r w:rsidR="00EA61A8" w:rsidRPr="00EA61A8" w:rsidDel="009B571B">
          <w:rPr>
            <w:rFonts w:ascii="Times New Roman" w:hAnsi="Times New Roman" w:cs="Times New Roman"/>
            <w:sz w:val="24"/>
            <w:szCs w:val="24"/>
            <w:lang w:val="en-GB"/>
          </w:rPr>
          <w:delText xml:space="preserve">reaches </w:delText>
        </w:r>
      </w:del>
      <w:del w:id="784" w:author="RenkeLuehken" w:date="2018-07-05T22:12:00Z">
        <w:r w:rsidR="00EA61A8" w:rsidRPr="00EA61A8" w:rsidDel="00EB36F2">
          <w:rPr>
            <w:rFonts w:ascii="Times New Roman" w:hAnsi="Times New Roman" w:cs="Times New Roman"/>
            <w:sz w:val="24"/>
            <w:szCs w:val="24"/>
            <w:lang w:val="en-GB"/>
          </w:rPr>
          <w:delText>a TE of 17%.</w:delText>
        </w:r>
      </w:del>
    </w:p>
    <w:p w14:paraId="2DDC094F" w14:textId="77777777" w:rsidR="00634D18" w:rsidRPr="0092604C" w:rsidRDefault="00634D18" w:rsidP="00577A14">
      <w:pPr>
        <w:spacing w:line="480" w:lineRule="auto"/>
        <w:rPr>
          <w:rFonts w:ascii="Times New Roman" w:hAnsi="Times New Roman" w:cs="Times New Roman"/>
          <w:b/>
          <w:color w:val="365F91" w:themeColor="accent1" w:themeShade="BF"/>
          <w:sz w:val="24"/>
          <w:szCs w:val="24"/>
          <w:lang w:val="en-GB"/>
        </w:rPr>
      </w:pPr>
    </w:p>
    <w:p w14:paraId="733515DB" w14:textId="31203801" w:rsidR="00954716" w:rsidRDefault="00C958CA" w:rsidP="00160FB8">
      <w:pPr>
        <w:spacing w:after="0" w:line="480" w:lineRule="auto"/>
        <w:rPr>
          <w:ins w:id="785" w:author="RL" w:date="2018-07-05T09:45:00Z"/>
          <w:rFonts w:ascii="Times New Roman" w:hAnsi="Times New Roman" w:cs="Times New Roman"/>
          <w:sz w:val="24"/>
          <w:szCs w:val="24"/>
          <w:lang w:val="en-GB"/>
        </w:rPr>
      </w:pPr>
      <w:r w:rsidRPr="0092604C">
        <w:rPr>
          <w:rFonts w:ascii="Times New Roman" w:hAnsi="Times New Roman" w:cs="Times New Roman"/>
          <w:b/>
          <w:color w:val="365F91" w:themeColor="accent1" w:themeShade="BF"/>
          <w:sz w:val="24"/>
          <w:szCs w:val="24"/>
          <w:lang w:val="en-GB"/>
        </w:rPr>
        <w:t xml:space="preserve">Figures </w:t>
      </w:r>
      <w:r w:rsidRPr="0092604C">
        <w:rPr>
          <w:rFonts w:ascii="Times New Roman" w:hAnsi="Times New Roman" w:cs="Times New Roman"/>
          <w:sz w:val="24"/>
          <w:szCs w:val="24"/>
          <w:lang w:val="en-GB"/>
        </w:rPr>
        <w:t>(Max. 8)</w:t>
      </w:r>
    </w:p>
    <w:p w14:paraId="7C96AE9F" w14:textId="373E2A3A" w:rsidR="00197EB6" w:rsidRDefault="00197EB6" w:rsidP="00197EB6">
      <w:pPr>
        <w:spacing w:after="0" w:line="480" w:lineRule="auto"/>
        <w:rPr>
          <w:moveTo w:id="786" w:author="RL" w:date="2018-07-05T09:45:00Z"/>
          <w:rFonts w:ascii="Times New Roman" w:hAnsi="Times New Roman" w:cs="Times New Roman"/>
          <w:b/>
          <w:sz w:val="24"/>
          <w:szCs w:val="24"/>
          <w:lang w:val="en-GB"/>
        </w:rPr>
      </w:pPr>
      <w:moveToRangeStart w:id="787" w:author="RL" w:date="2018-07-05T09:45:00Z" w:name="move518547258"/>
      <w:commentRangeStart w:id="788"/>
      <w:moveTo w:id="789" w:author="RL" w:date="2018-07-05T09:45:00Z">
        <w:r w:rsidRPr="00142F36">
          <w:rPr>
            <w:rFonts w:ascii="Times New Roman" w:hAnsi="Times New Roman" w:cs="Times New Roman"/>
            <w:b/>
            <w:sz w:val="24"/>
            <w:szCs w:val="24"/>
            <w:lang w:val="en-GB"/>
          </w:rPr>
          <w:t>T</w:t>
        </w:r>
      </w:moveTo>
      <w:commentRangeEnd w:id="788"/>
      <w:r>
        <w:rPr>
          <w:rStyle w:val="Kommentarzeichen"/>
        </w:rPr>
        <w:commentReference w:id="788"/>
      </w:r>
      <w:moveTo w:id="790" w:author="RL" w:date="2018-07-05T09:45:00Z">
        <w:r w:rsidRPr="00142F36">
          <w:rPr>
            <w:rFonts w:ascii="Times New Roman" w:hAnsi="Times New Roman" w:cs="Times New Roman"/>
            <w:b/>
            <w:sz w:val="24"/>
            <w:szCs w:val="24"/>
            <w:lang w:val="en-GB"/>
          </w:rPr>
          <w:t>able</w:t>
        </w:r>
        <w:r>
          <w:rPr>
            <w:rFonts w:ascii="Times New Roman" w:hAnsi="Times New Roman" w:cs="Times New Roman"/>
            <w:b/>
            <w:sz w:val="24"/>
            <w:szCs w:val="24"/>
            <w:lang w:val="en-GB"/>
          </w:rPr>
          <w:t xml:space="preserve"> 1: Susceptibility </w:t>
        </w:r>
      </w:moveTo>
      <w:ins w:id="791" w:author="RenkeLuehken" w:date="2018-07-05T21:55:00Z">
        <w:r w:rsidR="00474675" w:rsidRPr="007941F4">
          <w:rPr>
            <w:rFonts w:ascii="Times New Roman" w:hAnsi="Times New Roman" w:cs="Times New Roman"/>
            <w:b/>
            <w:sz w:val="24"/>
            <w:szCs w:val="24"/>
            <w:lang w:val="en-GB"/>
          </w:rPr>
          <w:t xml:space="preserve">of </w:t>
        </w:r>
        <w:r w:rsidR="00474675">
          <w:rPr>
            <w:rFonts w:ascii="Times New Roman" w:hAnsi="Times New Roman" w:cs="Times New Roman"/>
            <w:b/>
            <w:sz w:val="24"/>
            <w:szCs w:val="24"/>
            <w:lang w:val="en-GB"/>
          </w:rPr>
          <w:t xml:space="preserve">three </w:t>
        </w:r>
        <w:r w:rsidR="00474675" w:rsidRPr="007941F4">
          <w:rPr>
            <w:rFonts w:ascii="Times New Roman" w:hAnsi="Times New Roman" w:cs="Times New Roman"/>
            <w:b/>
            <w:i/>
            <w:sz w:val="24"/>
            <w:szCs w:val="24"/>
            <w:lang w:val="en-GB"/>
          </w:rPr>
          <w:t>Culex</w:t>
        </w:r>
        <w:r w:rsidR="00474675" w:rsidRPr="007941F4">
          <w:rPr>
            <w:rFonts w:ascii="Times New Roman" w:hAnsi="Times New Roman" w:cs="Times New Roman"/>
            <w:b/>
            <w:sz w:val="24"/>
            <w:szCs w:val="24"/>
            <w:lang w:val="en-GB"/>
          </w:rPr>
          <w:t xml:space="preserve"> </w:t>
        </w:r>
        <w:r w:rsidR="00474675">
          <w:rPr>
            <w:rFonts w:ascii="Times New Roman" w:hAnsi="Times New Roman" w:cs="Times New Roman"/>
            <w:b/>
            <w:sz w:val="24"/>
            <w:szCs w:val="24"/>
            <w:lang w:val="en-GB"/>
          </w:rPr>
          <w:t>species</w:t>
        </w:r>
        <w:r w:rsidR="00474675" w:rsidRPr="007941F4" w:rsidDel="00FF17C8">
          <w:rPr>
            <w:rFonts w:ascii="Times New Roman" w:hAnsi="Times New Roman" w:cs="Times New Roman"/>
            <w:b/>
            <w:sz w:val="24"/>
            <w:szCs w:val="24"/>
            <w:lang w:val="en-GB"/>
          </w:rPr>
          <w:t xml:space="preserve"> </w:t>
        </w:r>
        <w:r w:rsidR="00474675" w:rsidRPr="007941F4">
          <w:rPr>
            <w:rFonts w:ascii="Times New Roman" w:hAnsi="Times New Roman" w:cs="Times New Roman"/>
            <w:b/>
            <w:sz w:val="24"/>
            <w:szCs w:val="24"/>
            <w:lang w:val="en-GB"/>
          </w:rPr>
          <w:t xml:space="preserve">experimentally </w:t>
        </w:r>
        <w:r w:rsidR="00474675">
          <w:rPr>
            <w:rFonts w:ascii="Times New Roman" w:hAnsi="Times New Roman" w:cs="Times New Roman"/>
            <w:b/>
            <w:sz w:val="24"/>
            <w:szCs w:val="24"/>
            <w:lang w:val="en-GB"/>
          </w:rPr>
          <w:t>infected with West Nile virus</w:t>
        </w:r>
      </w:ins>
      <w:moveTo w:id="792" w:author="RL" w:date="2018-07-05T09:45:00Z">
        <w:del w:id="793" w:author="RenkeLuehken" w:date="2018-07-05T21:55:00Z">
          <w:r w:rsidDel="00474675">
            <w:rPr>
              <w:rFonts w:ascii="Times New Roman" w:hAnsi="Times New Roman" w:cs="Times New Roman"/>
              <w:b/>
              <w:sz w:val="24"/>
              <w:szCs w:val="24"/>
              <w:lang w:val="en-GB"/>
            </w:rPr>
            <w:delText xml:space="preserve">of </w:delText>
          </w:r>
          <w:r w:rsidRPr="00142F36" w:rsidDel="00474675">
            <w:rPr>
              <w:rFonts w:ascii="Times New Roman" w:hAnsi="Times New Roman" w:cs="Times New Roman"/>
              <w:b/>
              <w:i/>
              <w:sz w:val="24"/>
              <w:szCs w:val="24"/>
              <w:lang w:val="en-GB"/>
            </w:rPr>
            <w:delText>Culex</w:delText>
          </w:r>
          <w:r w:rsidDel="00474675">
            <w:rPr>
              <w:rFonts w:ascii="Times New Roman" w:hAnsi="Times New Roman" w:cs="Times New Roman"/>
              <w:b/>
              <w:sz w:val="24"/>
              <w:szCs w:val="24"/>
              <w:lang w:val="en-GB"/>
            </w:rPr>
            <w:delText xml:space="preserve"> mosquitoes experimentally infected with WNV</w:delText>
          </w:r>
        </w:del>
      </w:moveTo>
    </w:p>
    <w:p w14:paraId="3BB5FE47" w14:textId="70C425C9" w:rsidR="00197EB6" w:rsidRDefault="00197EB6" w:rsidP="00197EB6">
      <w:pPr>
        <w:spacing w:after="0" w:line="480" w:lineRule="auto"/>
        <w:rPr>
          <w:moveTo w:id="794" w:author="RL" w:date="2018-07-05T09:45:00Z"/>
          <w:rFonts w:ascii="Times New Roman" w:hAnsi="Times New Roman" w:cs="Times New Roman"/>
          <w:sz w:val="24"/>
          <w:szCs w:val="24"/>
          <w:lang w:val="en-GB"/>
        </w:rPr>
      </w:pPr>
      <w:moveTo w:id="795" w:author="RL" w:date="2018-07-05T09:45:00Z">
        <w:r>
          <w:rPr>
            <w:rFonts w:ascii="Times New Roman" w:hAnsi="Times New Roman" w:cs="Times New Roman"/>
            <w:sz w:val="24"/>
            <w:szCs w:val="24"/>
            <w:lang w:val="en-GB"/>
          </w:rPr>
          <w:t>*</w:t>
        </w:r>
        <w:del w:id="796" w:author="RL" w:date="2018-07-10T14:51:00Z">
          <w:r w:rsidDel="00EA791F">
            <w:rPr>
              <w:rFonts w:ascii="Times New Roman" w:hAnsi="Times New Roman" w:cs="Times New Roman"/>
              <w:sz w:val="24"/>
              <w:szCs w:val="24"/>
              <w:lang w:val="en-GB"/>
            </w:rPr>
            <w:delText>Infection rate:</w:delText>
          </w:r>
          <w:r w:rsidRPr="00160FB8" w:rsidDel="00EA791F">
            <w:rPr>
              <w:rFonts w:ascii="Times New Roman" w:hAnsi="Times New Roman" w:cs="Times New Roman"/>
              <w:sz w:val="24"/>
              <w:szCs w:val="24"/>
              <w:lang w:val="en-GB"/>
            </w:rPr>
            <w:delText xml:space="preserve"> </w:delText>
          </w:r>
        </w:del>
        <w:r w:rsidRPr="0092604C">
          <w:rPr>
            <w:rFonts w:ascii="Times New Roman" w:hAnsi="Times New Roman" w:cs="Times New Roman"/>
            <w:sz w:val="24"/>
            <w:szCs w:val="24"/>
            <w:lang w:val="en-GB"/>
          </w:rPr>
          <w:t xml:space="preserve">number of </w:t>
        </w:r>
        <w:r>
          <w:rPr>
            <w:rFonts w:ascii="Times New Roman" w:hAnsi="Times New Roman" w:cs="Times New Roman"/>
            <w:sz w:val="24"/>
            <w:szCs w:val="24"/>
            <w:lang w:val="en-GB"/>
          </w:rPr>
          <w:t>WNV</w:t>
        </w:r>
        <w:r w:rsidRPr="0092604C">
          <w:rPr>
            <w:rFonts w:ascii="Times New Roman" w:hAnsi="Times New Roman" w:cs="Times New Roman"/>
            <w:sz w:val="24"/>
            <w:szCs w:val="24"/>
            <w:lang w:val="en-GB"/>
          </w:rPr>
          <w:t>-positive mosquito bodies per number of fed females</w:t>
        </w:r>
      </w:moveTo>
    </w:p>
    <w:p w14:paraId="4FE8AEA7" w14:textId="774259A9" w:rsidR="00197EB6" w:rsidRDefault="00197EB6" w:rsidP="00197EB6">
      <w:pPr>
        <w:spacing w:after="0" w:line="480" w:lineRule="auto"/>
        <w:rPr>
          <w:moveTo w:id="797" w:author="RL" w:date="2018-07-05T09:45:00Z"/>
          <w:rFonts w:ascii="Times New Roman" w:hAnsi="Times New Roman" w:cs="Times New Roman"/>
          <w:sz w:val="24"/>
          <w:szCs w:val="24"/>
          <w:lang w:val="en-GB"/>
        </w:rPr>
      </w:pPr>
      <w:moveTo w:id="798" w:author="RL" w:date="2018-07-05T09:45:00Z">
        <w:r>
          <w:rPr>
            <w:rFonts w:ascii="Times New Roman" w:hAnsi="Times New Roman" w:cs="Times New Roman"/>
            <w:sz w:val="24"/>
            <w:szCs w:val="24"/>
            <w:lang w:val="en-GB"/>
          </w:rPr>
          <w:t>**</w:t>
        </w:r>
        <w:del w:id="799" w:author="RL" w:date="2018-07-10T14:51:00Z">
          <w:r w:rsidDel="00EA791F">
            <w:rPr>
              <w:rFonts w:ascii="Times New Roman" w:hAnsi="Times New Roman" w:cs="Times New Roman"/>
              <w:sz w:val="24"/>
              <w:szCs w:val="24"/>
              <w:lang w:val="en-GB"/>
            </w:rPr>
            <w:delText xml:space="preserve"> titre: </w:delText>
          </w:r>
        </w:del>
      </w:moveTo>
      <w:ins w:id="800" w:author="RenkeLuehken" w:date="2018-07-05T21:55:00Z">
        <w:r w:rsidR="00474675">
          <w:rPr>
            <w:rFonts w:ascii="Times New Roman" w:hAnsi="Times New Roman" w:cs="Times New Roman"/>
            <w:sz w:val="24"/>
            <w:szCs w:val="24"/>
            <w:lang w:val="en-GB"/>
          </w:rPr>
          <w:t>m</w:t>
        </w:r>
      </w:ins>
      <w:moveTo w:id="801" w:author="RL" w:date="2018-07-05T09:45:00Z">
        <w:del w:id="802" w:author="RenkeLuehken" w:date="2018-07-05T21:55:00Z">
          <w:r w:rsidDel="00474675">
            <w:rPr>
              <w:rFonts w:ascii="Times New Roman" w:hAnsi="Times New Roman" w:cs="Times New Roman"/>
              <w:sz w:val="24"/>
              <w:szCs w:val="24"/>
              <w:lang w:val="en-GB"/>
            </w:rPr>
            <w:delText>M</w:delText>
          </w:r>
        </w:del>
        <w:r>
          <w:rPr>
            <w:rFonts w:ascii="Times New Roman" w:hAnsi="Times New Roman" w:cs="Times New Roman"/>
            <w:sz w:val="24"/>
            <w:szCs w:val="24"/>
            <w:lang w:val="en-GB"/>
          </w:rPr>
          <w:t>ean (SD) log10 RNA copies/specimen</w:t>
        </w:r>
      </w:moveTo>
    </w:p>
    <w:p w14:paraId="2C8113BC" w14:textId="77777777" w:rsidR="00197EB6" w:rsidRDefault="00197EB6" w:rsidP="00197EB6">
      <w:pPr>
        <w:spacing w:after="0" w:line="480" w:lineRule="auto"/>
        <w:rPr>
          <w:moveTo w:id="803" w:author="RL" w:date="2018-07-05T09:45:00Z"/>
          <w:rFonts w:ascii="Times New Roman" w:hAnsi="Times New Roman" w:cs="Times New Roman"/>
          <w:sz w:val="24"/>
          <w:szCs w:val="24"/>
          <w:lang w:val="en-GB"/>
        </w:rPr>
      </w:pPr>
      <w:moveTo w:id="804" w:author="RL" w:date="2018-07-05T09:45:00Z">
        <w:r>
          <w:rPr>
            <w:rFonts w:ascii="Times New Roman" w:hAnsi="Times New Roman" w:cs="Times New Roman"/>
            <w:sz w:val="24"/>
            <w:szCs w:val="24"/>
            <w:lang w:val="en-GB"/>
          </w:rPr>
          <w:t>dpi = days post infection; NA = not available</w:t>
        </w:r>
      </w:moveTo>
    </w:p>
    <w:moveToRangeEnd w:id="787"/>
    <w:p w14:paraId="68007BFF" w14:textId="3DFF92D2" w:rsidR="00197EB6" w:rsidRPr="00257F67" w:rsidDel="00197EB6" w:rsidRDefault="00197EB6" w:rsidP="00160FB8">
      <w:pPr>
        <w:spacing w:after="0" w:line="480" w:lineRule="auto"/>
        <w:rPr>
          <w:del w:id="805" w:author="RL" w:date="2018-07-05T09:45:00Z"/>
          <w:rFonts w:ascii="Times New Roman" w:hAnsi="Times New Roman" w:cs="Times New Roman"/>
          <w:sz w:val="24"/>
          <w:szCs w:val="24"/>
          <w:lang w:val="en-GB"/>
        </w:rPr>
      </w:pPr>
    </w:p>
    <w:tbl>
      <w:tblPr>
        <w:tblW w:w="0" w:type="auto"/>
        <w:tblInd w:w="55" w:type="dxa"/>
        <w:tblCellMar>
          <w:left w:w="70" w:type="dxa"/>
          <w:right w:w="70" w:type="dxa"/>
        </w:tblCellMar>
        <w:tblLook w:val="04A0" w:firstRow="1" w:lastRow="0" w:firstColumn="1" w:lastColumn="0" w:noHBand="0" w:noVBand="1"/>
      </w:tblPr>
      <w:tblGrid>
        <w:gridCol w:w="3466"/>
        <w:gridCol w:w="1273"/>
        <w:gridCol w:w="2104"/>
        <w:gridCol w:w="1448"/>
        <w:gridCol w:w="860"/>
      </w:tblGrid>
      <w:tr w:rsidR="00954716" w:rsidRPr="00D8506F" w14:paraId="0B32C391" w14:textId="77777777" w:rsidTr="00954716">
        <w:trPr>
          <w:trHeight w:val="280"/>
        </w:trPr>
        <w:tc>
          <w:tcPr>
            <w:tcW w:w="3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91EED" w14:textId="77777777" w:rsidR="00954716" w:rsidRPr="00D8506F" w:rsidRDefault="00954716" w:rsidP="00A4705B">
            <w:pPr>
              <w:spacing w:after="0" w:line="240" w:lineRule="auto"/>
              <w:jc w:val="center"/>
              <w:rPr>
                <w:rFonts w:ascii="Calibri" w:eastAsia="Times New Roman" w:hAnsi="Calibri" w:cs="Times New Roman"/>
                <w:b/>
                <w:bCs/>
                <w:color w:val="000000"/>
                <w:lang w:eastAsia="de-DE"/>
              </w:rPr>
            </w:pPr>
            <w:proofErr w:type="spellStart"/>
            <w:r w:rsidRPr="00D8506F">
              <w:rPr>
                <w:rFonts w:ascii="Calibri" w:eastAsia="Times New Roman" w:hAnsi="Calibri" w:cs="Times New Roman"/>
                <w:b/>
                <w:bCs/>
                <w:color w:val="000000"/>
                <w:lang w:eastAsia="de-DE"/>
              </w:rPr>
              <w:t>species</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3A2447FC" w14:textId="77777777" w:rsidR="00954716" w:rsidRPr="00D8506F" w:rsidRDefault="00954716" w:rsidP="00A4705B">
            <w:pPr>
              <w:spacing w:after="0" w:line="240" w:lineRule="auto"/>
              <w:jc w:val="center"/>
              <w:rPr>
                <w:rFonts w:ascii="Calibri" w:eastAsia="Times New Roman" w:hAnsi="Calibri" w:cs="Times New Roman"/>
                <w:b/>
                <w:bCs/>
                <w:color w:val="000000"/>
                <w:lang w:eastAsia="de-DE"/>
              </w:rPr>
            </w:pPr>
            <w:proofErr w:type="spellStart"/>
            <w:r w:rsidRPr="00D8506F">
              <w:rPr>
                <w:rFonts w:ascii="Calibri" w:eastAsia="Times New Roman" w:hAnsi="Calibri" w:cs="Times New Roman"/>
                <w:b/>
                <w:bCs/>
                <w:color w:val="000000"/>
                <w:lang w:eastAsia="de-DE"/>
              </w:rPr>
              <w:t>temperature</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EA58E1" w14:textId="632A2A05" w:rsidR="00954716" w:rsidRPr="00D8506F" w:rsidRDefault="00954716" w:rsidP="00A4705B">
            <w:pPr>
              <w:spacing w:after="0" w:line="240" w:lineRule="auto"/>
              <w:jc w:val="center"/>
              <w:rPr>
                <w:rFonts w:ascii="Calibri" w:eastAsia="Times New Roman" w:hAnsi="Calibri" w:cs="Times New Roman"/>
                <w:b/>
                <w:bCs/>
                <w:color w:val="000000"/>
                <w:lang w:eastAsia="de-DE"/>
              </w:rPr>
            </w:pPr>
            <w:del w:id="806" w:author="RL" w:date="2018-07-10T14:51:00Z">
              <w:r w:rsidRPr="00D8506F" w:rsidDel="00EA791F">
                <w:rPr>
                  <w:rFonts w:ascii="Calibri" w:eastAsia="Times New Roman" w:hAnsi="Calibri" w:cs="Times New Roman"/>
                  <w:b/>
                  <w:bCs/>
                  <w:color w:val="000000"/>
                  <w:lang w:eastAsia="de-DE"/>
                </w:rPr>
                <w:delText>dpi</w:delText>
              </w:r>
            </w:del>
            <w:proofErr w:type="spellStart"/>
            <w:ins w:id="807" w:author="RL" w:date="2018-07-10T14:51:00Z">
              <w:r w:rsidR="00EA791F">
                <w:rPr>
                  <w:rFonts w:ascii="Calibri" w:eastAsia="Times New Roman" w:hAnsi="Calibri" w:cs="Times New Roman"/>
                  <w:b/>
                  <w:bCs/>
                  <w:color w:val="000000"/>
                  <w:lang w:eastAsia="de-DE"/>
                </w:rPr>
                <w:t>days</w:t>
              </w:r>
              <w:proofErr w:type="spellEnd"/>
              <w:r w:rsidR="00EA791F">
                <w:rPr>
                  <w:rFonts w:ascii="Calibri" w:eastAsia="Times New Roman" w:hAnsi="Calibri" w:cs="Times New Roman"/>
                  <w:b/>
                  <w:bCs/>
                  <w:color w:val="000000"/>
                  <w:lang w:eastAsia="de-DE"/>
                </w:rPr>
                <w:t xml:space="preserve"> </w:t>
              </w:r>
              <w:proofErr w:type="spellStart"/>
              <w:r w:rsidR="00EA791F">
                <w:rPr>
                  <w:rFonts w:ascii="Calibri" w:eastAsia="Times New Roman" w:hAnsi="Calibri" w:cs="Times New Roman"/>
                  <w:b/>
                  <w:bCs/>
                  <w:color w:val="000000"/>
                  <w:lang w:eastAsia="de-DE"/>
                </w:rPr>
                <w:t>post</w:t>
              </w:r>
              <w:proofErr w:type="spellEnd"/>
              <w:r w:rsidR="00EA791F">
                <w:rPr>
                  <w:rFonts w:ascii="Calibri" w:eastAsia="Times New Roman" w:hAnsi="Calibri" w:cs="Times New Roman"/>
                  <w:b/>
                  <w:bCs/>
                  <w:color w:val="000000"/>
                  <w:lang w:eastAsia="de-DE"/>
                </w:rPr>
                <w:t xml:space="preserve"> </w:t>
              </w:r>
              <w:proofErr w:type="spellStart"/>
              <w:r w:rsidR="00EA791F">
                <w:rPr>
                  <w:rFonts w:ascii="Calibri" w:eastAsia="Times New Roman" w:hAnsi="Calibri" w:cs="Times New Roman"/>
                  <w:b/>
                  <w:bCs/>
                  <w:color w:val="000000"/>
                  <w:lang w:eastAsia="de-DE"/>
                </w:rPr>
                <w:t>infection</w:t>
              </w:r>
            </w:ins>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606A68" w14:textId="77777777" w:rsidR="00954716" w:rsidRPr="00D8506F" w:rsidRDefault="00954716" w:rsidP="00A4705B">
            <w:pPr>
              <w:spacing w:after="0" w:line="240" w:lineRule="auto"/>
              <w:jc w:val="center"/>
              <w:rPr>
                <w:rFonts w:ascii="Calibri" w:eastAsia="Times New Roman" w:hAnsi="Calibri" w:cs="Times New Roman"/>
                <w:b/>
                <w:bCs/>
                <w:color w:val="000000"/>
                <w:lang w:eastAsia="de-DE"/>
              </w:rPr>
            </w:pPr>
            <w:proofErr w:type="spellStart"/>
            <w:r w:rsidRPr="00D8506F">
              <w:rPr>
                <w:rFonts w:ascii="Calibri" w:eastAsia="Times New Roman" w:hAnsi="Calibri" w:cs="Times New Roman"/>
                <w:b/>
                <w:bCs/>
                <w:color w:val="000000"/>
                <w:lang w:eastAsia="de-DE"/>
              </w:rPr>
              <w:t>infection</w:t>
            </w:r>
            <w:proofErr w:type="spellEnd"/>
            <w:r w:rsidRPr="00D8506F">
              <w:rPr>
                <w:rFonts w:ascii="Calibri" w:eastAsia="Times New Roman" w:hAnsi="Calibri" w:cs="Times New Roman"/>
                <w:b/>
                <w:bCs/>
                <w:color w:val="000000"/>
                <w:lang w:eastAsia="de-DE"/>
              </w:rPr>
              <w:t xml:space="preserve"> rate</w:t>
            </w:r>
            <w:r>
              <w:rPr>
                <w:rFonts w:ascii="Calibri" w:eastAsia="Times New Roman" w:hAnsi="Calibri" w:cs="Times New Roman"/>
                <w:b/>
                <w:bCs/>
                <w:color w:val="000000"/>
                <w:lang w:eastAsia="de-DE"/>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EDEFA3D" w14:textId="77777777" w:rsidR="00954716" w:rsidRPr="00D8506F" w:rsidRDefault="00954716" w:rsidP="00A4705B">
            <w:pPr>
              <w:spacing w:after="0" w:line="240" w:lineRule="auto"/>
              <w:jc w:val="center"/>
              <w:rPr>
                <w:rFonts w:ascii="Calibri" w:eastAsia="Times New Roman" w:hAnsi="Calibri" w:cs="Times New Roman"/>
                <w:b/>
                <w:bCs/>
                <w:color w:val="000000"/>
                <w:lang w:eastAsia="de-DE"/>
              </w:rPr>
            </w:pPr>
            <w:proofErr w:type="spellStart"/>
            <w:r w:rsidRPr="00D8506F">
              <w:rPr>
                <w:rFonts w:ascii="Calibri" w:eastAsia="Times New Roman" w:hAnsi="Calibri" w:cs="Times New Roman"/>
                <w:b/>
                <w:bCs/>
                <w:color w:val="000000"/>
                <w:lang w:eastAsia="de-DE"/>
              </w:rPr>
              <w:t>titre</w:t>
            </w:r>
            <w:proofErr w:type="spellEnd"/>
            <w:r>
              <w:rPr>
                <w:rFonts w:ascii="Calibri" w:eastAsia="Times New Roman" w:hAnsi="Calibri" w:cs="Times New Roman"/>
                <w:b/>
                <w:bCs/>
                <w:color w:val="000000"/>
                <w:lang w:eastAsia="de-DE"/>
              </w:rPr>
              <w:t>**</w:t>
            </w:r>
          </w:p>
        </w:tc>
      </w:tr>
      <w:tr w:rsidR="00954716" w:rsidRPr="00D8506F" w14:paraId="4D54BE9B" w14:textId="77777777" w:rsidTr="00954716">
        <w:trPr>
          <w:trHeight w:val="280"/>
        </w:trPr>
        <w:tc>
          <w:tcPr>
            <w:tcW w:w="3561" w:type="dxa"/>
            <w:vMerge w:val="restart"/>
            <w:tcBorders>
              <w:top w:val="nil"/>
              <w:left w:val="single" w:sz="4" w:space="0" w:color="auto"/>
              <w:right w:val="single" w:sz="4" w:space="0" w:color="auto"/>
            </w:tcBorders>
            <w:shd w:val="clear" w:color="auto" w:fill="auto"/>
            <w:noWrap/>
            <w:vAlign w:val="center"/>
            <w:hideMark/>
          </w:tcPr>
          <w:p w14:paraId="35853724" w14:textId="51B55602" w:rsidR="00954716" w:rsidRPr="009F675B" w:rsidRDefault="00954716" w:rsidP="00954716">
            <w:pPr>
              <w:spacing w:after="0" w:line="240" w:lineRule="auto"/>
              <w:jc w:val="center"/>
              <w:rPr>
                <w:rFonts w:ascii="Calibri" w:eastAsia="Times New Roman" w:hAnsi="Calibri" w:cs="Times New Roman"/>
                <w:color w:val="000000"/>
                <w:lang w:val="en-US" w:eastAsia="de-DE"/>
              </w:rPr>
            </w:pPr>
            <w:r w:rsidRPr="009F675B">
              <w:rPr>
                <w:rFonts w:ascii="Calibri" w:eastAsia="Times New Roman" w:hAnsi="Calibri" w:cs="Times New Roman"/>
                <w:i/>
                <w:iCs/>
                <w:color w:val="000000"/>
                <w:lang w:val="en-US" w:eastAsia="de-DE"/>
              </w:rPr>
              <w:t xml:space="preserve">Culex </w:t>
            </w:r>
            <w:proofErr w:type="spellStart"/>
            <w:r w:rsidRPr="009F675B">
              <w:rPr>
                <w:rFonts w:ascii="Calibri" w:eastAsia="Times New Roman" w:hAnsi="Calibri" w:cs="Times New Roman"/>
                <w:i/>
                <w:iCs/>
                <w:color w:val="000000"/>
                <w:lang w:val="en-US" w:eastAsia="de-DE"/>
              </w:rPr>
              <w:t>pipiens</w:t>
            </w:r>
            <w:proofErr w:type="spellEnd"/>
            <w:r w:rsidRPr="009F675B">
              <w:rPr>
                <w:rFonts w:ascii="Calibri" w:eastAsia="Times New Roman" w:hAnsi="Calibri" w:cs="Times New Roman"/>
                <w:i/>
                <w:iCs/>
                <w:color w:val="000000"/>
                <w:lang w:val="en-US" w:eastAsia="de-DE"/>
              </w:rPr>
              <w:t xml:space="preserve"> </w:t>
            </w:r>
            <w:proofErr w:type="spellStart"/>
            <w:r w:rsidRPr="009F675B">
              <w:rPr>
                <w:rFonts w:ascii="Calibri" w:eastAsia="Times New Roman" w:hAnsi="Calibri" w:cs="Times New Roman"/>
                <w:i/>
                <w:iCs/>
                <w:color w:val="000000"/>
                <w:lang w:val="en-US" w:eastAsia="de-DE"/>
              </w:rPr>
              <w:t>pipiens</w:t>
            </w:r>
            <w:proofErr w:type="spellEnd"/>
            <w:r w:rsidRPr="009F675B">
              <w:rPr>
                <w:rFonts w:ascii="Calibri" w:eastAsia="Times New Roman" w:hAnsi="Calibri" w:cs="Times New Roman"/>
                <w:i/>
                <w:iCs/>
                <w:color w:val="000000"/>
                <w:lang w:val="en-US" w:eastAsia="de-DE"/>
              </w:rPr>
              <w:t xml:space="preserve"> </w:t>
            </w:r>
            <w:r w:rsidRPr="009F675B">
              <w:rPr>
                <w:rFonts w:ascii="Calibri" w:eastAsia="Times New Roman" w:hAnsi="Calibri" w:cs="Times New Roman"/>
                <w:color w:val="000000"/>
                <w:lang w:val="en-US" w:eastAsia="de-DE"/>
              </w:rPr>
              <w:t xml:space="preserve">biotype </w:t>
            </w:r>
            <w:proofErr w:type="spellStart"/>
            <w:r w:rsidRPr="009F675B">
              <w:rPr>
                <w:rFonts w:ascii="Calibri" w:eastAsia="Times New Roman" w:hAnsi="Calibri" w:cs="Times New Roman"/>
                <w:i/>
                <w:iCs/>
                <w:color w:val="000000"/>
                <w:lang w:val="en-US" w:eastAsia="de-DE"/>
              </w:rPr>
              <w:t>molestus</w:t>
            </w:r>
            <w:proofErr w:type="spellEnd"/>
          </w:p>
        </w:tc>
        <w:tc>
          <w:tcPr>
            <w:tcW w:w="1305" w:type="dxa"/>
            <w:vMerge w:val="restart"/>
            <w:tcBorders>
              <w:top w:val="nil"/>
              <w:left w:val="nil"/>
              <w:right w:val="single" w:sz="4" w:space="0" w:color="auto"/>
            </w:tcBorders>
            <w:shd w:val="clear" w:color="auto" w:fill="auto"/>
            <w:noWrap/>
            <w:vAlign w:val="center"/>
            <w:hideMark/>
          </w:tcPr>
          <w:p w14:paraId="52A13306" w14:textId="2CA6BBAD"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18</w:t>
            </w:r>
          </w:p>
        </w:tc>
        <w:tc>
          <w:tcPr>
            <w:tcW w:w="0" w:type="auto"/>
            <w:tcBorders>
              <w:top w:val="nil"/>
              <w:left w:val="nil"/>
              <w:bottom w:val="single" w:sz="4" w:space="0" w:color="auto"/>
              <w:right w:val="single" w:sz="4" w:space="0" w:color="auto"/>
            </w:tcBorders>
            <w:shd w:val="clear" w:color="auto" w:fill="auto"/>
            <w:noWrap/>
            <w:vAlign w:val="bottom"/>
            <w:hideMark/>
          </w:tcPr>
          <w:p w14:paraId="0D2F49F2"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6A347771"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0.0 (0/29)</w:t>
            </w:r>
          </w:p>
        </w:tc>
        <w:tc>
          <w:tcPr>
            <w:tcW w:w="0" w:type="auto"/>
            <w:tcBorders>
              <w:top w:val="nil"/>
              <w:left w:val="nil"/>
              <w:bottom w:val="single" w:sz="4" w:space="0" w:color="auto"/>
              <w:right w:val="single" w:sz="4" w:space="0" w:color="auto"/>
            </w:tcBorders>
            <w:shd w:val="clear" w:color="auto" w:fill="auto"/>
            <w:noWrap/>
            <w:vAlign w:val="bottom"/>
            <w:hideMark/>
          </w:tcPr>
          <w:p w14:paraId="79D72288"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NA (NA)</w:t>
            </w:r>
          </w:p>
        </w:tc>
      </w:tr>
      <w:tr w:rsidR="00954716" w:rsidRPr="00D8506F" w14:paraId="5D386390"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47211C3F" w14:textId="685986B1" w:rsidR="00954716" w:rsidRPr="009F675B" w:rsidRDefault="00954716" w:rsidP="00954716">
            <w:pPr>
              <w:jc w:val="center"/>
              <w:rPr>
                <w:rFonts w:ascii="Calibri" w:eastAsia="Times New Roman" w:hAnsi="Calibri" w:cs="Times New Roman"/>
                <w:color w:val="000000"/>
                <w:lang w:val="en-US"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5C4571DB" w14:textId="054FBCE0"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6F2DB7A5"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47EB3405"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3.4 (1/29)</w:t>
            </w:r>
          </w:p>
        </w:tc>
        <w:tc>
          <w:tcPr>
            <w:tcW w:w="0" w:type="auto"/>
            <w:tcBorders>
              <w:top w:val="nil"/>
              <w:left w:val="nil"/>
              <w:bottom w:val="single" w:sz="4" w:space="0" w:color="auto"/>
              <w:right w:val="single" w:sz="4" w:space="0" w:color="auto"/>
            </w:tcBorders>
            <w:shd w:val="clear" w:color="auto" w:fill="auto"/>
            <w:noWrap/>
            <w:vAlign w:val="bottom"/>
            <w:hideMark/>
          </w:tcPr>
          <w:p w14:paraId="2537800E"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4.9 (NA)</w:t>
            </w:r>
          </w:p>
        </w:tc>
      </w:tr>
      <w:tr w:rsidR="00954716" w:rsidRPr="00D8506F" w14:paraId="253FB178"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57507A48" w14:textId="4B596A45" w:rsidR="00954716" w:rsidRPr="009F675B" w:rsidRDefault="00954716" w:rsidP="00954716">
            <w:pPr>
              <w:jc w:val="center"/>
              <w:rPr>
                <w:rFonts w:ascii="Calibri" w:eastAsia="Times New Roman" w:hAnsi="Calibri" w:cs="Times New Roman"/>
                <w:color w:val="000000"/>
                <w:lang w:val="en-US" w:eastAsia="de-DE"/>
              </w:rPr>
            </w:pPr>
          </w:p>
        </w:tc>
        <w:tc>
          <w:tcPr>
            <w:tcW w:w="1305" w:type="dxa"/>
            <w:vMerge w:val="restart"/>
            <w:tcBorders>
              <w:top w:val="nil"/>
              <w:left w:val="nil"/>
              <w:right w:val="single" w:sz="4" w:space="0" w:color="auto"/>
            </w:tcBorders>
            <w:shd w:val="clear" w:color="auto" w:fill="auto"/>
            <w:noWrap/>
            <w:vAlign w:val="center"/>
            <w:hideMark/>
          </w:tcPr>
          <w:p w14:paraId="456FF65F" w14:textId="77777777"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734B68A9"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2EFB068B"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NA</w:t>
            </w:r>
          </w:p>
        </w:tc>
        <w:tc>
          <w:tcPr>
            <w:tcW w:w="0" w:type="auto"/>
            <w:tcBorders>
              <w:top w:val="nil"/>
              <w:left w:val="nil"/>
              <w:bottom w:val="single" w:sz="4" w:space="0" w:color="auto"/>
              <w:right w:val="single" w:sz="4" w:space="0" w:color="auto"/>
            </w:tcBorders>
            <w:shd w:val="clear" w:color="auto" w:fill="auto"/>
            <w:noWrap/>
            <w:vAlign w:val="bottom"/>
            <w:hideMark/>
          </w:tcPr>
          <w:p w14:paraId="6F36D2BE"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NA</w:t>
            </w:r>
          </w:p>
        </w:tc>
      </w:tr>
      <w:tr w:rsidR="00954716" w:rsidRPr="00D8506F" w14:paraId="6164DA1D"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1788188C" w14:textId="42496950" w:rsidR="00954716" w:rsidRPr="009F675B" w:rsidRDefault="00954716" w:rsidP="00954716">
            <w:pPr>
              <w:jc w:val="center"/>
              <w:rPr>
                <w:rFonts w:ascii="Calibri" w:eastAsia="Times New Roman" w:hAnsi="Calibri" w:cs="Times New Roman"/>
                <w:color w:val="000000"/>
                <w:lang w:val="en-US"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5B225F11" w14:textId="017021B7" w:rsidR="00954716" w:rsidRPr="00D8506F" w:rsidRDefault="00954716" w:rsidP="00954716">
            <w:pPr>
              <w:spacing w:after="0" w:line="240" w:lineRule="auto"/>
              <w:jc w:val="center"/>
              <w:rPr>
                <w:rFonts w:ascii="Calibri" w:eastAsia="Times New Roman" w:hAnsi="Calibri" w:cs="Times New Roman"/>
                <w:color w:val="000000"/>
                <w:lang w:eastAsia="de-DE"/>
              </w:rPr>
            </w:pPr>
            <w:commentRangeStart w:id="808"/>
          </w:p>
        </w:tc>
        <w:tc>
          <w:tcPr>
            <w:tcW w:w="0" w:type="auto"/>
            <w:tcBorders>
              <w:top w:val="nil"/>
              <w:left w:val="nil"/>
              <w:bottom w:val="single" w:sz="4" w:space="0" w:color="auto"/>
              <w:right w:val="single" w:sz="4" w:space="0" w:color="auto"/>
            </w:tcBorders>
            <w:shd w:val="clear" w:color="auto" w:fill="auto"/>
            <w:noWrap/>
            <w:vAlign w:val="bottom"/>
            <w:hideMark/>
          </w:tcPr>
          <w:p w14:paraId="50A5EF75"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08E04502"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NA</w:t>
            </w:r>
          </w:p>
        </w:tc>
        <w:tc>
          <w:tcPr>
            <w:tcW w:w="0" w:type="auto"/>
            <w:tcBorders>
              <w:top w:val="nil"/>
              <w:left w:val="nil"/>
              <w:bottom w:val="single" w:sz="4" w:space="0" w:color="auto"/>
              <w:right w:val="single" w:sz="4" w:space="0" w:color="auto"/>
            </w:tcBorders>
            <w:shd w:val="clear" w:color="auto" w:fill="auto"/>
            <w:noWrap/>
            <w:vAlign w:val="bottom"/>
            <w:hideMark/>
          </w:tcPr>
          <w:p w14:paraId="1EC4079D"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NA</w:t>
            </w:r>
            <w:commentRangeEnd w:id="808"/>
            <w:r w:rsidR="009743B6">
              <w:rPr>
                <w:rStyle w:val="Kommentarzeichen"/>
              </w:rPr>
              <w:commentReference w:id="808"/>
            </w:r>
          </w:p>
        </w:tc>
      </w:tr>
      <w:tr w:rsidR="00954716" w:rsidRPr="00D8506F" w14:paraId="4783EC41"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751080B2" w14:textId="47EFB9A6" w:rsidR="00954716" w:rsidRPr="009F675B" w:rsidRDefault="00954716" w:rsidP="00954716">
            <w:pPr>
              <w:jc w:val="center"/>
              <w:rPr>
                <w:rFonts w:ascii="Calibri" w:eastAsia="Times New Roman" w:hAnsi="Calibri" w:cs="Times New Roman"/>
                <w:color w:val="000000"/>
                <w:lang w:val="en-US" w:eastAsia="de-DE"/>
              </w:rPr>
            </w:pPr>
          </w:p>
        </w:tc>
        <w:tc>
          <w:tcPr>
            <w:tcW w:w="1305" w:type="dxa"/>
            <w:vMerge w:val="restart"/>
            <w:tcBorders>
              <w:top w:val="nil"/>
              <w:left w:val="nil"/>
              <w:right w:val="single" w:sz="4" w:space="0" w:color="auto"/>
            </w:tcBorders>
            <w:shd w:val="clear" w:color="auto" w:fill="auto"/>
            <w:noWrap/>
            <w:vAlign w:val="center"/>
            <w:hideMark/>
          </w:tcPr>
          <w:p w14:paraId="152617AA" w14:textId="6FE7C54B"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24</w:t>
            </w:r>
          </w:p>
        </w:tc>
        <w:tc>
          <w:tcPr>
            <w:tcW w:w="0" w:type="auto"/>
            <w:tcBorders>
              <w:top w:val="nil"/>
              <w:left w:val="nil"/>
              <w:bottom w:val="single" w:sz="4" w:space="0" w:color="auto"/>
              <w:right w:val="single" w:sz="4" w:space="0" w:color="auto"/>
            </w:tcBorders>
            <w:shd w:val="clear" w:color="auto" w:fill="auto"/>
            <w:noWrap/>
            <w:vAlign w:val="bottom"/>
            <w:hideMark/>
          </w:tcPr>
          <w:p w14:paraId="716696EB"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07B89E20"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0.0 (0/31)</w:t>
            </w:r>
          </w:p>
        </w:tc>
        <w:tc>
          <w:tcPr>
            <w:tcW w:w="0" w:type="auto"/>
            <w:tcBorders>
              <w:top w:val="nil"/>
              <w:left w:val="nil"/>
              <w:bottom w:val="single" w:sz="4" w:space="0" w:color="auto"/>
              <w:right w:val="single" w:sz="4" w:space="0" w:color="auto"/>
            </w:tcBorders>
            <w:shd w:val="clear" w:color="auto" w:fill="auto"/>
            <w:noWrap/>
            <w:vAlign w:val="bottom"/>
            <w:hideMark/>
          </w:tcPr>
          <w:p w14:paraId="5096E2B4"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NA (NA)</w:t>
            </w:r>
          </w:p>
        </w:tc>
      </w:tr>
      <w:tr w:rsidR="00954716" w:rsidRPr="00D8506F" w14:paraId="4A57AAC3"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2B0B63CA" w14:textId="0EC290D6" w:rsidR="00954716" w:rsidRPr="009F675B" w:rsidRDefault="00954716" w:rsidP="00954716">
            <w:pPr>
              <w:jc w:val="center"/>
              <w:rPr>
                <w:rFonts w:ascii="Calibri" w:eastAsia="Times New Roman" w:hAnsi="Calibri" w:cs="Times New Roman"/>
                <w:color w:val="000000"/>
                <w:lang w:val="en-US"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6EFFFE9E" w14:textId="4C9FE082"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6DD7E31D"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0E30C926"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3.2 (1/31)</w:t>
            </w:r>
          </w:p>
        </w:tc>
        <w:tc>
          <w:tcPr>
            <w:tcW w:w="0" w:type="auto"/>
            <w:tcBorders>
              <w:top w:val="nil"/>
              <w:left w:val="nil"/>
              <w:bottom w:val="single" w:sz="4" w:space="0" w:color="auto"/>
              <w:right w:val="single" w:sz="4" w:space="0" w:color="auto"/>
            </w:tcBorders>
            <w:shd w:val="clear" w:color="auto" w:fill="auto"/>
            <w:noWrap/>
            <w:vAlign w:val="bottom"/>
            <w:hideMark/>
          </w:tcPr>
          <w:p w14:paraId="00A162CB"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5.0 (NA)</w:t>
            </w:r>
          </w:p>
        </w:tc>
      </w:tr>
      <w:tr w:rsidR="00954716" w:rsidRPr="00D8506F" w14:paraId="06FB4876"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203ECA58" w14:textId="043FF8DC" w:rsidR="00954716" w:rsidRPr="009F675B" w:rsidRDefault="00954716" w:rsidP="00954716">
            <w:pPr>
              <w:spacing w:after="0" w:line="240" w:lineRule="auto"/>
              <w:jc w:val="center"/>
              <w:rPr>
                <w:rFonts w:ascii="Calibri" w:eastAsia="Times New Roman" w:hAnsi="Calibri" w:cs="Times New Roman"/>
                <w:color w:val="000000"/>
                <w:lang w:val="en-US" w:eastAsia="de-DE"/>
              </w:rPr>
            </w:pPr>
          </w:p>
        </w:tc>
        <w:tc>
          <w:tcPr>
            <w:tcW w:w="1305" w:type="dxa"/>
            <w:vMerge w:val="restart"/>
            <w:tcBorders>
              <w:top w:val="nil"/>
              <w:left w:val="nil"/>
              <w:right w:val="single" w:sz="4" w:space="0" w:color="auto"/>
            </w:tcBorders>
            <w:shd w:val="clear" w:color="auto" w:fill="auto"/>
            <w:noWrap/>
            <w:vAlign w:val="center"/>
            <w:hideMark/>
          </w:tcPr>
          <w:p w14:paraId="23E54632" w14:textId="0E317D15"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27</w:t>
            </w:r>
          </w:p>
        </w:tc>
        <w:tc>
          <w:tcPr>
            <w:tcW w:w="0" w:type="auto"/>
            <w:tcBorders>
              <w:top w:val="nil"/>
              <w:left w:val="nil"/>
              <w:bottom w:val="single" w:sz="4" w:space="0" w:color="auto"/>
              <w:right w:val="single" w:sz="4" w:space="0" w:color="auto"/>
            </w:tcBorders>
            <w:shd w:val="clear" w:color="auto" w:fill="auto"/>
            <w:noWrap/>
            <w:vAlign w:val="bottom"/>
            <w:hideMark/>
          </w:tcPr>
          <w:p w14:paraId="2DC2B6CB"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21EB604A"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0.0 (0/31)</w:t>
            </w:r>
          </w:p>
        </w:tc>
        <w:tc>
          <w:tcPr>
            <w:tcW w:w="0" w:type="auto"/>
            <w:tcBorders>
              <w:top w:val="nil"/>
              <w:left w:val="nil"/>
              <w:bottom w:val="single" w:sz="4" w:space="0" w:color="auto"/>
              <w:right w:val="single" w:sz="4" w:space="0" w:color="auto"/>
            </w:tcBorders>
            <w:shd w:val="clear" w:color="auto" w:fill="auto"/>
            <w:noWrap/>
            <w:vAlign w:val="bottom"/>
            <w:hideMark/>
          </w:tcPr>
          <w:p w14:paraId="5DD9C8DA"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NA (NA)</w:t>
            </w:r>
          </w:p>
        </w:tc>
      </w:tr>
      <w:tr w:rsidR="00954716" w:rsidRPr="00D8506F" w14:paraId="7B9B8699" w14:textId="77777777" w:rsidTr="00954716">
        <w:trPr>
          <w:trHeight w:val="280"/>
        </w:trPr>
        <w:tc>
          <w:tcPr>
            <w:tcW w:w="3561" w:type="dxa"/>
            <w:vMerge/>
            <w:tcBorders>
              <w:left w:val="single" w:sz="4" w:space="0" w:color="auto"/>
              <w:bottom w:val="single" w:sz="4" w:space="0" w:color="auto"/>
              <w:right w:val="single" w:sz="4" w:space="0" w:color="auto"/>
            </w:tcBorders>
            <w:shd w:val="clear" w:color="auto" w:fill="auto"/>
            <w:noWrap/>
            <w:vAlign w:val="center"/>
            <w:hideMark/>
          </w:tcPr>
          <w:p w14:paraId="7117949B" w14:textId="27527984" w:rsidR="00954716" w:rsidRPr="009F675B" w:rsidRDefault="00954716" w:rsidP="00954716">
            <w:pPr>
              <w:spacing w:after="0" w:line="240" w:lineRule="auto"/>
              <w:jc w:val="center"/>
              <w:rPr>
                <w:rFonts w:ascii="Calibri" w:eastAsia="Times New Roman" w:hAnsi="Calibri" w:cs="Times New Roman"/>
                <w:color w:val="000000"/>
                <w:lang w:val="en-US"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30ACF1ED" w14:textId="0EEEEA58"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75C9CF0F"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5A197AF8"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6.4 (4/62)</w:t>
            </w:r>
          </w:p>
        </w:tc>
        <w:tc>
          <w:tcPr>
            <w:tcW w:w="0" w:type="auto"/>
            <w:tcBorders>
              <w:top w:val="nil"/>
              <w:left w:val="nil"/>
              <w:bottom w:val="single" w:sz="4" w:space="0" w:color="auto"/>
              <w:right w:val="single" w:sz="4" w:space="0" w:color="auto"/>
            </w:tcBorders>
            <w:shd w:val="clear" w:color="auto" w:fill="auto"/>
            <w:noWrap/>
            <w:vAlign w:val="bottom"/>
            <w:hideMark/>
          </w:tcPr>
          <w:p w14:paraId="1E8F5423"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5.8 (2.2)</w:t>
            </w:r>
          </w:p>
        </w:tc>
      </w:tr>
      <w:tr w:rsidR="00954716" w:rsidRPr="00D8506F" w14:paraId="52DF9C3A" w14:textId="77777777" w:rsidTr="00954716">
        <w:trPr>
          <w:trHeight w:val="280"/>
        </w:trPr>
        <w:tc>
          <w:tcPr>
            <w:tcW w:w="3561" w:type="dxa"/>
            <w:vMerge w:val="restart"/>
            <w:tcBorders>
              <w:top w:val="nil"/>
              <w:left w:val="single" w:sz="4" w:space="0" w:color="auto"/>
              <w:right w:val="single" w:sz="4" w:space="0" w:color="auto"/>
            </w:tcBorders>
            <w:shd w:val="clear" w:color="auto" w:fill="auto"/>
            <w:noWrap/>
            <w:vAlign w:val="center"/>
            <w:hideMark/>
          </w:tcPr>
          <w:p w14:paraId="18878B27" w14:textId="79B0F0BE" w:rsidR="00954716" w:rsidRPr="00D8506F" w:rsidRDefault="00954716" w:rsidP="00954716">
            <w:pPr>
              <w:spacing w:after="0" w:line="240" w:lineRule="auto"/>
              <w:jc w:val="center"/>
              <w:rPr>
                <w:rFonts w:ascii="Calibri" w:eastAsia="Times New Roman" w:hAnsi="Calibri" w:cs="Times New Roman"/>
                <w:color w:val="000000"/>
                <w:lang w:eastAsia="de-DE"/>
              </w:rPr>
            </w:pPr>
            <w:proofErr w:type="spellStart"/>
            <w:r w:rsidRPr="00D8506F">
              <w:rPr>
                <w:rFonts w:ascii="Calibri" w:eastAsia="Times New Roman" w:hAnsi="Calibri" w:cs="Times New Roman"/>
                <w:i/>
                <w:iCs/>
                <w:color w:val="000000"/>
                <w:lang w:eastAsia="de-DE"/>
              </w:rPr>
              <w:t>Culex</w:t>
            </w:r>
            <w:proofErr w:type="spellEnd"/>
            <w:r w:rsidRPr="00D8506F">
              <w:rPr>
                <w:rFonts w:ascii="Calibri" w:eastAsia="Times New Roman" w:hAnsi="Calibri" w:cs="Times New Roman"/>
                <w:i/>
                <w:iCs/>
                <w:color w:val="000000"/>
                <w:lang w:eastAsia="de-DE"/>
              </w:rPr>
              <w:t xml:space="preserve"> </w:t>
            </w:r>
            <w:proofErr w:type="spellStart"/>
            <w:r w:rsidRPr="00D8506F">
              <w:rPr>
                <w:rFonts w:ascii="Calibri" w:eastAsia="Times New Roman" w:hAnsi="Calibri" w:cs="Times New Roman"/>
                <w:i/>
                <w:iCs/>
                <w:color w:val="000000"/>
                <w:lang w:eastAsia="de-DE"/>
              </w:rPr>
              <w:t>pipiens</w:t>
            </w:r>
            <w:proofErr w:type="spellEnd"/>
            <w:r w:rsidRPr="00D8506F">
              <w:rPr>
                <w:rFonts w:ascii="Calibri" w:eastAsia="Times New Roman" w:hAnsi="Calibri" w:cs="Times New Roman"/>
                <w:i/>
                <w:iCs/>
                <w:color w:val="000000"/>
                <w:lang w:eastAsia="de-DE"/>
              </w:rPr>
              <w:t xml:space="preserve"> </w:t>
            </w:r>
            <w:proofErr w:type="spellStart"/>
            <w:r w:rsidRPr="00D8506F">
              <w:rPr>
                <w:rFonts w:ascii="Calibri" w:eastAsia="Times New Roman" w:hAnsi="Calibri" w:cs="Times New Roman"/>
                <w:i/>
                <w:iCs/>
                <w:color w:val="000000"/>
                <w:lang w:eastAsia="de-DE"/>
              </w:rPr>
              <w:t>pipiens</w:t>
            </w:r>
            <w:proofErr w:type="spellEnd"/>
            <w:r w:rsidRPr="00D8506F">
              <w:rPr>
                <w:rFonts w:ascii="Calibri" w:eastAsia="Times New Roman" w:hAnsi="Calibri" w:cs="Times New Roman"/>
                <w:i/>
                <w:iCs/>
                <w:color w:val="000000"/>
                <w:lang w:eastAsia="de-DE"/>
              </w:rPr>
              <w:t xml:space="preserve"> </w:t>
            </w:r>
            <w:proofErr w:type="spellStart"/>
            <w:r w:rsidRPr="00D8506F">
              <w:rPr>
                <w:rFonts w:ascii="Calibri" w:eastAsia="Times New Roman" w:hAnsi="Calibri" w:cs="Times New Roman"/>
                <w:color w:val="000000"/>
                <w:lang w:eastAsia="de-DE"/>
              </w:rPr>
              <w:t>biotype</w:t>
            </w:r>
            <w:proofErr w:type="spellEnd"/>
            <w:r w:rsidRPr="00D8506F">
              <w:rPr>
                <w:rFonts w:ascii="Calibri" w:eastAsia="Times New Roman" w:hAnsi="Calibri" w:cs="Times New Roman"/>
                <w:color w:val="000000"/>
                <w:lang w:eastAsia="de-DE"/>
              </w:rPr>
              <w:t xml:space="preserve"> </w:t>
            </w:r>
            <w:proofErr w:type="spellStart"/>
            <w:r w:rsidRPr="00D8506F">
              <w:rPr>
                <w:rFonts w:ascii="Calibri" w:eastAsia="Times New Roman" w:hAnsi="Calibri" w:cs="Times New Roman"/>
                <w:i/>
                <w:iCs/>
                <w:color w:val="000000"/>
                <w:lang w:eastAsia="de-DE"/>
              </w:rPr>
              <w:t>pipiens</w:t>
            </w:r>
            <w:proofErr w:type="spellEnd"/>
          </w:p>
        </w:tc>
        <w:tc>
          <w:tcPr>
            <w:tcW w:w="1305" w:type="dxa"/>
            <w:vMerge w:val="restart"/>
            <w:tcBorders>
              <w:top w:val="nil"/>
              <w:left w:val="nil"/>
              <w:right w:val="single" w:sz="4" w:space="0" w:color="auto"/>
            </w:tcBorders>
            <w:shd w:val="clear" w:color="auto" w:fill="auto"/>
            <w:noWrap/>
            <w:vAlign w:val="center"/>
            <w:hideMark/>
          </w:tcPr>
          <w:p w14:paraId="22F21C7B" w14:textId="17B608FE"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18</w:t>
            </w:r>
          </w:p>
        </w:tc>
        <w:tc>
          <w:tcPr>
            <w:tcW w:w="0" w:type="auto"/>
            <w:tcBorders>
              <w:top w:val="nil"/>
              <w:left w:val="nil"/>
              <w:bottom w:val="single" w:sz="4" w:space="0" w:color="auto"/>
              <w:right w:val="single" w:sz="4" w:space="0" w:color="auto"/>
            </w:tcBorders>
            <w:shd w:val="clear" w:color="auto" w:fill="auto"/>
            <w:noWrap/>
            <w:vAlign w:val="bottom"/>
            <w:hideMark/>
          </w:tcPr>
          <w:p w14:paraId="3D3B4ED6"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274C2B67"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3.1 (1/32)</w:t>
            </w:r>
          </w:p>
        </w:tc>
        <w:tc>
          <w:tcPr>
            <w:tcW w:w="0" w:type="auto"/>
            <w:tcBorders>
              <w:top w:val="nil"/>
              <w:left w:val="nil"/>
              <w:bottom w:val="single" w:sz="4" w:space="0" w:color="auto"/>
              <w:right w:val="single" w:sz="4" w:space="0" w:color="auto"/>
            </w:tcBorders>
            <w:shd w:val="clear" w:color="auto" w:fill="auto"/>
            <w:noWrap/>
            <w:vAlign w:val="bottom"/>
            <w:hideMark/>
          </w:tcPr>
          <w:p w14:paraId="3029E915"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4.5 (NA)</w:t>
            </w:r>
          </w:p>
        </w:tc>
      </w:tr>
      <w:tr w:rsidR="00954716" w:rsidRPr="00D8506F" w14:paraId="28BBE6EC"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67792F7D" w14:textId="5D3688A1" w:rsidR="00954716" w:rsidRPr="00D8506F" w:rsidRDefault="00954716" w:rsidP="00954716">
            <w:pPr>
              <w:jc w:val="center"/>
              <w:rPr>
                <w:rFonts w:ascii="Calibri" w:eastAsia="Times New Roman" w:hAnsi="Calibri" w:cs="Times New Roman"/>
                <w:color w:val="000000"/>
                <w:lang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2F1FC71F" w14:textId="1C35A49E"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7126BBA3"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75F95213"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6.1 (2/33)</w:t>
            </w:r>
          </w:p>
        </w:tc>
        <w:tc>
          <w:tcPr>
            <w:tcW w:w="0" w:type="auto"/>
            <w:tcBorders>
              <w:top w:val="nil"/>
              <w:left w:val="nil"/>
              <w:bottom w:val="single" w:sz="4" w:space="0" w:color="auto"/>
              <w:right w:val="single" w:sz="4" w:space="0" w:color="auto"/>
            </w:tcBorders>
            <w:shd w:val="clear" w:color="auto" w:fill="auto"/>
            <w:noWrap/>
            <w:vAlign w:val="bottom"/>
            <w:hideMark/>
          </w:tcPr>
          <w:p w14:paraId="78CE9876"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4.0 (0.0)</w:t>
            </w:r>
          </w:p>
        </w:tc>
      </w:tr>
      <w:tr w:rsidR="00954716" w:rsidRPr="00D8506F" w14:paraId="76C8657D"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4B96AF8B" w14:textId="0381F724" w:rsidR="00954716" w:rsidRPr="00D8506F" w:rsidRDefault="00954716" w:rsidP="00954716">
            <w:pPr>
              <w:jc w:val="center"/>
              <w:rPr>
                <w:rFonts w:ascii="Calibri" w:eastAsia="Times New Roman" w:hAnsi="Calibri" w:cs="Times New Roman"/>
                <w:color w:val="000000"/>
                <w:lang w:eastAsia="de-DE"/>
              </w:rPr>
            </w:pPr>
          </w:p>
        </w:tc>
        <w:tc>
          <w:tcPr>
            <w:tcW w:w="1305" w:type="dxa"/>
            <w:vMerge w:val="restart"/>
            <w:tcBorders>
              <w:top w:val="nil"/>
              <w:left w:val="nil"/>
              <w:right w:val="single" w:sz="4" w:space="0" w:color="auto"/>
            </w:tcBorders>
            <w:shd w:val="clear" w:color="auto" w:fill="auto"/>
            <w:noWrap/>
            <w:vAlign w:val="center"/>
            <w:hideMark/>
          </w:tcPr>
          <w:p w14:paraId="6ED95018" w14:textId="22C60C59"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21E29870"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0CFED3F0"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3.3 (1/30)</w:t>
            </w:r>
          </w:p>
        </w:tc>
        <w:tc>
          <w:tcPr>
            <w:tcW w:w="0" w:type="auto"/>
            <w:tcBorders>
              <w:top w:val="nil"/>
              <w:left w:val="nil"/>
              <w:bottom w:val="single" w:sz="4" w:space="0" w:color="auto"/>
              <w:right w:val="single" w:sz="4" w:space="0" w:color="auto"/>
            </w:tcBorders>
            <w:shd w:val="clear" w:color="auto" w:fill="auto"/>
            <w:noWrap/>
            <w:vAlign w:val="bottom"/>
            <w:hideMark/>
          </w:tcPr>
          <w:p w14:paraId="27154A19"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6.4 (NA)</w:t>
            </w:r>
          </w:p>
        </w:tc>
      </w:tr>
      <w:tr w:rsidR="00954716" w:rsidRPr="00D8506F" w14:paraId="7CCF2621"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00EA6666" w14:textId="1B13714A" w:rsidR="00954716" w:rsidRPr="00D8506F" w:rsidRDefault="00954716" w:rsidP="00954716">
            <w:pPr>
              <w:jc w:val="center"/>
              <w:rPr>
                <w:rFonts w:ascii="Calibri" w:eastAsia="Times New Roman" w:hAnsi="Calibri" w:cs="Times New Roman"/>
                <w:color w:val="000000"/>
                <w:lang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3B66FF71" w14:textId="49058E22"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79626837"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4F450D4D"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9.7 (3/31)</w:t>
            </w:r>
          </w:p>
        </w:tc>
        <w:tc>
          <w:tcPr>
            <w:tcW w:w="0" w:type="auto"/>
            <w:tcBorders>
              <w:top w:val="nil"/>
              <w:left w:val="nil"/>
              <w:bottom w:val="single" w:sz="4" w:space="0" w:color="auto"/>
              <w:right w:val="single" w:sz="4" w:space="0" w:color="auto"/>
            </w:tcBorders>
            <w:shd w:val="clear" w:color="auto" w:fill="auto"/>
            <w:noWrap/>
            <w:vAlign w:val="bottom"/>
            <w:hideMark/>
          </w:tcPr>
          <w:p w14:paraId="271C1E9D"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6.3 (1.3)</w:t>
            </w:r>
          </w:p>
        </w:tc>
      </w:tr>
      <w:tr w:rsidR="00954716" w:rsidRPr="00D8506F" w14:paraId="043EA7DE"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31F6A990" w14:textId="5396A336" w:rsidR="00954716" w:rsidRPr="00D8506F" w:rsidRDefault="00954716" w:rsidP="00954716">
            <w:pPr>
              <w:jc w:val="center"/>
              <w:rPr>
                <w:rFonts w:ascii="Calibri" w:eastAsia="Times New Roman" w:hAnsi="Calibri" w:cs="Times New Roman"/>
                <w:color w:val="000000"/>
                <w:lang w:eastAsia="de-DE"/>
              </w:rPr>
            </w:pPr>
          </w:p>
        </w:tc>
        <w:tc>
          <w:tcPr>
            <w:tcW w:w="1305" w:type="dxa"/>
            <w:vMerge w:val="restart"/>
            <w:tcBorders>
              <w:top w:val="nil"/>
              <w:left w:val="nil"/>
              <w:right w:val="single" w:sz="4" w:space="0" w:color="auto"/>
            </w:tcBorders>
            <w:shd w:val="clear" w:color="auto" w:fill="auto"/>
            <w:noWrap/>
            <w:vAlign w:val="center"/>
            <w:hideMark/>
          </w:tcPr>
          <w:p w14:paraId="5ED3D09A" w14:textId="35FB3EB8"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24</w:t>
            </w:r>
          </w:p>
        </w:tc>
        <w:tc>
          <w:tcPr>
            <w:tcW w:w="0" w:type="auto"/>
            <w:tcBorders>
              <w:top w:val="nil"/>
              <w:left w:val="nil"/>
              <w:bottom w:val="single" w:sz="4" w:space="0" w:color="auto"/>
              <w:right w:val="single" w:sz="4" w:space="0" w:color="auto"/>
            </w:tcBorders>
            <w:shd w:val="clear" w:color="auto" w:fill="auto"/>
            <w:noWrap/>
            <w:vAlign w:val="bottom"/>
            <w:hideMark/>
          </w:tcPr>
          <w:p w14:paraId="7EF6953C"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54C81136"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3.3 (1/30)</w:t>
            </w:r>
          </w:p>
        </w:tc>
        <w:tc>
          <w:tcPr>
            <w:tcW w:w="0" w:type="auto"/>
            <w:tcBorders>
              <w:top w:val="nil"/>
              <w:left w:val="nil"/>
              <w:bottom w:val="single" w:sz="4" w:space="0" w:color="auto"/>
              <w:right w:val="single" w:sz="4" w:space="0" w:color="auto"/>
            </w:tcBorders>
            <w:shd w:val="clear" w:color="auto" w:fill="auto"/>
            <w:noWrap/>
            <w:vAlign w:val="bottom"/>
            <w:hideMark/>
          </w:tcPr>
          <w:p w14:paraId="1A492C8C"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8.1 (NA)</w:t>
            </w:r>
          </w:p>
        </w:tc>
      </w:tr>
      <w:tr w:rsidR="00954716" w:rsidRPr="00D8506F" w14:paraId="179F2F97"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72BA9B2E" w14:textId="6B8BD23F" w:rsidR="00954716" w:rsidRPr="00D8506F" w:rsidRDefault="00954716" w:rsidP="00954716">
            <w:pPr>
              <w:jc w:val="center"/>
              <w:rPr>
                <w:rFonts w:ascii="Calibri" w:eastAsia="Times New Roman" w:hAnsi="Calibri" w:cs="Times New Roman"/>
                <w:color w:val="000000"/>
                <w:lang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7BE02201" w14:textId="2C6DB8C7"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60856896"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790A35CE"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22.6 (7/31)</w:t>
            </w:r>
          </w:p>
        </w:tc>
        <w:tc>
          <w:tcPr>
            <w:tcW w:w="0" w:type="auto"/>
            <w:tcBorders>
              <w:top w:val="nil"/>
              <w:left w:val="nil"/>
              <w:bottom w:val="single" w:sz="4" w:space="0" w:color="auto"/>
              <w:right w:val="single" w:sz="4" w:space="0" w:color="auto"/>
            </w:tcBorders>
            <w:shd w:val="clear" w:color="auto" w:fill="auto"/>
            <w:noWrap/>
            <w:vAlign w:val="bottom"/>
            <w:hideMark/>
          </w:tcPr>
          <w:p w14:paraId="17BF0E95"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7.2 (1.1)</w:t>
            </w:r>
          </w:p>
        </w:tc>
      </w:tr>
      <w:tr w:rsidR="00954716" w:rsidRPr="00D8506F" w14:paraId="0B660175"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50F175F1" w14:textId="08546ECE" w:rsidR="00954716" w:rsidRPr="00D8506F" w:rsidRDefault="00954716" w:rsidP="00954716">
            <w:pPr>
              <w:jc w:val="center"/>
              <w:rPr>
                <w:rFonts w:ascii="Calibri" w:eastAsia="Times New Roman" w:hAnsi="Calibri" w:cs="Times New Roman"/>
                <w:color w:val="000000"/>
                <w:lang w:eastAsia="de-DE"/>
              </w:rPr>
            </w:pPr>
          </w:p>
        </w:tc>
        <w:tc>
          <w:tcPr>
            <w:tcW w:w="1305" w:type="dxa"/>
            <w:vMerge w:val="restart"/>
            <w:tcBorders>
              <w:top w:val="nil"/>
              <w:left w:val="nil"/>
              <w:right w:val="single" w:sz="4" w:space="0" w:color="auto"/>
            </w:tcBorders>
            <w:shd w:val="clear" w:color="auto" w:fill="auto"/>
            <w:noWrap/>
            <w:vAlign w:val="center"/>
            <w:hideMark/>
          </w:tcPr>
          <w:p w14:paraId="5A468055" w14:textId="13651CF3"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27</w:t>
            </w:r>
          </w:p>
        </w:tc>
        <w:tc>
          <w:tcPr>
            <w:tcW w:w="0" w:type="auto"/>
            <w:tcBorders>
              <w:top w:val="nil"/>
              <w:left w:val="nil"/>
              <w:bottom w:val="single" w:sz="4" w:space="0" w:color="auto"/>
              <w:right w:val="single" w:sz="4" w:space="0" w:color="auto"/>
            </w:tcBorders>
            <w:shd w:val="clear" w:color="auto" w:fill="auto"/>
            <w:noWrap/>
            <w:vAlign w:val="bottom"/>
            <w:hideMark/>
          </w:tcPr>
          <w:p w14:paraId="5DB6184A"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2DCEBFCD"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0.0 (0/35)</w:t>
            </w:r>
          </w:p>
        </w:tc>
        <w:tc>
          <w:tcPr>
            <w:tcW w:w="0" w:type="auto"/>
            <w:tcBorders>
              <w:top w:val="nil"/>
              <w:left w:val="nil"/>
              <w:bottom w:val="single" w:sz="4" w:space="0" w:color="auto"/>
              <w:right w:val="single" w:sz="4" w:space="0" w:color="auto"/>
            </w:tcBorders>
            <w:shd w:val="clear" w:color="auto" w:fill="auto"/>
            <w:noWrap/>
            <w:vAlign w:val="bottom"/>
            <w:hideMark/>
          </w:tcPr>
          <w:p w14:paraId="6FA0EB0B"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NA (NA)</w:t>
            </w:r>
          </w:p>
        </w:tc>
      </w:tr>
      <w:tr w:rsidR="00954716" w:rsidRPr="00D8506F" w14:paraId="31211F4D" w14:textId="77777777" w:rsidTr="00954716">
        <w:trPr>
          <w:trHeight w:val="280"/>
        </w:trPr>
        <w:tc>
          <w:tcPr>
            <w:tcW w:w="3561" w:type="dxa"/>
            <w:vMerge/>
            <w:tcBorders>
              <w:left w:val="single" w:sz="4" w:space="0" w:color="auto"/>
              <w:bottom w:val="single" w:sz="4" w:space="0" w:color="auto"/>
              <w:right w:val="single" w:sz="4" w:space="0" w:color="auto"/>
            </w:tcBorders>
            <w:shd w:val="clear" w:color="auto" w:fill="auto"/>
            <w:noWrap/>
            <w:vAlign w:val="center"/>
            <w:hideMark/>
          </w:tcPr>
          <w:p w14:paraId="63528DBD" w14:textId="246867BF"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71147A40" w14:textId="3E5812DB"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39A2ED59"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3A78522A"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9.1 (3/33)</w:t>
            </w:r>
          </w:p>
        </w:tc>
        <w:tc>
          <w:tcPr>
            <w:tcW w:w="0" w:type="auto"/>
            <w:tcBorders>
              <w:top w:val="nil"/>
              <w:left w:val="nil"/>
              <w:bottom w:val="single" w:sz="4" w:space="0" w:color="auto"/>
              <w:right w:val="single" w:sz="4" w:space="0" w:color="auto"/>
            </w:tcBorders>
            <w:shd w:val="clear" w:color="auto" w:fill="auto"/>
            <w:noWrap/>
            <w:vAlign w:val="bottom"/>
            <w:hideMark/>
          </w:tcPr>
          <w:p w14:paraId="34F4DF23"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4.7 (0.4)</w:t>
            </w:r>
          </w:p>
        </w:tc>
      </w:tr>
      <w:tr w:rsidR="00954716" w:rsidRPr="00D8506F" w14:paraId="6145A0D5" w14:textId="77777777" w:rsidTr="00954716">
        <w:trPr>
          <w:trHeight w:val="280"/>
        </w:trPr>
        <w:tc>
          <w:tcPr>
            <w:tcW w:w="3561" w:type="dxa"/>
            <w:vMerge w:val="restart"/>
            <w:tcBorders>
              <w:top w:val="nil"/>
              <w:left w:val="single" w:sz="4" w:space="0" w:color="auto"/>
              <w:right w:val="single" w:sz="4" w:space="0" w:color="auto"/>
            </w:tcBorders>
            <w:shd w:val="clear" w:color="auto" w:fill="auto"/>
            <w:noWrap/>
            <w:vAlign w:val="center"/>
            <w:hideMark/>
          </w:tcPr>
          <w:p w14:paraId="5EBAA1CA" w14:textId="77F25249" w:rsidR="00954716" w:rsidRPr="00D8506F" w:rsidRDefault="00954716" w:rsidP="00954716">
            <w:pPr>
              <w:spacing w:after="0" w:line="240" w:lineRule="auto"/>
              <w:jc w:val="center"/>
              <w:rPr>
                <w:rFonts w:ascii="Calibri" w:eastAsia="Times New Roman" w:hAnsi="Calibri" w:cs="Times New Roman"/>
                <w:i/>
                <w:iCs/>
                <w:color w:val="000000"/>
                <w:lang w:eastAsia="de-DE"/>
              </w:rPr>
            </w:pPr>
            <w:proofErr w:type="spellStart"/>
            <w:r w:rsidRPr="00D8506F">
              <w:rPr>
                <w:rFonts w:ascii="Calibri" w:eastAsia="Times New Roman" w:hAnsi="Calibri" w:cs="Times New Roman"/>
                <w:i/>
                <w:iCs/>
                <w:color w:val="000000"/>
                <w:lang w:eastAsia="de-DE"/>
              </w:rPr>
              <w:t>Culex</w:t>
            </w:r>
            <w:proofErr w:type="spellEnd"/>
            <w:r w:rsidRPr="00D8506F">
              <w:rPr>
                <w:rFonts w:ascii="Calibri" w:eastAsia="Times New Roman" w:hAnsi="Calibri" w:cs="Times New Roman"/>
                <w:i/>
                <w:iCs/>
                <w:color w:val="000000"/>
                <w:lang w:eastAsia="de-DE"/>
              </w:rPr>
              <w:t xml:space="preserve"> </w:t>
            </w:r>
            <w:proofErr w:type="spellStart"/>
            <w:r w:rsidRPr="00D8506F">
              <w:rPr>
                <w:rFonts w:ascii="Calibri" w:eastAsia="Times New Roman" w:hAnsi="Calibri" w:cs="Times New Roman"/>
                <w:i/>
                <w:iCs/>
                <w:color w:val="000000"/>
                <w:lang w:eastAsia="de-DE"/>
              </w:rPr>
              <w:t>torrentium</w:t>
            </w:r>
            <w:proofErr w:type="spellEnd"/>
          </w:p>
        </w:tc>
        <w:tc>
          <w:tcPr>
            <w:tcW w:w="1305" w:type="dxa"/>
            <w:vMerge w:val="restart"/>
            <w:tcBorders>
              <w:top w:val="nil"/>
              <w:left w:val="nil"/>
              <w:right w:val="single" w:sz="4" w:space="0" w:color="auto"/>
            </w:tcBorders>
            <w:shd w:val="clear" w:color="auto" w:fill="auto"/>
            <w:noWrap/>
            <w:vAlign w:val="center"/>
            <w:hideMark/>
          </w:tcPr>
          <w:p w14:paraId="38DDB3E6" w14:textId="2C88F7C4"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18</w:t>
            </w:r>
          </w:p>
        </w:tc>
        <w:tc>
          <w:tcPr>
            <w:tcW w:w="0" w:type="auto"/>
            <w:tcBorders>
              <w:top w:val="nil"/>
              <w:left w:val="nil"/>
              <w:bottom w:val="single" w:sz="4" w:space="0" w:color="auto"/>
              <w:right w:val="single" w:sz="4" w:space="0" w:color="auto"/>
            </w:tcBorders>
            <w:shd w:val="clear" w:color="auto" w:fill="auto"/>
            <w:noWrap/>
            <w:vAlign w:val="bottom"/>
            <w:hideMark/>
          </w:tcPr>
          <w:p w14:paraId="2C4B5F83"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629C0013"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6.2 (2/32)</w:t>
            </w:r>
          </w:p>
        </w:tc>
        <w:tc>
          <w:tcPr>
            <w:tcW w:w="0" w:type="auto"/>
            <w:tcBorders>
              <w:top w:val="nil"/>
              <w:left w:val="nil"/>
              <w:bottom w:val="single" w:sz="4" w:space="0" w:color="auto"/>
              <w:right w:val="single" w:sz="4" w:space="0" w:color="auto"/>
            </w:tcBorders>
            <w:shd w:val="clear" w:color="auto" w:fill="auto"/>
            <w:noWrap/>
            <w:vAlign w:val="bottom"/>
            <w:hideMark/>
          </w:tcPr>
          <w:p w14:paraId="15BBD0CA"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5.4 (0.1)</w:t>
            </w:r>
          </w:p>
        </w:tc>
      </w:tr>
      <w:tr w:rsidR="00954716" w:rsidRPr="00D8506F" w14:paraId="6F0C574E"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47380836" w14:textId="65A263DB" w:rsidR="00954716" w:rsidRPr="00D8506F" w:rsidRDefault="00954716" w:rsidP="00954716">
            <w:pPr>
              <w:jc w:val="center"/>
              <w:rPr>
                <w:rFonts w:ascii="Calibri" w:eastAsia="Times New Roman" w:hAnsi="Calibri" w:cs="Times New Roman"/>
                <w:i/>
                <w:iCs/>
                <w:color w:val="000000"/>
                <w:lang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4B9FCA9F" w14:textId="1B155E3C"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4C2D08C8"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76B6C462"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15.2 (5/33)</w:t>
            </w:r>
          </w:p>
        </w:tc>
        <w:tc>
          <w:tcPr>
            <w:tcW w:w="0" w:type="auto"/>
            <w:tcBorders>
              <w:top w:val="nil"/>
              <w:left w:val="nil"/>
              <w:bottom w:val="single" w:sz="4" w:space="0" w:color="auto"/>
              <w:right w:val="single" w:sz="4" w:space="0" w:color="auto"/>
            </w:tcBorders>
            <w:shd w:val="clear" w:color="auto" w:fill="auto"/>
            <w:noWrap/>
            <w:vAlign w:val="bottom"/>
            <w:hideMark/>
          </w:tcPr>
          <w:p w14:paraId="5C98DABC"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4.9 (0.5)</w:t>
            </w:r>
          </w:p>
        </w:tc>
      </w:tr>
      <w:tr w:rsidR="00954716" w:rsidRPr="00D8506F" w14:paraId="0EC9E2A9"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477E3296" w14:textId="6C76AA8A" w:rsidR="00954716" w:rsidRPr="00D8506F" w:rsidRDefault="00954716" w:rsidP="00954716">
            <w:pPr>
              <w:jc w:val="center"/>
              <w:rPr>
                <w:rFonts w:ascii="Calibri" w:eastAsia="Times New Roman" w:hAnsi="Calibri" w:cs="Times New Roman"/>
                <w:i/>
                <w:iCs/>
                <w:color w:val="000000"/>
                <w:lang w:eastAsia="de-DE"/>
              </w:rPr>
            </w:pPr>
          </w:p>
        </w:tc>
        <w:tc>
          <w:tcPr>
            <w:tcW w:w="1305" w:type="dxa"/>
            <w:vMerge w:val="restart"/>
            <w:tcBorders>
              <w:top w:val="nil"/>
              <w:left w:val="nil"/>
              <w:right w:val="single" w:sz="4" w:space="0" w:color="auto"/>
            </w:tcBorders>
            <w:shd w:val="clear" w:color="auto" w:fill="auto"/>
            <w:noWrap/>
            <w:vAlign w:val="center"/>
            <w:hideMark/>
          </w:tcPr>
          <w:p w14:paraId="4F678A05" w14:textId="199536B0"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5226C060"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33AF058E"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0.0 (0/31)</w:t>
            </w:r>
          </w:p>
        </w:tc>
        <w:tc>
          <w:tcPr>
            <w:tcW w:w="0" w:type="auto"/>
            <w:tcBorders>
              <w:top w:val="nil"/>
              <w:left w:val="nil"/>
              <w:bottom w:val="single" w:sz="4" w:space="0" w:color="auto"/>
              <w:right w:val="single" w:sz="4" w:space="0" w:color="auto"/>
            </w:tcBorders>
            <w:shd w:val="clear" w:color="auto" w:fill="auto"/>
            <w:noWrap/>
            <w:vAlign w:val="bottom"/>
            <w:hideMark/>
          </w:tcPr>
          <w:p w14:paraId="5C74FAE4"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NA (NA)</w:t>
            </w:r>
          </w:p>
        </w:tc>
      </w:tr>
      <w:tr w:rsidR="00954716" w:rsidRPr="00D8506F" w14:paraId="570F57DC"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72091B19" w14:textId="108B5247" w:rsidR="00954716" w:rsidRPr="00D8506F" w:rsidRDefault="00954716" w:rsidP="00954716">
            <w:pPr>
              <w:jc w:val="center"/>
              <w:rPr>
                <w:rFonts w:ascii="Calibri" w:eastAsia="Times New Roman" w:hAnsi="Calibri" w:cs="Times New Roman"/>
                <w:i/>
                <w:iCs/>
                <w:color w:val="000000"/>
                <w:lang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626186A4" w14:textId="5ACFAF85"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52772575"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3FE4D837"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12.5 (4/32)</w:t>
            </w:r>
          </w:p>
        </w:tc>
        <w:tc>
          <w:tcPr>
            <w:tcW w:w="0" w:type="auto"/>
            <w:tcBorders>
              <w:top w:val="nil"/>
              <w:left w:val="nil"/>
              <w:bottom w:val="single" w:sz="4" w:space="0" w:color="auto"/>
              <w:right w:val="single" w:sz="4" w:space="0" w:color="auto"/>
            </w:tcBorders>
            <w:shd w:val="clear" w:color="auto" w:fill="auto"/>
            <w:noWrap/>
            <w:vAlign w:val="bottom"/>
            <w:hideMark/>
          </w:tcPr>
          <w:p w14:paraId="4947803C"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6.9 (1.5)</w:t>
            </w:r>
          </w:p>
        </w:tc>
      </w:tr>
      <w:tr w:rsidR="00954716" w:rsidRPr="00D8506F" w14:paraId="3EE823EF"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02AA7981" w14:textId="5FDBB7A0" w:rsidR="00954716" w:rsidRPr="00D8506F" w:rsidRDefault="00954716" w:rsidP="00954716">
            <w:pPr>
              <w:jc w:val="center"/>
              <w:rPr>
                <w:rFonts w:ascii="Calibri" w:eastAsia="Times New Roman" w:hAnsi="Calibri" w:cs="Times New Roman"/>
                <w:i/>
                <w:iCs/>
                <w:color w:val="000000"/>
                <w:lang w:eastAsia="de-DE"/>
              </w:rPr>
            </w:pPr>
          </w:p>
        </w:tc>
        <w:tc>
          <w:tcPr>
            <w:tcW w:w="1305" w:type="dxa"/>
            <w:vMerge w:val="restart"/>
            <w:tcBorders>
              <w:top w:val="nil"/>
              <w:left w:val="nil"/>
              <w:right w:val="single" w:sz="4" w:space="0" w:color="auto"/>
            </w:tcBorders>
            <w:shd w:val="clear" w:color="auto" w:fill="auto"/>
            <w:noWrap/>
            <w:vAlign w:val="center"/>
            <w:hideMark/>
          </w:tcPr>
          <w:p w14:paraId="6103F086" w14:textId="387DB316"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24</w:t>
            </w:r>
          </w:p>
        </w:tc>
        <w:tc>
          <w:tcPr>
            <w:tcW w:w="0" w:type="auto"/>
            <w:tcBorders>
              <w:top w:val="nil"/>
              <w:left w:val="nil"/>
              <w:bottom w:val="single" w:sz="4" w:space="0" w:color="auto"/>
              <w:right w:val="single" w:sz="4" w:space="0" w:color="auto"/>
            </w:tcBorders>
            <w:shd w:val="clear" w:color="auto" w:fill="auto"/>
            <w:noWrap/>
            <w:vAlign w:val="bottom"/>
            <w:hideMark/>
          </w:tcPr>
          <w:p w14:paraId="6F2F3A64"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01E00CE3"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6.4 (2/31)</w:t>
            </w:r>
          </w:p>
        </w:tc>
        <w:tc>
          <w:tcPr>
            <w:tcW w:w="0" w:type="auto"/>
            <w:tcBorders>
              <w:top w:val="nil"/>
              <w:left w:val="nil"/>
              <w:bottom w:val="single" w:sz="4" w:space="0" w:color="auto"/>
              <w:right w:val="single" w:sz="4" w:space="0" w:color="auto"/>
            </w:tcBorders>
            <w:shd w:val="clear" w:color="auto" w:fill="auto"/>
            <w:noWrap/>
            <w:vAlign w:val="bottom"/>
            <w:hideMark/>
          </w:tcPr>
          <w:p w14:paraId="0B5B0C00"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7.3 (0.8)</w:t>
            </w:r>
          </w:p>
        </w:tc>
      </w:tr>
      <w:tr w:rsidR="00954716" w:rsidRPr="00D8506F" w14:paraId="67ABB87A"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6AB760AD" w14:textId="1166721B" w:rsidR="00954716" w:rsidRPr="00D8506F" w:rsidRDefault="00954716" w:rsidP="00954716">
            <w:pPr>
              <w:jc w:val="center"/>
              <w:rPr>
                <w:rFonts w:ascii="Calibri" w:eastAsia="Times New Roman" w:hAnsi="Calibri" w:cs="Times New Roman"/>
                <w:i/>
                <w:iCs/>
                <w:color w:val="000000"/>
                <w:lang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1804CE1A" w14:textId="3B20A739"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0B637B96"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0288EF8E"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27.6 (8/29)</w:t>
            </w:r>
          </w:p>
        </w:tc>
        <w:tc>
          <w:tcPr>
            <w:tcW w:w="0" w:type="auto"/>
            <w:tcBorders>
              <w:top w:val="nil"/>
              <w:left w:val="nil"/>
              <w:bottom w:val="single" w:sz="4" w:space="0" w:color="auto"/>
              <w:right w:val="single" w:sz="4" w:space="0" w:color="auto"/>
            </w:tcBorders>
            <w:shd w:val="clear" w:color="auto" w:fill="auto"/>
            <w:noWrap/>
            <w:vAlign w:val="bottom"/>
            <w:hideMark/>
          </w:tcPr>
          <w:p w14:paraId="5A5AC7B1"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7.8 (1.1)</w:t>
            </w:r>
          </w:p>
        </w:tc>
      </w:tr>
      <w:tr w:rsidR="00954716" w:rsidRPr="00D8506F" w14:paraId="4767D688" w14:textId="77777777" w:rsidTr="00954716">
        <w:trPr>
          <w:trHeight w:val="280"/>
        </w:trPr>
        <w:tc>
          <w:tcPr>
            <w:tcW w:w="3561" w:type="dxa"/>
            <w:vMerge/>
            <w:tcBorders>
              <w:left w:val="single" w:sz="4" w:space="0" w:color="auto"/>
              <w:right w:val="single" w:sz="4" w:space="0" w:color="auto"/>
            </w:tcBorders>
            <w:shd w:val="clear" w:color="auto" w:fill="auto"/>
            <w:noWrap/>
            <w:vAlign w:val="center"/>
            <w:hideMark/>
          </w:tcPr>
          <w:p w14:paraId="41D115BC" w14:textId="12A34BB2" w:rsidR="00954716" w:rsidRPr="00D8506F" w:rsidRDefault="00954716" w:rsidP="00954716">
            <w:pPr>
              <w:jc w:val="center"/>
              <w:rPr>
                <w:rFonts w:ascii="Calibri" w:eastAsia="Times New Roman" w:hAnsi="Calibri" w:cs="Times New Roman"/>
                <w:i/>
                <w:iCs/>
                <w:color w:val="000000"/>
                <w:lang w:eastAsia="de-DE"/>
              </w:rPr>
            </w:pPr>
          </w:p>
        </w:tc>
        <w:tc>
          <w:tcPr>
            <w:tcW w:w="1305" w:type="dxa"/>
            <w:vMerge w:val="restart"/>
            <w:tcBorders>
              <w:top w:val="nil"/>
              <w:left w:val="nil"/>
              <w:right w:val="single" w:sz="4" w:space="0" w:color="auto"/>
            </w:tcBorders>
            <w:shd w:val="clear" w:color="auto" w:fill="auto"/>
            <w:noWrap/>
            <w:vAlign w:val="center"/>
            <w:hideMark/>
          </w:tcPr>
          <w:p w14:paraId="0D3B98FA" w14:textId="2B8493A1" w:rsidR="00954716" w:rsidRPr="00D8506F" w:rsidRDefault="00954716" w:rsidP="00954716">
            <w:pPr>
              <w:spacing w:after="0" w:line="240" w:lineRule="auto"/>
              <w:jc w:val="center"/>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27</w:t>
            </w:r>
          </w:p>
        </w:tc>
        <w:tc>
          <w:tcPr>
            <w:tcW w:w="0" w:type="auto"/>
            <w:tcBorders>
              <w:top w:val="nil"/>
              <w:left w:val="nil"/>
              <w:bottom w:val="single" w:sz="4" w:space="0" w:color="auto"/>
              <w:right w:val="single" w:sz="4" w:space="0" w:color="auto"/>
            </w:tcBorders>
            <w:shd w:val="clear" w:color="auto" w:fill="auto"/>
            <w:noWrap/>
            <w:vAlign w:val="bottom"/>
            <w:hideMark/>
          </w:tcPr>
          <w:p w14:paraId="426873D4"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14</w:t>
            </w:r>
          </w:p>
        </w:tc>
        <w:tc>
          <w:tcPr>
            <w:tcW w:w="0" w:type="auto"/>
            <w:tcBorders>
              <w:top w:val="nil"/>
              <w:left w:val="nil"/>
              <w:bottom w:val="single" w:sz="4" w:space="0" w:color="auto"/>
              <w:right w:val="single" w:sz="4" w:space="0" w:color="auto"/>
            </w:tcBorders>
            <w:shd w:val="clear" w:color="auto" w:fill="auto"/>
            <w:noWrap/>
            <w:vAlign w:val="bottom"/>
            <w:hideMark/>
          </w:tcPr>
          <w:p w14:paraId="3C307105"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32.4 (11/34)</w:t>
            </w:r>
          </w:p>
        </w:tc>
        <w:tc>
          <w:tcPr>
            <w:tcW w:w="0" w:type="auto"/>
            <w:tcBorders>
              <w:top w:val="nil"/>
              <w:left w:val="nil"/>
              <w:bottom w:val="single" w:sz="4" w:space="0" w:color="auto"/>
              <w:right w:val="single" w:sz="4" w:space="0" w:color="auto"/>
            </w:tcBorders>
            <w:shd w:val="clear" w:color="auto" w:fill="auto"/>
            <w:noWrap/>
            <w:vAlign w:val="bottom"/>
            <w:hideMark/>
          </w:tcPr>
          <w:p w14:paraId="296CA0F6"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5.9 (1.1)</w:t>
            </w:r>
          </w:p>
        </w:tc>
      </w:tr>
      <w:tr w:rsidR="00954716" w:rsidRPr="00D8506F" w14:paraId="3AA05B1B" w14:textId="77777777" w:rsidTr="00954716">
        <w:trPr>
          <w:trHeight w:val="280"/>
        </w:trPr>
        <w:tc>
          <w:tcPr>
            <w:tcW w:w="3561" w:type="dxa"/>
            <w:vMerge/>
            <w:tcBorders>
              <w:left w:val="single" w:sz="4" w:space="0" w:color="auto"/>
              <w:bottom w:val="single" w:sz="4" w:space="0" w:color="auto"/>
              <w:right w:val="single" w:sz="4" w:space="0" w:color="auto"/>
            </w:tcBorders>
            <w:shd w:val="clear" w:color="auto" w:fill="auto"/>
            <w:noWrap/>
            <w:vAlign w:val="center"/>
            <w:hideMark/>
          </w:tcPr>
          <w:p w14:paraId="759DFF16" w14:textId="4A844355" w:rsidR="00954716" w:rsidRPr="00D8506F" w:rsidRDefault="00954716" w:rsidP="00954716">
            <w:pPr>
              <w:spacing w:after="0" w:line="240" w:lineRule="auto"/>
              <w:jc w:val="center"/>
              <w:rPr>
                <w:rFonts w:ascii="Calibri" w:eastAsia="Times New Roman" w:hAnsi="Calibri" w:cs="Times New Roman"/>
                <w:i/>
                <w:iCs/>
                <w:color w:val="000000"/>
                <w:lang w:eastAsia="de-DE"/>
              </w:rPr>
            </w:pPr>
          </w:p>
        </w:tc>
        <w:tc>
          <w:tcPr>
            <w:tcW w:w="1305" w:type="dxa"/>
            <w:vMerge/>
            <w:tcBorders>
              <w:left w:val="nil"/>
              <w:bottom w:val="single" w:sz="4" w:space="0" w:color="auto"/>
              <w:right w:val="single" w:sz="4" w:space="0" w:color="auto"/>
            </w:tcBorders>
            <w:shd w:val="clear" w:color="auto" w:fill="auto"/>
            <w:noWrap/>
            <w:vAlign w:val="center"/>
            <w:hideMark/>
          </w:tcPr>
          <w:p w14:paraId="494FED79" w14:textId="3FB01970" w:rsidR="00954716" w:rsidRPr="00D8506F" w:rsidRDefault="00954716" w:rsidP="00954716">
            <w:pPr>
              <w:spacing w:after="0" w:line="240" w:lineRule="auto"/>
              <w:jc w:val="center"/>
              <w:rPr>
                <w:rFonts w:ascii="Calibri" w:eastAsia="Times New Roman" w:hAnsi="Calibri" w:cs="Times New Roman"/>
                <w:color w:val="000000"/>
                <w:lang w:eastAsia="de-DE"/>
              </w:rPr>
            </w:pPr>
          </w:p>
        </w:tc>
        <w:tc>
          <w:tcPr>
            <w:tcW w:w="0" w:type="auto"/>
            <w:tcBorders>
              <w:top w:val="nil"/>
              <w:left w:val="nil"/>
              <w:bottom w:val="single" w:sz="4" w:space="0" w:color="auto"/>
              <w:right w:val="single" w:sz="4" w:space="0" w:color="auto"/>
            </w:tcBorders>
            <w:shd w:val="clear" w:color="auto" w:fill="auto"/>
            <w:noWrap/>
            <w:vAlign w:val="bottom"/>
            <w:hideMark/>
          </w:tcPr>
          <w:p w14:paraId="1A5605D0" w14:textId="77777777" w:rsidR="00954716" w:rsidRPr="00D8506F" w:rsidRDefault="00954716" w:rsidP="00954716">
            <w:pPr>
              <w:spacing w:after="0" w:line="240" w:lineRule="auto"/>
              <w:jc w:val="right"/>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21</w:t>
            </w:r>
          </w:p>
        </w:tc>
        <w:tc>
          <w:tcPr>
            <w:tcW w:w="0" w:type="auto"/>
            <w:tcBorders>
              <w:top w:val="nil"/>
              <w:left w:val="nil"/>
              <w:bottom w:val="single" w:sz="4" w:space="0" w:color="auto"/>
              <w:right w:val="single" w:sz="4" w:space="0" w:color="auto"/>
            </w:tcBorders>
            <w:shd w:val="clear" w:color="auto" w:fill="auto"/>
            <w:noWrap/>
            <w:vAlign w:val="bottom"/>
            <w:hideMark/>
          </w:tcPr>
          <w:p w14:paraId="7129C1A5"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26.3 (10/38)</w:t>
            </w:r>
          </w:p>
        </w:tc>
        <w:tc>
          <w:tcPr>
            <w:tcW w:w="0" w:type="auto"/>
            <w:tcBorders>
              <w:top w:val="nil"/>
              <w:left w:val="nil"/>
              <w:bottom w:val="single" w:sz="4" w:space="0" w:color="auto"/>
              <w:right w:val="single" w:sz="4" w:space="0" w:color="auto"/>
            </w:tcBorders>
            <w:shd w:val="clear" w:color="auto" w:fill="auto"/>
            <w:noWrap/>
            <w:vAlign w:val="bottom"/>
            <w:hideMark/>
          </w:tcPr>
          <w:p w14:paraId="69F6C2E9" w14:textId="77777777" w:rsidR="00954716" w:rsidRPr="00D8506F" w:rsidRDefault="00954716" w:rsidP="00954716">
            <w:pPr>
              <w:spacing w:after="0" w:line="240" w:lineRule="auto"/>
              <w:rPr>
                <w:rFonts w:ascii="Calibri" w:eastAsia="Times New Roman" w:hAnsi="Calibri" w:cs="Times New Roman"/>
                <w:color w:val="000000"/>
                <w:lang w:eastAsia="de-DE"/>
              </w:rPr>
            </w:pPr>
            <w:r w:rsidRPr="00D8506F">
              <w:rPr>
                <w:rFonts w:ascii="Calibri" w:eastAsia="Times New Roman" w:hAnsi="Calibri" w:cs="Times New Roman"/>
                <w:color w:val="000000"/>
                <w:lang w:eastAsia="de-DE"/>
              </w:rPr>
              <w:t>5.6 (1.1)</w:t>
            </w:r>
          </w:p>
        </w:tc>
      </w:tr>
    </w:tbl>
    <w:p w14:paraId="66E8CE51" w14:textId="77777777" w:rsidR="00954716" w:rsidRDefault="00954716" w:rsidP="00160FB8">
      <w:pPr>
        <w:spacing w:after="0" w:line="480" w:lineRule="auto"/>
        <w:rPr>
          <w:rFonts w:ascii="Times New Roman" w:hAnsi="Times New Roman" w:cs="Times New Roman"/>
          <w:b/>
          <w:sz w:val="24"/>
          <w:szCs w:val="24"/>
          <w:lang w:val="en-GB"/>
        </w:rPr>
      </w:pPr>
    </w:p>
    <w:p w14:paraId="276D1602" w14:textId="06F8EF09" w:rsidR="002330FF" w:rsidDel="00197EB6" w:rsidRDefault="002330FF" w:rsidP="00160FB8">
      <w:pPr>
        <w:spacing w:after="0" w:line="480" w:lineRule="auto"/>
        <w:rPr>
          <w:moveFrom w:id="809" w:author="RL" w:date="2018-07-05T09:45:00Z"/>
          <w:rFonts w:ascii="Times New Roman" w:hAnsi="Times New Roman" w:cs="Times New Roman"/>
          <w:b/>
          <w:sz w:val="24"/>
          <w:szCs w:val="24"/>
          <w:lang w:val="en-GB"/>
        </w:rPr>
      </w:pPr>
      <w:moveFromRangeStart w:id="810" w:author="RL" w:date="2018-07-05T09:45:00Z" w:name="move518547258"/>
      <w:moveFrom w:id="811" w:author="RL" w:date="2018-07-05T09:45:00Z">
        <w:r w:rsidRPr="00142F36" w:rsidDel="00197EB6">
          <w:rPr>
            <w:rFonts w:ascii="Times New Roman" w:hAnsi="Times New Roman" w:cs="Times New Roman"/>
            <w:b/>
            <w:sz w:val="24"/>
            <w:szCs w:val="24"/>
            <w:lang w:val="en-GB"/>
          </w:rPr>
          <w:t>Table</w:t>
        </w:r>
        <w:r w:rsidR="0068160D" w:rsidDel="00197EB6">
          <w:rPr>
            <w:rFonts w:ascii="Times New Roman" w:hAnsi="Times New Roman" w:cs="Times New Roman"/>
            <w:b/>
            <w:sz w:val="24"/>
            <w:szCs w:val="24"/>
            <w:lang w:val="en-GB"/>
          </w:rPr>
          <w:t xml:space="preserve"> 1</w:t>
        </w:r>
        <w:r w:rsidR="00142F36" w:rsidDel="00197EB6">
          <w:rPr>
            <w:rFonts w:ascii="Times New Roman" w:hAnsi="Times New Roman" w:cs="Times New Roman"/>
            <w:b/>
            <w:sz w:val="24"/>
            <w:szCs w:val="24"/>
            <w:lang w:val="en-GB"/>
          </w:rPr>
          <w:t xml:space="preserve">: </w:t>
        </w:r>
        <w:r w:rsidR="00160FB8" w:rsidDel="00197EB6">
          <w:rPr>
            <w:rFonts w:ascii="Times New Roman" w:hAnsi="Times New Roman" w:cs="Times New Roman"/>
            <w:b/>
            <w:sz w:val="24"/>
            <w:szCs w:val="24"/>
            <w:lang w:val="en-GB"/>
          </w:rPr>
          <w:t>Susceptibility</w:t>
        </w:r>
        <w:r w:rsidR="00142F36" w:rsidDel="00197EB6">
          <w:rPr>
            <w:rFonts w:ascii="Times New Roman" w:hAnsi="Times New Roman" w:cs="Times New Roman"/>
            <w:b/>
            <w:sz w:val="24"/>
            <w:szCs w:val="24"/>
            <w:lang w:val="en-GB"/>
          </w:rPr>
          <w:t xml:space="preserve"> of </w:t>
        </w:r>
        <w:r w:rsidR="00142F36" w:rsidRPr="00142F36" w:rsidDel="00197EB6">
          <w:rPr>
            <w:rFonts w:ascii="Times New Roman" w:hAnsi="Times New Roman" w:cs="Times New Roman"/>
            <w:b/>
            <w:i/>
            <w:sz w:val="24"/>
            <w:szCs w:val="24"/>
            <w:lang w:val="en-GB"/>
          </w:rPr>
          <w:t>Culex</w:t>
        </w:r>
        <w:r w:rsidR="00142F36" w:rsidDel="00197EB6">
          <w:rPr>
            <w:rFonts w:ascii="Times New Roman" w:hAnsi="Times New Roman" w:cs="Times New Roman"/>
            <w:b/>
            <w:sz w:val="24"/>
            <w:szCs w:val="24"/>
            <w:lang w:val="en-GB"/>
          </w:rPr>
          <w:t xml:space="preserve"> mosquitoes </w:t>
        </w:r>
        <w:r w:rsidR="00160FB8" w:rsidDel="00197EB6">
          <w:rPr>
            <w:rFonts w:ascii="Times New Roman" w:hAnsi="Times New Roman" w:cs="Times New Roman"/>
            <w:b/>
            <w:sz w:val="24"/>
            <w:szCs w:val="24"/>
            <w:lang w:val="en-GB"/>
          </w:rPr>
          <w:t xml:space="preserve">experimentally infected </w:t>
        </w:r>
        <w:r w:rsidR="00142F36" w:rsidDel="00197EB6">
          <w:rPr>
            <w:rFonts w:ascii="Times New Roman" w:hAnsi="Times New Roman" w:cs="Times New Roman"/>
            <w:b/>
            <w:sz w:val="24"/>
            <w:szCs w:val="24"/>
            <w:lang w:val="en-GB"/>
          </w:rPr>
          <w:t>with WNV</w:t>
        </w:r>
      </w:moveFrom>
    </w:p>
    <w:p w14:paraId="308915D3" w14:textId="6792E630" w:rsidR="00142F36" w:rsidDel="00197EB6" w:rsidRDefault="00160FB8" w:rsidP="00160FB8">
      <w:pPr>
        <w:spacing w:after="0" w:line="480" w:lineRule="auto"/>
        <w:rPr>
          <w:moveFrom w:id="812" w:author="RL" w:date="2018-07-05T09:45:00Z"/>
          <w:rFonts w:ascii="Times New Roman" w:hAnsi="Times New Roman" w:cs="Times New Roman"/>
          <w:sz w:val="24"/>
          <w:szCs w:val="24"/>
          <w:lang w:val="en-GB"/>
        </w:rPr>
      </w:pPr>
      <w:moveFrom w:id="813" w:author="RL" w:date="2018-07-05T09:45:00Z">
        <w:r w:rsidDel="00197EB6">
          <w:rPr>
            <w:rFonts w:ascii="Times New Roman" w:hAnsi="Times New Roman" w:cs="Times New Roman"/>
            <w:sz w:val="24"/>
            <w:szCs w:val="24"/>
            <w:lang w:val="en-GB"/>
          </w:rPr>
          <w:t>*Infection rate:</w:t>
        </w:r>
        <w:r w:rsidRPr="00160FB8" w:rsidDel="00197EB6">
          <w:rPr>
            <w:rFonts w:ascii="Times New Roman" w:hAnsi="Times New Roman" w:cs="Times New Roman"/>
            <w:sz w:val="24"/>
            <w:szCs w:val="24"/>
            <w:lang w:val="en-GB"/>
          </w:rPr>
          <w:t xml:space="preserve"> </w:t>
        </w:r>
        <w:r w:rsidRPr="0092604C" w:rsidDel="00197EB6">
          <w:rPr>
            <w:rFonts w:ascii="Times New Roman" w:hAnsi="Times New Roman" w:cs="Times New Roman"/>
            <w:sz w:val="24"/>
            <w:szCs w:val="24"/>
            <w:lang w:val="en-GB"/>
          </w:rPr>
          <w:t xml:space="preserve">number of </w:t>
        </w:r>
        <w:r w:rsidR="001C56B3" w:rsidDel="00197EB6">
          <w:rPr>
            <w:rFonts w:ascii="Times New Roman" w:hAnsi="Times New Roman" w:cs="Times New Roman"/>
            <w:sz w:val="24"/>
            <w:szCs w:val="24"/>
            <w:lang w:val="en-GB"/>
          </w:rPr>
          <w:t>WNV</w:t>
        </w:r>
        <w:r w:rsidRPr="0092604C" w:rsidDel="00197EB6">
          <w:rPr>
            <w:rFonts w:ascii="Times New Roman" w:hAnsi="Times New Roman" w:cs="Times New Roman"/>
            <w:sz w:val="24"/>
            <w:szCs w:val="24"/>
            <w:lang w:val="en-GB"/>
          </w:rPr>
          <w:t>-positive mosquito bodies per number of fed females</w:t>
        </w:r>
      </w:moveFrom>
    </w:p>
    <w:p w14:paraId="16AF0E6D" w14:textId="4E1A0874" w:rsidR="00160FB8" w:rsidDel="00197EB6" w:rsidRDefault="00160FB8" w:rsidP="00160FB8">
      <w:pPr>
        <w:spacing w:after="0" w:line="480" w:lineRule="auto"/>
        <w:rPr>
          <w:moveFrom w:id="814" w:author="RL" w:date="2018-07-05T09:45:00Z"/>
          <w:rFonts w:ascii="Times New Roman" w:hAnsi="Times New Roman" w:cs="Times New Roman"/>
          <w:sz w:val="24"/>
          <w:szCs w:val="24"/>
          <w:lang w:val="en-GB"/>
        </w:rPr>
      </w:pPr>
      <w:moveFrom w:id="815" w:author="RL" w:date="2018-07-05T09:45:00Z">
        <w:r w:rsidDel="00197EB6">
          <w:rPr>
            <w:rFonts w:ascii="Times New Roman" w:hAnsi="Times New Roman" w:cs="Times New Roman"/>
            <w:sz w:val="24"/>
            <w:szCs w:val="24"/>
            <w:lang w:val="en-GB"/>
          </w:rPr>
          <w:t>** titre: Mean (SD) log10 RNA copies/specimen</w:t>
        </w:r>
      </w:moveFrom>
    </w:p>
    <w:p w14:paraId="0158FDDA" w14:textId="67BF44B5" w:rsidR="007941F4" w:rsidDel="00197EB6" w:rsidRDefault="007941F4" w:rsidP="00160FB8">
      <w:pPr>
        <w:spacing w:after="0" w:line="480" w:lineRule="auto"/>
        <w:rPr>
          <w:moveFrom w:id="816" w:author="RL" w:date="2018-07-05T09:45:00Z"/>
          <w:rFonts w:ascii="Times New Roman" w:hAnsi="Times New Roman" w:cs="Times New Roman"/>
          <w:sz w:val="24"/>
          <w:szCs w:val="24"/>
          <w:lang w:val="en-GB"/>
        </w:rPr>
      </w:pPr>
      <w:moveFrom w:id="817" w:author="RL" w:date="2018-07-05T09:45:00Z">
        <w:r w:rsidDel="00197EB6">
          <w:rPr>
            <w:rFonts w:ascii="Times New Roman" w:hAnsi="Times New Roman" w:cs="Times New Roman"/>
            <w:sz w:val="24"/>
            <w:szCs w:val="24"/>
            <w:lang w:val="en-GB"/>
          </w:rPr>
          <w:t>dpi = days post infection</w:t>
        </w:r>
        <w:r w:rsidR="001C56B3" w:rsidDel="00197EB6">
          <w:rPr>
            <w:rFonts w:ascii="Times New Roman" w:hAnsi="Times New Roman" w:cs="Times New Roman"/>
            <w:sz w:val="24"/>
            <w:szCs w:val="24"/>
            <w:lang w:val="en-GB"/>
          </w:rPr>
          <w:t>; NA = not available</w:t>
        </w:r>
      </w:moveFrom>
    </w:p>
    <w:moveFromRangeEnd w:id="810"/>
    <w:p w14:paraId="2CB664F9" w14:textId="77777777" w:rsidR="0040299A" w:rsidRPr="00160FB8" w:rsidRDefault="0040299A" w:rsidP="00160FB8">
      <w:pPr>
        <w:spacing w:after="0" w:line="480" w:lineRule="auto"/>
        <w:rPr>
          <w:rFonts w:ascii="Times New Roman" w:hAnsi="Times New Roman" w:cs="Times New Roman"/>
          <w:sz w:val="24"/>
          <w:szCs w:val="24"/>
          <w:lang w:val="en-GB"/>
        </w:rPr>
      </w:pPr>
    </w:p>
    <w:p w14:paraId="7CB673D5" w14:textId="11EAE792" w:rsidR="00142F36" w:rsidRDefault="001C56B3" w:rsidP="00577A14">
      <w:pPr>
        <w:spacing w:line="480" w:lineRule="auto"/>
        <w:rPr>
          <w:rFonts w:ascii="Times New Roman" w:hAnsi="Times New Roman" w:cs="Times New Roman"/>
          <w:sz w:val="24"/>
          <w:szCs w:val="24"/>
          <w:lang w:val="en-GB"/>
        </w:rPr>
      </w:pPr>
      <w:r>
        <w:rPr>
          <w:rFonts w:ascii="Times New Roman" w:hAnsi="Times New Roman" w:cs="Times New Roman"/>
          <w:noProof/>
          <w:sz w:val="24"/>
          <w:szCs w:val="24"/>
          <w:lang w:eastAsia="de-DE"/>
        </w:rPr>
        <w:lastRenderedPageBreak/>
        <w:drawing>
          <wp:inline distT="0" distB="0" distL="0" distR="0" wp14:anchorId="7BC281AF" wp14:editId="6FF618DF">
            <wp:extent cx="3657600" cy="59436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wnv-1.png"/>
                    <pic:cNvPicPr/>
                  </pic:nvPicPr>
                  <pic:blipFill>
                    <a:blip r:embed="rId16">
                      <a:extLst>
                        <a:ext uri="{28A0092B-C50C-407E-A947-70E740481C1C}">
                          <a14:useLocalDpi xmlns:a14="http://schemas.microsoft.com/office/drawing/2010/main" val="0"/>
                        </a:ext>
                      </a:extLst>
                    </a:blip>
                    <a:stretch>
                      <a:fillRect/>
                    </a:stretch>
                  </pic:blipFill>
                  <pic:spPr>
                    <a:xfrm>
                      <a:off x="0" y="0"/>
                      <a:ext cx="3657600" cy="5943600"/>
                    </a:xfrm>
                    <a:prstGeom prst="rect">
                      <a:avLst/>
                    </a:prstGeom>
                  </pic:spPr>
                </pic:pic>
              </a:graphicData>
            </a:graphic>
          </wp:inline>
        </w:drawing>
      </w:r>
    </w:p>
    <w:p w14:paraId="3835A565" w14:textId="1080C3B8" w:rsidR="007941F4" w:rsidDel="00FF17C8" w:rsidRDefault="002330FF" w:rsidP="007941F4">
      <w:pPr>
        <w:spacing w:after="0" w:line="480" w:lineRule="auto"/>
        <w:rPr>
          <w:del w:id="818" w:author="RenkeLuehken" w:date="2018-07-05T21:37:00Z"/>
          <w:rFonts w:ascii="Times New Roman" w:hAnsi="Times New Roman" w:cs="Times New Roman"/>
          <w:b/>
          <w:sz w:val="24"/>
          <w:szCs w:val="24"/>
          <w:lang w:val="en-GB"/>
        </w:rPr>
      </w:pPr>
      <w:r w:rsidRPr="00142F36">
        <w:rPr>
          <w:rFonts w:ascii="Times New Roman" w:hAnsi="Times New Roman" w:cs="Times New Roman"/>
          <w:b/>
          <w:sz w:val="24"/>
          <w:szCs w:val="24"/>
          <w:lang w:val="en-GB"/>
        </w:rPr>
        <w:t>Figure 1</w:t>
      </w:r>
      <w:r w:rsidR="007941F4">
        <w:rPr>
          <w:rFonts w:ascii="Times New Roman" w:hAnsi="Times New Roman" w:cs="Times New Roman"/>
          <w:sz w:val="24"/>
          <w:szCs w:val="24"/>
          <w:lang w:val="en-GB"/>
        </w:rPr>
        <w:t>:</w:t>
      </w:r>
      <w:r>
        <w:rPr>
          <w:rFonts w:ascii="Times New Roman" w:hAnsi="Times New Roman" w:cs="Times New Roman"/>
          <w:sz w:val="24"/>
          <w:szCs w:val="24"/>
          <w:lang w:val="en-GB"/>
        </w:rPr>
        <w:t xml:space="preserve"> </w:t>
      </w:r>
      <w:ins w:id="819" w:author="RenkeLuehken" w:date="2018-07-05T21:37:00Z">
        <w:r w:rsidR="00FF17C8" w:rsidRPr="007941F4">
          <w:rPr>
            <w:rFonts w:ascii="Times New Roman" w:hAnsi="Times New Roman" w:cs="Times New Roman"/>
            <w:b/>
            <w:sz w:val="24"/>
            <w:szCs w:val="24"/>
            <w:lang w:val="en-GB"/>
          </w:rPr>
          <w:t xml:space="preserve">Transmission </w:t>
        </w:r>
        <w:r w:rsidR="00FF17C8">
          <w:rPr>
            <w:rFonts w:ascii="Times New Roman" w:hAnsi="Times New Roman" w:cs="Times New Roman"/>
            <w:b/>
            <w:sz w:val="24"/>
            <w:szCs w:val="24"/>
            <w:lang w:val="en-GB"/>
          </w:rPr>
          <w:t>rate</w:t>
        </w:r>
        <w:r w:rsidR="00FF17C8" w:rsidRPr="007941F4">
          <w:rPr>
            <w:rFonts w:ascii="Times New Roman" w:hAnsi="Times New Roman" w:cs="Times New Roman"/>
            <w:b/>
            <w:sz w:val="24"/>
            <w:szCs w:val="24"/>
            <w:lang w:val="en-GB"/>
          </w:rPr>
          <w:t xml:space="preserve"> of </w:t>
        </w:r>
      </w:ins>
      <w:ins w:id="820" w:author="RenkeLuehken" w:date="2018-07-05T21:38:00Z">
        <w:r w:rsidR="00FF17C8">
          <w:rPr>
            <w:rFonts w:ascii="Times New Roman" w:hAnsi="Times New Roman" w:cs="Times New Roman"/>
            <w:b/>
            <w:sz w:val="24"/>
            <w:szCs w:val="24"/>
            <w:lang w:val="en-GB"/>
          </w:rPr>
          <w:t xml:space="preserve">three </w:t>
        </w:r>
      </w:ins>
      <w:ins w:id="821" w:author="RenkeLuehken" w:date="2018-07-05T21:37:00Z">
        <w:r w:rsidR="00FF17C8" w:rsidRPr="007941F4">
          <w:rPr>
            <w:rFonts w:ascii="Times New Roman" w:hAnsi="Times New Roman" w:cs="Times New Roman"/>
            <w:b/>
            <w:i/>
            <w:sz w:val="24"/>
            <w:szCs w:val="24"/>
            <w:lang w:val="en-GB"/>
          </w:rPr>
          <w:t>Culex</w:t>
        </w:r>
        <w:r w:rsidR="00FF17C8" w:rsidRPr="007941F4">
          <w:rPr>
            <w:rFonts w:ascii="Times New Roman" w:hAnsi="Times New Roman" w:cs="Times New Roman"/>
            <w:b/>
            <w:sz w:val="24"/>
            <w:szCs w:val="24"/>
            <w:lang w:val="en-GB"/>
          </w:rPr>
          <w:t xml:space="preserve"> </w:t>
        </w:r>
      </w:ins>
      <w:ins w:id="822" w:author="RenkeLuehken" w:date="2018-07-05T21:38:00Z">
        <w:r w:rsidR="00FF17C8">
          <w:rPr>
            <w:rFonts w:ascii="Times New Roman" w:hAnsi="Times New Roman" w:cs="Times New Roman"/>
            <w:b/>
            <w:sz w:val="24"/>
            <w:szCs w:val="24"/>
            <w:lang w:val="en-GB"/>
          </w:rPr>
          <w:t>species</w:t>
        </w:r>
      </w:ins>
      <w:ins w:id="823" w:author="RenkeLuehken" w:date="2018-07-05T21:37:00Z">
        <w:r w:rsidR="00FF17C8" w:rsidRPr="007941F4" w:rsidDel="00FF17C8">
          <w:rPr>
            <w:rFonts w:ascii="Times New Roman" w:hAnsi="Times New Roman" w:cs="Times New Roman"/>
            <w:b/>
            <w:sz w:val="24"/>
            <w:szCs w:val="24"/>
            <w:lang w:val="en-GB"/>
          </w:rPr>
          <w:t xml:space="preserve"> </w:t>
        </w:r>
        <w:r w:rsidR="00FF17C8" w:rsidRPr="007941F4">
          <w:rPr>
            <w:rFonts w:ascii="Times New Roman" w:hAnsi="Times New Roman" w:cs="Times New Roman"/>
            <w:b/>
            <w:sz w:val="24"/>
            <w:szCs w:val="24"/>
            <w:lang w:val="en-GB"/>
          </w:rPr>
          <w:t xml:space="preserve">experimentally </w:t>
        </w:r>
        <w:r w:rsidR="00FF17C8">
          <w:rPr>
            <w:rFonts w:ascii="Times New Roman" w:hAnsi="Times New Roman" w:cs="Times New Roman"/>
            <w:b/>
            <w:sz w:val="24"/>
            <w:szCs w:val="24"/>
            <w:lang w:val="en-GB"/>
          </w:rPr>
          <w:t>infected with West Nile virus</w:t>
        </w:r>
        <w:r w:rsidR="00FF17C8" w:rsidRPr="007941F4">
          <w:rPr>
            <w:rFonts w:ascii="Times New Roman" w:hAnsi="Times New Roman" w:cs="Times New Roman"/>
            <w:b/>
            <w:sz w:val="24"/>
            <w:szCs w:val="24"/>
            <w:lang w:val="en-GB"/>
          </w:rPr>
          <w:t xml:space="preserve"> </w:t>
        </w:r>
      </w:ins>
      <w:del w:id="824" w:author="RenkeLuehken" w:date="2018-07-05T21:37:00Z">
        <w:r w:rsidRPr="007941F4" w:rsidDel="00FF17C8">
          <w:rPr>
            <w:rFonts w:ascii="Times New Roman" w:hAnsi="Times New Roman" w:cs="Times New Roman"/>
            <w:b/>
            <w:sz w:val="24"/>
            <w:szCs w:val="24"/>
            <w:lang w:val="en-GB"/>
          </w:rPr>
          <w:delText>Transmission rate</w:delText>
        </w:r>
        <w:r w:rsidR="007941F4" w:rsidRPr="007941F4" w:rsidDel="00FF17C8">
          <w:rPr>
            <w:rFonts w:ascii="Times New Roman" w:hAnsi="Times New Roman" w:cs="Times New Roman"/>
            <w:b/>
            <w:sz w:val="24"/>
            <w:szCs w:val="24"/>
            <w:lang w:val="en-GB"/>
          </w:rPr>
          <w:delText xml:space="preserve"> of </w:delText>
        </w:r>
        <w:r w:rsidR="007941F4" w:rsidRPr="007941F4" w:rsidDel="00FF17C8">
          <w:rPr>
            <w:rFonts w:ascii="Times New Roman" w:hAnsi="Times New Roman" w:cs="Times New Roman"/>
            <w:b/>
            <w:i/>
            <w:sz w:val="24"/>
            <w:szCs w:val="24"/>
            <w:lang w:val="en-GB"/>
          </w:rPr>
          <w:delText>Culex</w:delText>
        </w:r>
        <w:r w:rsidR="007941F4" w:rsidDel="00FF17C8">
          <w:rPr>
            <w:rFonts w:ascii="Times New Roman" w:hAnsi="Times New Roman" w:cs="Times New Roman"/>
            <w:b/>
            <w:sz w:val="24"/>
            <w:szCs w:val="24"/>
            <w:lang w:val="en-GB"/>
          </w:rPr>
          <w:delText xml:space="preserve"> mosquitoes experimentally infected with WNV</w:delText>
        </w:r>
      </w:del>
    </w:p>
    <w:p w14:paraId="7D16E117" w14:textId="6011E429" w:rsidR="007941F4" w:rsidRDefault="007941F4" w:rsidP="007941F4">
      <w:pPr>
        <w:spacing w:after="0" w:line="480" w:lineRule="auto"/>
        <w:rPr>
          <w:rFonts w:ascii="Times New Roman" w:hAnsi="Times New Roman" w:cs="Times New Roman"/>
          <w:b/>
          <w:sz w:val="24"/>
          <w:szCs w:val="24"/>
          <w:lang w:val="en-GB"/>
        </w:rPr>
      </w:pPr>
      <w:r w:rsidRPr="007941F4">
        <w:rPr>
          <w:rFonts w:ascii="Times New Roman" w:hAnsi="Times New Roman" w:cs="Times New Roman"/>
          <w:sz w:val="24"/>
          <w:szCs w:val="24"/>
          <w:lang w:val="en-GB"/>
        </w:rPr>
        <w:t>Defined as the number</w:t>
      </w:r>
      <w:r w:rsidRPr="0092604C">
        <w:rPr>
          <w:rFonts w:ascii="Times New Roman" w:hAnsi="Times New Roman" w:cs="Times New Roman"/>
          <w:sz w:val="24"/>
          <w:szCs w:val="24"/>
          <w:lang w:val="en-GB"/>
        </w:rPr>
        <w:t xml:space="preserve"> of mosquitoes with </w:t>
      </w:r>
      <w:r>
        <w:rPr>
          <w:rFonts w:ascii="Times New Roman" w:hAnsi="Times New Roman" w:cs="Times New Roman"/>
          <w:sz w:val="24"/>
          <w:szCs w:val="24"/>
          <w:lang w:val="en-GB"/>
        </w:rPr>
        <w:t>WNV</w:t>
      </w:r>
      <w:r w:rsidRPr="0092604C">
        <w:rPr>
          <w:rFonts w:ascii="Times New Roman" w:hAnsi="Times New Roman" w:cs="Times New Roman"/>
          <w:sz w:val="24"/>
          <w:szCs w:val="24"/>
          <w:lang w:val="en-GB"/>
        </w:rPr>
        <w:t xml:space="preserve">-positive saliva per number of </w:t>
      </w:r>
      <w:r>
        <w:rPr>
          <w:rFonts w:ascii="Times New Roman" w:hAnsi="Times New Roman" w:cs="Times New Roman"/>
          <w:sz w:val="24"/>
          <w:szCs w:val="24"/>
          <w:lang w:val="en-GB"/>
        </w:rPr>
        <w:t>WN</w:t>
      </w:r>
      <w:r w:rsidRPr="0092604C">
        <w:rPr>
          <w:rFonts w:ascii="Times New Roman" w:hAnsi="Times New Roman" w:cs="Times New Roman"/>
          <w:sz w:val="24"/>
          <w:szCs w:val="24"/>
          <w:lang w:val="en-GB"/>
        </w:rPr>
        <w:t>V-positive mosquito bodies</w:t>
      </w:r>
      <w:r w:rsidR="001C56B3">
        <w:rPr>
          <w:rFonts w:ascii="Times New Roman" w:hAnsi="Times New Roman" w:cs="Times New Roman"/>
          <w:sz w:val="24"/>
          <w:szCs w:val="24"/>
          <w:lang w:val="en-GB"/>
        </w:rPr>
        <w:t>.</w:t>
      </w:r>
    </w:p>
    <w:p w14:paraId="58F37624" w14:textId="71940614" w:rsidR="002330FF" w:rsidRDefault="002330FF" w:rsidP="002330FF">
      <w:pPr>
        <w:spacing w:after="0" w:line="480" w:lineRule="auto"/>
        <w:rPr>
          <w:rFonts w:ascii="Times New Roman" w:hAnsi="Times New Roman" w:cs="Times New Roman"/>
          <w:sz w:val="24"/>
          <w:szCs w:val="24"/>
          <w:lang w:val="en-GB"/>
        </w:rPr>
      </w:pPr>
    </w:p>
    <w:p w14:paraId="4F251E6B" w14:textId="2C6E34ED" w:rsidR="001C56B3" w:rsidRDefault="001C56B3" w:rsidP="002330FF">
      <w:pPr>
        <w:spacing w:after="0" w:line="480" w:lineRule="auto"/>
        <w:rPr>
          <w:rFonts w:ascii="Times New Roman" w:hAnsi="Times New Roman" w:cs="Times New Roman"/>
          <w:sz w:val="24"/>
          <w:szCs w:val="24"/>
          <w:lang w:val="en-GB"/>
        </w:rPr>
      </w:pPr>
      <w:r>
        <w:rPr>
          <w:rFonts w:ascii="Times New Roman" w:hAnsi="Times New Roman" w:cs="Times New Roman"/>
          <w:noProof/>
          <w:sz w:val="24"/>
          <w:szCs w:val="24"/>
          <w:lang w:eastAsia="de-DE"/>
        </w:rPr>
        <w:lastRenderedPageBreak/>
        <w:drawing>
          <wp:inline distT="0" distB="0" distL="0" distR="0" wp14:anchorId="1AF14097" wp14:editId="3447A830">
            <wp:extent cx="3657600" cy="5943600"/>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wnv-1.png"/>
                    <pic:cNvPicPr/>
                  </pic:nvPicPr>
                  <pic:blipFill>
                    <a:blip r:embed="rId17">
                      <a:extLst>
                        <a:ext uri="{28A0092B-C50C-407E-A947-70E740481C1C}">
                          <a14:useLocalDpi xmlns:a14="http://schemas.microsoft.com/office/drawing/2010/main" val="0"/>
                        </a:ext>
                      </a:extLst>
                    </a:blip>
                    <a:stretch>
                      <a:fillRect/>
                    </a:stretch>
                  </pic:blipFill>
                  <pic:spPr>
                    <a:xfrm>
                      <a:off x="0" y="0"/>
                      <a:ext cx="3657600" cy="5943600"/>
                    </a:xfrm>
                    <a:prstGeom prst="rect">
                      <a:avLst/>
                    </a:prstGeom>
                  </pic:spPr>
                </pic:pic>
              </a:graphicData>
            </a:graphic>
          </wp:inline>
        </w:drawing>
      </w:r>
    </w:p>
    <w:p w14:paraId="2AFDC0A1" w14:textId="775965F6" w:rsidR="002330FF" w:rsidRPr="007941F4" w:rsidRDefault="00142F36" w:rsidP="002330FF">
      <w:pPr>
        <w:spacing w:after="0" w:line="480" w:lineRule="auto"/>
        <w:rPr>
          <w:rFonts w:ascii="Times New Roman" w:hAnsi="Times New Roman" w:cs="Times New Roman"/>
          <w:b/>
          <w:sz w:val="24"/>
          <w:szCs w:val="24"/>
          <w:lang w:val="en-GB"/>
        </w:rPr>
      </w:pPr>
      <w:commentRangeStart w:id="825"/>
      <w:r w:rsidRPr="007941F4">
        <w:rPr>
          <w:rFonts w:ascii="Times New Roman" w:hAnsi="Times New Roman" w:cs="Times New Roman"/>
          <w:b/>
          <w:sz w:val="24"/>
          <w:szCs w:val="24"/>
          <w:lang w:val="en-GB"/>
        </w:rPr>
        <w:t>F</w:t>
      </w:r>
      <w:commentRangeEnd w:id="825"/>
      <w:r w:rsidR="00487053">
        <w:rPr>
          <w:rStyle w:val="Kommentarzeichen"/>
        </w:rPr>
        <w:commentReference w:id="825"/>
      </w:r>
      <w:r w:rsidRPr="007941F4">
        <w:rPr>
          <w:rFonts w:ascii="Times New Roman" w:hAnsi="Times New Roman" w:cs="Times New Roman"/>
          <w:b/>
          <w:sz w:val="24"/>
          <w:szCs w:val="24"/>
          <w:lang w:val="en-GB"/>
        </w:rPr>
        <w:t>i</w:t>
      </w:r>
      <w:r w:rsidR="002330FF" w:rsidRPr="007941F4">
        <w:rPr>
          <w:rFonts w:ascii="Times New Roman" w:hAnsi="Times New Roman" w:cs="Times New Roman"/>
          <w:b/>
          <w:sz w:val="24"/>
          <w:szCs w:val="24"/>
          <w:lang w:val="en-GB"/>
        </w:rPr>
        <w:t>gure 2</w:t>
      </w:r>
      <w:r w:rsidR="007941F4" w:rsidRPr="007941F4">
        <w:rPr>
          <w:rFonts w:ascii="Times New Roman" w:hAnsi="Times New Roman" w:cs="Times New Roman"/>
          <w:b/>
          <w:sz w:val="24"/>
          <w:szCs w:val="24"/>
          <w:lang w:val="en-GB"/>
        </w:rPr>
        <w:t>:</w:t>
      </w:r>
      <w:r w:rsidR="002330FF" w:rsidRPr="007941F4">
        <w:rPr>
          <w:rFonts w:ascii="Times New Roman" w:hAnsi="Times New Roman" w:cs="Times New Roman"/>
          <w:b/>
          <w:sz w:val="24"/>
          <w:szCs w:val="24"/>
          <w:lang w:val="en-GB"/>
        </w:rPr>
        <w:t xml:space="preserve"> </w:t>
      </w:r>
      <w:ins w:id="826" w:author="RenkeLuehken" w:date="2018-07-05T21:37:00Z">
        <w:r w:rsidR="00FF17C8" w:rsidRPr="007941F4">
          <w:rPr>
            <w:rFonts w:ascii="Times New Roman" w:hAnsi="Times New Roman" w:cs="Times New Roman"/>
            <w:b/>
            <w:sz w:val="24"/>
            <w:szCs w:val="24"/>
            <w:lang w:val="en-GB"/>
          </w:rPr>
          <w:t xml:space="preserve">Transmission </w:t>
        </w:r>
        <w:r w:rsidR="00FF17C8">
          <w:rPr>
            <w:rFonts w:ascii="Times New Roman" w:hAnsi="Times New Roman" w:cs="Times New Roman"/>
            <w:b/>
            <w:sz w:val="24"/>
            <w:szCs w:val="24"/>
            <w:lang w:val="en-GB"/>
          </w:rPr>
          <w:t>efficiency</w:t>
        </w:r>
        <w:r w:rsidR="00FF17C8" w:rsidRPr="007941F4">
          <w:rPr>
            <w:rFonts w:ascii="Times New Roman" w:hAnsi="Times New Roman" w:cs="Times New Roman"/>
            <w:b/>
            <w:sz w:val="24"/>
            <w:szCs w:val="24"/>
            <w:lang w:val="en-GB"/>
          </w:rPr>
          <w:t xml:space="preserve"> of </w:t>
        </w:r>
        <w:r w:rsidR="00FF17C8">
          <w:rPr>
            <w:rFonts w:ascii="Times New Roman" w:hAnsi="Times New Roman" w:cs="Times New Roman"/>
            <w:b/>
            <w:sz w:val="24"/>
            <w:szCs w:val="24"/>
            <w:lang w:val="en-GB"/>
          </w:rPr>
          <w:t xml:space="preserve">three </w:t>
        </w:r>
        <w:r w:rsidR="00FF17C8" w:rsidRPr="007941F4">
          <w:rPr>
            <w:rFonts w:ascii="Times New Roman" w:hAnsi="Times New Roman" w:cs="Times New Roman"/>
            <w:b/>
            <w:i/>
            <w:sz w:val="24"/>
            <w:szCs w:val="24"/>
            <w:lang w:val="en-GB"/>
          </w:rPr>
          <w:t>Culex</w:t>
        </w:r>
        <w:r w:rsidR="00FF17C8" w:rsidRPr="007941F4">
          <w:rPr>
            <w:rFonts w:ascii="Times New Roman" w:hAnsi="Times New Roman" w:cs="Times New Roman"/>
            <w:b/>
            <w:sz w:val="24"/>
            <w:szCs w:val="24"/>
            <w:lang w:val="en-GB"/>
          </w:rPr>
          <w:t xml:space="preserve"> </w:t>
        </w:r>
        <w:r w:rsidR="00FF17C8">
          <w:rPr>
            <w:rFonts w:ascii="Times New Roman" w:hAnsi="Times New Roman" w:cs="Times New Roman"/>
            <w:b/>
            <w:sz w:val="24"/>
            <w:szCs w:val="24"/>
            <w:lang w:val="en-GB"/>
          </w:rPr>
          <w:t>specie</w:t>
        </w:r>
      </w:ins>
      <w:ins w:id="827" w:author="RenkeLuehken" w:date="2018-07-05T21:38:00Z">
        <w:r w:rsidR="00FF17C8">
          <w:rPr>
            <w:rFonts w:ascii="Times New Roman" w:hAnsi="Times New Roman" w:cs="Times New Roman"/>
            <w:b/>
            <w:sz w:val="24"/>
            <w:szCs w:val="24"/>
            <w:lang w:val="en-GB"/>
          </w:rPr>
          <w:t>s</w:t>
        </w:r>
      </w:ins>
      <w:ins w:id="828" w:author="RenkeLuehken" w:date="2018-07-05T21:37:00Z">
        <w:r w:rsidR="00FF17C8" w:rsidRPr="007941F4" w:rsidDel="00FF17C8">
          <w:rPr>
            <w:rFonts w:ascii="Times New Roman" w:hAnsi="Times New Roman" w:cs="Times New Roman"/>
            <w:b/>
            <w:sz w:val="24"/>
            <w:szCs w:val="24"/>
            <w:lang w:val="en-GB"/>
          </w:rPr>
          <w:t xml:space="preserve"> </w:t>
        </w:r>
        <w:r w:rsidR="00FF17C8" w:rsidRPr="007941F4">
          <w:rPr>
            <w:rFonts w:ascii="Times New Roman" w:hAnsi="Times New Roman" w:cs="Times New Roman"/>
            <w:b/>
            <w:sz w:val="24"/>
            <w:szCs w:val="24"/>
            <w:lang w:val="en-GB"/>
          </w:rPr>
          <w:t xml:space="preserve">experimentally </w:t>
        </w:r>
        <w:r w:rsidR="00FF17C8">
          <w:rPr>
            <w:rFonts w:ascii="Times New Roman" w:hAnsi="Times New Roman" w:cs="Times New Roman"/>
            <w:b/>
            <w:sz w:val="24"/>
            <w:szCs w:val="24"/>
            <w:lang w:val="en-GB"/>
          </w:rPr>
          <w:t>infected with West Nile virus</w:t>
        </w:r>
      </w:ins>
      <w:del w:id="829" w:author="RenkeLuehken" w:date="2018-07-05T21:37:00Z">
        <w:r w:rsidR="002330FF" w:rsidRPr="007941F4" w:rsidDel="00FF17C8">
          <w:rPr>
            <w:rFonts w:ascii="Times New Roman" w:hAnsi="Times New Roman" w:cs="Times New Roman"/>
            <w:b/>
            <w:sz w:val="24"/>
            <w:szCs w:val="24"/>
            <w:lang w:val="en-GB"/>
          </w:rPr>
          <w:delText>Transmission efficiency</w:delText>
        </w:r>
        <w:r w:rsidR="007941F4" w:rsidRPr="007941F4" w:rsidDel="00FF17C8">
          <w:rPr>
            <w:rFonts w:ascii="Times New Roman" w:hAnsi="Times New Roman" w:cs="Times New Roman"/>
            <w:b/>
            <w:sz w:val="24"/>
            <w:szCs w:val="24"/>
            <w:lang w:val="en-GB"/>
          </w:rPr>
          <w:delText xml:space="preserve"> of experimentally </w:delText>
        </w:r>
      </w:del>
      <w:del w:id="830" w:author="RenkeLuehken" w:date="2018-07-05T21:36:00Z">
        <w:r w:rsidR="007941F4" w:rsidRPr="007941F4" w:rsidDel="001A7DB6">
          <w:rPr>
            <w:rFonts w:ascii="Times New Roman" w:hAnsi="Times New Roman" w:cs="Times New Roman"/>
            <w:b/>
            <w:sz w:val="24"/>
            <w:szCs w:val="24"/>
            <w:lang w:val="en-GB"/>
          </w:rPr>
          <w:delText xml:space="preserve">WNV </w:delText>
        </w:r>
      </w:del>
      <w:del w:id="831" w:author="RenkeLuehken" w:date="2018-07-05T21:37:00Z">
        <w:r w:rsidR="007941F4" w:rsidRPr="007941F4" w:rsidDel="00FF17C8">
          <w:rPr>
            <w:rFonts w:ascii="Times New Roman" w:hAnsi="Times New Roman" w:cs="Times New Roman"/>
            <w:b/>
            <w:sz w:val="24"/>
            <w:szCs w:val="24"/>
            <w:lang w:val="en-GB"/>
          </w:rPr>
          <w:delText xml:space="preserve">infected </w:delText>
        </w:r>
        <w:r w:rsidR="007941F4" w:rsidRPr="007941F4" w:rsidDel="00FF17C8">
          <w:rPr>
            <w:rFonts w:ascii="Times New Roman" w:hAnsi="Times New Roman" w:cs="Times New Roman"/>
            <w:b/>
            <w:i/>
            <w:sz w:val="24"/>
            <w:szCs w:val="24"/>
            <w:lang w:val="en-GB"/>
          </w:rPr>
          <w:delText>Culex</w:delText>
        </w:r>
        <w:r w:rsidR="007941F4" w:rsidRPr="007941F4" w:rsidDel="00FF17C8">
          <w:rPr>
            <w:rFonts w:ascii="Times New Roman" w:hAnsi="Times New Roman" w:cs="Times New Roman"/>
            <w:b/>
            <w:sz w:val="24"/>
            <w:szCs w:val="24"/>
            <w:lang w:val="en-GB"/>
          </w:rPr>
          <w:delText xml:space="preserve"> mosquitoes</w:delText>
        </w:r>
      </w:del>
    </w:p>
    <w:p w14:paraId="48C69661" w14:textId="48EDA64E" w:rsidR="0071529B" w:rsidRPr="0092604C" w:rsidRDefault="007941F4" w:rsidP="00577A14">
      <w:pPr>
        <w:spacing w:line="480" w:lineRule="auto"/>
        <w:rPr>
          <w:rFonts w:ascii="Times New Roman" w:hAnsi="Times New Roman" w:cs="Times New Roman"/>
          <w:b/>
          <w:color w:val="365F91" w:themeColor="accent1" w:themeShade="BF"/>
          <w:sz w:val="24"/>
          <w:szCs w:val="24"/>
          <w:lang w:val="en-GB"/>
        </w:rPr>
      </w:pPr>
      <w:r>
        <w:rPr>
          <w:rFonts w:ascii="Times New Roman" w:hAnsi="Times New Roman"/>
          <w:sz w:val="24"/>
          <w:szCs w:val="24"/>
          <w:lang w:val="en-GB"/>
        </w:rPr>
        <w:t>D</w:t>
      </w:r>
      <w:r w:rsidRPr="0092604C">
        <w:rPr>
          <w:rFonts w:ascii="Times New Roman" w:hAnsi="Times New Roman"/>
          <w:sz w:val="24"/>
          <w:szCs w:val="24"/>
          <w:lang w:val="en-GB"/>
        </w:rPr>
        <w:t xml:space="preserve">efined as the number of </w:t>
      </w:r>
      <w:r w:rsidR="001C56B3">
        <w:rPr>
          <w:rFonts w:ascii="Times New Roman" w:hAnsi="Times New Roman"/>
          <w:sz w:val="24"/>
          <w:szCs w:val="24"/>
          <w:lang w:val="en-GB"/>
        </w:rPr>
        <w:t>WNV</w:t>
      </w:r>
      <w:r w:rsidRPr="0092604C">
        <w:rPr>
          <w:rFonts w:ascii="Times New Roman" w:hAnsi="Times New Roman"/>
          <w:sz w:val="24"/>
          <w:szCs w:val="24"/>
          <w:lang w:val="en-GB"/>
        </w:rPr>
        <w:t>-positive saliva per the total number of fed females</w:t>
      </w:r>
      <w:r w:rsidR="001C56B3">
        <w:rPr>
          <w:rFonts w:ascii="Times New Roman" w:hAnsi="Times New Roman"/>
          <w:sz w:val="24"/>
          <w:szCs w:val="24"/>
          <w:lang w:val="en-GB"/>
        </w:rPr>
        <w:t>.</w:t>
      </w:r>
    </w:p>
    <w:p w14:paraId="12E5E3E4" w14:textId="77777777" w:rsidR="00800233" w:rsidRDefault="00800233" w:rsidP="00577A14">
      <w:pPr>
        <w:spacing w:line="480" w:lineRule="auto"/>
        <w:rPr>
          <w:rFonts w:ascii="Times New Roman" w:hAnsi="Times New Roman" w:cs="Times New Roman"/>
          <w:b/>
          <w:color w:val="365F91" w:themeColor="accent1" w:themeShade="BF"/>
          <w:sz w:val="24"/>
          <w:szCs w:val="24"/>
          <w:lang w:val="en-GB"/>
        </w:rPr>
      </w:pPr>
    </w:p>
    <w:p w14:paraId="2896C9A3" w14:textId="6FFE18E4" w:rsidR="00B61AE7" w:rsidRPr="009F7366" w:rsidRDefault="0071529B" w:rsidP="009F7366">
      <w:pPr>
        <w:spacing w:line="480" w:lineRule="auto"/>
        <w:rPr>
          <w:rFonts w:ascii="Times New Roman" w:hAnsi="Times New Roman" w:cs="Times New Roman"/>
          <w:b/>
          <w:color w:val="365F91" w:themeColor="accent1" w:themeShade="BF"/>
          <w:sz w:val="24"/>
          <w:szCs w:val="24"/>
          <w:lang w:val="en-GB"/>
        </w:rPr>
      </w:pPr>
      <w:r w:rsidRPr="009F7366">
        <w:rPr>
          <w:rFonts w:ascii="Times New Roman" w:hAnsi="Times New Roman" w:cs="Times New Roman"/>
          <w:b/>
          <w:color w:val="365F91" w:themeColor="accent1" w:themeShade="BF"/>
          <w:sz w:val="24"/>
          <w:szCs w:val="24"/>
          <w:lang w:val="en-GB"/>
        </w:rPr>
        <w:t>Discussion</w:t>
      </w:r>
    </w:p>
    <w:p w14:paraId="771D7793" w14:textId="6D80B493" w:rsidR="0085719E" w:rsidRDefault="00141CBA" w:rsidP="009F7366">
      <w:pPr>
        <w:spacing w:line="480" w:lineRule="auto"/>
        <w:rPr>
          <w:ins w:id="832" w:author="RL" w:date="2018-07-10T14:08:00Z"/>
          <w:rFonts w:ascii="Times New Roman" w:hAnsi="Times New Roman" w:cs="Times New Roman"/>
          <w:sz w:val="24"/>
          <w:szCs w:val="24"/>
          <w:lang w:val="en-GB"/>
        </w:rPr>
      </w:pPr>
      <w:ins w:id="833" w:author="RL" w:date="2018-07-06T09:15:00Z">
        <w:r>
          <w:rPr>
            <w:rFonts w:ascii="Times New Roman" w:hAnsi="Times New Roman" w:cs="Times New Roman"/>
            <w:sz w:val="24"/>
            <w:szCs w:val="24"/>
            <w:lang w:val="en-US"/>
          </w:rPr>
          <w:lastRenderedPageBreak/>
          <w:t xml:space="preserve">Six European mosquito species </w:t>
        </w:r>
      </w:ins>
      <w:ins w:id="834" w:author="RL" w:date="2018-07-06T09:17:00Z">
        <w:r>
          <w:rPr>
            <w:rFonts w:ascii="Times New Roman" w:hAnsi="Times New Roman" w:cs="Times New Roman"/>
            <w:sz w:val="24"/>
            <w:szCs w:val="24"/>
            <w:lang w:val="en-US"/>
          </w:rPr>
          <w:t>were previously known to be susceptible to WNV infections and able to transmit infectious WNV particles</w:t>
        </w:r>
      </w:ins>
      <w:ins w:id="835" w:author="RL" w:date="2018-07-06T09:15:00Z">
        <w:r>
          <w:rPr>
            <w:rFonts w:ascii="Times New Roman" w:hAnsi="Times New Roman" w:cs="Times New Roman"/>
            <w:sz w:val="24"/>
            <w:szCs w:val="24"/>
            <w:lang w:val="en-US"/>
          </w:rPr>
          <w:t xml:space="preserve"> </w:t>
        </w:r>
      </w:ins>
      <w:ins w:id="836" w:author="RL" w:date="2018-07-06T09:17:00Z">
        <w:r>
          <w:rPr>
            <w:rFonts w:ascii="Times New Roman" w:hAnsi="Times New Roman" w:cs="Times New Roman"/>
            <w:sz w:val="24"/>
            <w:szCs w:val="24"/>
            <w:lang w:val="en-US"/>
          </w:rPr>
          <w:t>in the laboratory</w:t>
        </w:r>
      </w:ins>
      <w:ins w:id="837" w:author="RL" w:date="2018-07-06T09:15:00Z">
        <w:r>
          <w:rPr>
            <w:rFonts w:ascii="Times New Roman" w:hAnsi="Times New Roman" w:cs="Times New Roman"/>
            <w:sz w:val="24"/>
            <w:szCs w:val="24"/>
            <w:lang w:val="en-US"/>
          </w:rPr>
          <w:t xml:space="preserve">: </w:t>
        </w:r>
        <w:r w:rsidRPr="001962DF">
          <w:rPr>
            <w:rFonts w:ascii="Times New Roman" w:hAnsi="Times New Roman" w:cs="Times New Roman"/>
            <w:i/>
            <w:sz w:val="24"/>
            <w:szCs w:val="24"/>
            <w:lang w:val="en-US"/>
          </w:rPr>
          <w:t xml:space="preserve">Aedes </w:t>
        </w:r>
        <w:proofErr w:type="spellStart"/>
        <w:r w:rsidRPr="001962DF">
          <w:rPr>
            <w:rFonts w:ascii="Times New Roman" w:hAnsi="Times New Roman" w:cs="Times New Roman"/>
            <w:i/>
            <w:sz w:val="24"/>
            <w:szCs w:val="24"/>
            <w:lang w:val="en-US"/>
          </w:rPr>
          <w:t>albopictus</w:t>
        </w:r>
        <w:proofErr w:type="spellEnd"/>
        <w:r>
          <w:rPr>
            <w:rFonts w:ascii="Times New Roman" w:hAnsi="Times New Roman" w:cs="Times New Roman"/>
            <w:sz w:val="24"/>
            <w:szCs w:val="24"/>
            <w:lang w:val="en-US"/>
          </w:rPr>
          <w:t xml:space="preserve">, </w:t>
        </w:r>
        <w:r w:rsidRPr="001962DF">
          <w:rPr>
            <w:rFonts w:ascii="Times New Roman" w:hAnsi="Times New Roman" w:cs="Times New Roman"/>
            <w:i/>
            <w:sz w:val="24"/>
            <w:szCs w:val="24"/>
            <w:lang w:val="en-US"/>
          </w:rPr>
          <w:t>Aedes detritus</w:t>
        </w:r>
        <w:r>
          <w:rPr>
            <w:rFonts w:ascii="Times New Roman" w:hAnsi="Times New Roman" w:cs="Times New Roman"/>
            <w:sz w:val="24"/>
            <w:szCs w:val="24"/>
            <w:lang w:val="en-US"/>
          </w:rPr>
          <w:t xml:space="preserve">, </w:t>
        </w:r>
        <w:r w:rsidRPr="001962DF">
          <w:rPr>
            <w:rFonts w:ascii="Times New Roman" w:hAnsi="Times New Roman" w:cs="Times New Roman"/>
            <w:i/>
            <w:sz w:val="24"/>
            <w:szCs w:val="24"/>
            <w:lang w:val="en-US"/>
          </w:rPr>
          <w:t>Aedes japonicus</w:t>
        </w:r>
        <w:r>
          <w:rPr>
            <w:rFonts w:ascii="Times New Roman" w:hAnsi="Times New Roman" w:cs="Times New Roman"/>
            <w:sz w:val="24"/>
            <w:szCs w:val="24"/>
            <w:lang w:val="en-US"/>
          </w:rPr>
          <w:t xml:space="preserve">, </w:t>
        </w:r>
        <w:r w:rsidRPr="001962DF">
          <w:rPr>
            <w:rFonts w:ascii="Times New Roman" w:hAnsi="Times New Roman" w:cs="Times New Roman"/>
            <w:i/>
            <w:sz w:val="24"/>
            <w:szCs w:val="24"/>
            <w:lang w:val="en-US"/>
          </w:rPr>
          <w:t xml:space="preserve">Culex </w:t>
        </w:r>
        <w:proofErr w:type="spellStart"/>
        <w:r w:rsidRPr="001962DF">
          <w:rPr>
            <w:rFonts w:ascii="Times New Roman" w:hAnsi="Times New Roman" w:cs="Times New Roman"/>
            <w:i/>
            <w:sz w:val="24"/>
            <w:szCs w:val="24"/>
            <w:lang w:val="en-US"/>
          </w:rPr>
          <w:t>modestus</w:t>
        </w:r>
      </w:ins>
      <w:proofErr w:type="spellEnd"/>
      <w:ins w:id="838" w:author="RL" w:date="2018-07-06T09:17:00Z">
        <w:r w:rsidR="00D877C7">
          <w:rPr>
            <w:rFonts w:ascii="Times New Roman" w:hAnsi="Times New Roman" w:cs="Times New Roman"/>
            <w:sz w:val="24"/>
            <w:szCs w:val="24"/>
            <w:lang w:val="en-US"/>
          </w:rPr>
          <w:t>,</w:t>
        </w:r>
      </w:ins>
      <w:ins w:id="839" w:author="RL" w:date="2018-07-06T09:15:00Z">
        <w:r>
          <w:rPr>
            <w:rFonts w:ascii="Times New Roman" w:hAnsi="Times New Roman" w:cs="Times New Roman"/>
            <w:sz w:val="24"/>
            <w:szCs w:val="24"/>
            <w:lang w:val="en-US"/>
          </w:rPr>
          <w:t xml:space="preserve"> </w:t>
        </w:r>
        <w:proofErr w:type="spellStart"/>
        <w:r>
          <w:rPr>
            <w:rFonts w:ascii="Times New Roman" w:hAnsi="Times New Roman" w:cs="Times New Roman"/>
            <w:i/>
            <w:sz w:val="24"/>
            <w:szCs w:val="24"/>
            <w:lang w:val="en-US"/>
          </w:rPr>
          <w:t>Cx</w:t>
        </w:r>
      </w:ins>
      <w:proofErr w:type="spellEnd"/>
      <w:ins w:id="840" w:author="RL" w:date="2018-07-06T09:17:00Z">
        <w:r w:rsidR="00D877C7">
          <w:rPr>
            <w:rFonts w:ascii="Times New Roman" w:hAnsi="Times New Roman" w:cs="Times New Roman"/>
            <w:i/>
            <w:sz w:val="24"/>
            <w:szCs w:val="24"/>
            <w:lang w:val="en-US"/>
          </w:rPr>
          <w:t>.</w:t>
        </w:r>
      </w:ins>
      <w:ins w:id="841" w:author="RL" w:date="2018-07-06T09:15:00Z">
        <w:r w:rsidRPr="001962DF">
          <w:rPr>
            <w:rFonts w:ascii="Times New Roman" w:hAnsi="Times New Roman" w:cs="Times New Roman"/>
            <w:i/>
            <w:sz w:val="24"/>
            <w:szCs w:val="24"/>
            <w:lang w:val="en-US"/>
          </w:rPr>
          <w:t xml:space="preserve"> </w:t>
        </w:r>
      </w:ins>
      <w:ins w:id="842" w:author="RL" w:date="2018-07-06T09:17:00Z">
        <w:r w:rsidR="00D877C7">
          <w:rPr>
            <w:rFonts w:ascii="Times New Roman" w:hAnsi="Times New Roman" w:cs="Times New Roman"/>
            <w:i/>
            <w:sz w:val="24"/>
            <w:szCs w:val="24"/>
            <w:lang w:val="en-US"/>
          </w:rPr>
          <w:t xml:space="preserve">p. </w:t>
        </w:r>
      </w:ins>
      <w:proofErr w:type="spellStart"/>
      <w:ins w:id="843" w:author="RL" w:date="2018-07-06T09:15:00Z">
        <w:r w:rsidRPr="001962DF">
          <w:rPr>
            <w:rFonts w:ascii="Times New Roman" w:hAnsi="Times New Roman" w:cs="Times New Roman"/>
            <w:i/>
            <w:sz w:val="24"/>
            <w:szCs w:val="24"/>
            <w:lang w:val="en-US"/>
          </w:rPr>
          <w:t>pipiens</w:t>
        </w:r>
        <w:proofErr w:type="spellEnd"/>
        <w:r w:rsidRPr="001962DF">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and </w:t>
        </w:r>
      </w:ins>
      <w:proofErr w:type="spellStart"/>
      <w:ins w:id="844" w:author="RL" w:date="2018-07-06T09:17:00Z">
        <w:r w:rsidR="00D877C7">
          <w:rPr>
            <w:rFonts w:ascii="Times New Roman" w:hAnsi="Times New Roman" w:cs="Times New Roman"/>
            <w:i/>
            <w:sz w:val="24"/>
            <w:szCs w:val="24"/>
            <w:lang w:val="en-US"/>
          </w:rPr>
          <w:t>Cx</w:t>
        </w:r>
        <w:proofErr w:type="spellEnd"/>
        <w:r w:rsidR="00D877C7">
          <w:rPr>
            <w:rFonts w:ascii="Times New Roman" w:hAnsi="Times New Roman" w:cs="Times New Roman"/>
            <w:i/>
            <w:sz w:val="24"/>
            <w:szCs w:val="24"/>
            <w:lang w:val="en-US"/>
          </w:rPr>
          <w:t>.</w:t>
        </w:r>
        <w:r w:rsidR="00D877C7" w:rsidRPr="001962DF">
          <w:rPr>
            <w:rFonts w:ascii="Times New Roman" w:hAnsi="Times New Roman" w:cs="Times New Roman"/>
            <w:i/>
            <w:sz w:val="24"/>
            <w:szCs w:val="24"/>
            <w:lang w:val="en-US"/>
          </w:rPr>
          <w:t xml:space="preserve"> </w:t>
        </w:r>
        <w:r w:rsidR="00D877C7">
          <w:rPr>
            <w:rFonts w:ascii="Times New Roman" w:hAnsi="Times New Roman" w:cs="Times New Roman"/>
            <w:i/>
            <w:sz w:val="24"/>
            <w:szCs w:val="24"/>
            <w:lang w:val="en-US"/>
          </w:rPr>
          <w:t xml:space="preserve">p. </w:t>
        </w:r>
        <w:proofErr w:type="spellStart"/>
        <w:r w:rsidR="00D877C7">
          <w:rPr>
            <w:rFonts w:ascii="Times New Roman" w:hAnsi="Times New Roman" w:cs="Times New Roman"/>
            <w:i/>
            <w:sz w:val="24"/>
            <w:szCs w:val="24"/>
            <w:lang w:val="en-US"/>
          </w:rPr>
          <w:t>molestus</w:t>
        </w:r>
      </w:ins>
      <w:proofErr w:type="spellEnd"/>
      <w:ins w:id="845" w:author="RL" w:date="2018-07-06T09:18:00Z">
        <w:r w:rsidR="001864BA">
          <w:rPr>
            <w:rFonts w:ascii="Times New Roman" w:hAnsi="Times New Roman" w:cs="Times New Roman"/>
            <w:i/>
            <w:sz w:val="24"/>
            <w:szCs w:val="24"/>
            <w:lang w:val="en-US"/>
          </w:rPr>
          <w:t xml:space="preserve"> </w:t>
        </w:r>
      </w:ins>
      <w:ins w:id="846" w:author="RL" w:date="2018-07-06T09:15:00Z">
        <w:r w:rsidRPr="00A127ED">
          <w:rPr>
            <w:rFonts w:ascii="Times New Roman" w:hAnsi="Times New Roman" w:cs="Times New Roman"/>
            <w:sz w:val="24"/>
            <w:szCs w:val="24"/>
            <w:lang w:val="en-GB"/>
          </w:rPr>
          <w:t>[</w:t>
        </w:r>
        <w:commentRangeStart w:id="847"/>
        <w:r w:rsidRPr="004352B8">
          <w:rPr>
            <w:rFonts w:ascii="Times New Roman" w:hAnsi="Times New Roman" w:cs="Times New Roman"/>
            <w:sz w:val="24"/>
            <w:szCs w:val="24"/>
            <w:highlight w:val="yellow"/>
            <w:lang w:val="en-GB"/>
          </w:rPr>
          <w:t xml:space="preserve">Fortuna et al 2015, Blagrove et al 2016, Veronesi E et al 2018, </w:t>
        </w:r>
        <w:proofErr w:type="spellStart"/>
        <w:r w:rsidRPr="004352B8">
          <w:rPr>
            <w:rFonts w:ascii="Times New Roman" w:hAnsi="Times New Roman" w:cs="Times New Roman"/>
            <w:sz w:val="24"/>
            <w:szCs w:val="24"/>
            <w:highlight w:val="yellow"/>
            <w:lang w:val="en-GB"/>
          </w:rPr>
          <w:t>Balenghien</w:t>
        </w:r>
        <w:proofErr w:type="spellEnd"/>
        <w:r w:rsidRPr="004352B8">
          <w:rPr>
            <w:rFonts w:ascii="Times New Roman" w:hAnsi="Times New Roman" w:cs="Times New Roman"/>
            <w:sz w:val="24"/>
            <w:szCs w:val="24"/>
            <w:highlight w:val="yellow"/>
            <w:lang w:val="en-GB"/>
          </w:rPr>
          <w:t xml:space="preserve"> et al 2007, </w:t>
        </w:r>
        <w:proofErr w:type="spellStart"/>
        <w:r w:rsidRPr="004352B8">
          <w:rPr>
            <w:rFonts w:ascii="Times New Roman" w:hAnsi="Times New Roman" w:cs="Times New Roman"/>
            <w:sz w:val="24"/>
            <w:szCs w:val="24"/>
            <w:highlight w:val="yellow"/>
            <w:lang w:val="en-GB"/>
          </w:rPr>
          <w:t>Vogels</w:t>
        </w:r>
        <w:proofErr w:type="spellEnd"/>
        <w:r w:rsidRPr="004352B8">
          <w:rPr>
            <w:rFonts w:ascii="Times New Roman" w:hAnsi="Times New Roman" w:cs="Times New Roman"/>
            <w:sz w:val="24"/>
            <w:szCs w:val="24"/>
            <w:highlight w:val="yellow"/>
            <w:lang w:val="en-GB"/>
          </w:rPr>
          <w:t xml:space="preserve"> et al 2016, </w:t>
        </w:r>
        <w:proofErr w:type="spellStart"/>
        <w:r w:rsidRPr="004352B8">
          <w:rPr>
            <w:rFonts w:ascii="Times New Roman" w:hAnsi="Times New Roman" w:cs="Times New Roman"/>
            <w:sz w:val="24"/>
            <w:szCs w:val="24"/>
            <w:highlight w:val="yellow"/>
            <w:lang w:val="en-GB"/>
          </w:rPr>
          <w:t>Vogels</w:t>
        </w:r>
        <w:proofErr w:type="spellEnd"/>
        <w:r w:rsidRPr="004352B8">
          <w:rPr>
            <w:rFonts w:ascii="Times New Roman" w:hAnsi="Times New Roman" w:cs="Times New Roman"/>
            <w:sz w:val="24"/>
            <w:szCs w:val="24"/>
            <w:highlight w:val="yellow"/>
            <w:lang w:val="en-GB"/>
          </w:rPr>
          <w:t xml:space="preserve"> et al 2017B</w:t>
        </w:r>
        <w:commentRangeEnd w:id="847"/>
        <w:r>
          <w:rPr>
            <w:rStyle w:val="Kommentarzeichen"/>
          </w:rPr>
          <w:commentReference w:id="847"/>
        </w:r>
        <w:proofErr w:type="gramStart"/>
        <w:r w:rsidRPr="00A127ED">
          <w:rPr>
            <w:rFonts w:ascii="Times New Roman" w:hAnsi="Times New Roman" w:cs="Times New Roman"/>
            <w:sz w:val="24"/>
            <w:szCs w:val="24"/>
            <w:lang w:val="en-GB"/>
          </w:rPr>
          <w:t>]</w:t>
        </w:r>
        <w:r>
          <w:rPr>
            <w:rFonts w:ascii="Times New Roman" w:hAnsi="Times New Roman" w:cs="Times New Roman"/>
            <w:sz w:val="24"/>
            <w:szCs w:val="24"/>
            <w:lang w:val="en-US"/>
          </w:rPr>
          <w:t>.</w:t>
        </w:r>
      </w:ins>
      <w:ins w:id="848" w:author="RL" w:date="2018-07-06T09:16:00Z">
        <w:r>
          <w:rPr>
            <w:rFonts w:ascii="Times New Roman" w:hAnsi="Times New Roman" w:cs="Times New Roman"/>
            <w:sz w:val="24"/>
            <w:szCs w:val="24"/>
            <w:lang w:val="en-US"/>
          </w:rPr>
          <w:t>This</w:t>
        </w:r>
        <w:proofErr w:type="gramEnd"/>
        <w:r>
          <w:rPr>
            <w:rFonts w:ascii="Times New Roman" w:hAnsi="Times New Roman" w:cs="Times New Roman"/>
            <w:sz w:val="24"/>
            <w:szCs w:val="24"/>
            <w:lang w:val="en-US"/>
          </w:rPr>
          <w:t xml:space="preserve"> is in line with the here presented results. </w:t>
        </w:r>
      </w:ins>
      <w:r w:rsidR="009F7366">
        <w:rPr>
          <w:rFonts w:ascii="Times New Roman" w:hAnsi="Times New Roman" w:cs="Times New Roman"/>
          <w:sz w:val="24"/>
          <w:szCs w:val="24"/>
          <w:lang w:val="en-US"/>
        </w:rPr>
        <w:t xml:space="preserve">All three investigated </w:t>
      </w:r>
      <w:r w:rsidR="009F7366" w:rsidRPr="009F7366">
        <w:rPr>
          <w:rFonts w:ascii="Times New Roman" w:hAnsi="Times New Roman" w:cs="Times New Roman"/>
          <w:i/>
          <w:sz w:val="24"/>
          <w:szCs w:val="24"/>
          <w:lang w:val="en-US"/>
        </w:rPr>
        <w:t>Culex</w:t>
      </w:r>
      <w:r w:rsidR="009F7366">
        <w:rPr>
          <w:rFonts w:ascii="Times New Roman" w:hAnsi="Times New Roman" w:cs="Times New Roman"/>
          <w:sz w:val="24"/>
          <w:szCs w:val="24"/>
          <w:lang w:val="en-US"/>
        </w:rPr>
        <w:t xml:space="preserve"> </w:t>
      </w:r>
      <w:del w:id="849" w:author="RenkeLuehken" w:date="2018-07-01T20:37:00Z">
        <w:r w:rsidR="009F7366" w:rsidDel="00553C89">
          <w:rPr>
            <w:rFonts w:ascii="Times New Roman" w:hAnsi="Times New Roman" w:cs="Times New Roman"/>
            <w:sz w:val="24"/>
            <w:szCs w:val="24"/>
            <w:lang w:val="en-US"/>
          </w:rPr>
          <w:delText>mosquito</w:delText>
        </w:r>
        <w:r w:rsidR="00BD7C39" w:rsidDel="00553C89">
          <w:rPr>
            <w:rFonts w:ascii="Times New Roman" w:hAnsi="Times New Roman" w:cs="Times New Roman"/>
            <w:sz w:val="24"/>
            <w:szCs w:val="24"/>
            <w:lang w:val="en-US"/>
          </w:rPr>
          <w:delText xml:space="preserve"> </w:delText>
        </w:r>
      </w:del>
      <w:del w:id="850" w:author="RL" w:date="2018-07-05T09:23:00Z">
        <w:r w:rsidR="00BD7C39" w:rsidDel="0003609C">
          <w:rPr>
            <w:rFonts w:ascii="Times New Roman" w:hAnsi="Times New Roman" w:cs="Times New Roman"/>
            <w:sz w:val="24"/>
            <w:szCs w:val="24"/>
            <w:lang w:val="en-US"/>
          </w:rPr>
          <w:delText>species</w:delText>
        </w:r>
        <w:r w:rsidR="009F7366" w:rsidDel="0003609C">
          <w:rPr>
            <w:rFonts w:ascii="Times New Roman" w:hAnsi="Times New Roman" w:cs="Times New Roman"/>
            <w:sz w:val="24"/>
            <w:szCs w:val="24"/>
            <w:lang w:val="en-US"/>
          </w:rPr>
          <w:delText xml:space="preserve"> </w:delText>
        </w:r>
      </w:del>
      <w:ins w:id="851" w:author="RL" w:date="2018-07-05T09:23:00Z">
        <w:r w:rsidR="0003609C">
          <w:rPr>
            <w:rFonts w:ascii="Times New Roman" w:hAnsi="Times New Roman" w:cs="Times New Roman"/>
            <w:sz w:val="24"/>
            <w:szCs w:val="24"/>
            <w:lang w:val="en-US"/>
          </w:rPr>
          <w:t xml:space="preserve">taxa </w:t>
        </w:r>
      </w:ins>
      <w:del w:id="852" w:author="RenkeLuehken" w:date="2018-07-01T20:37:00Z">
        <w:r w:rsidR="001962DF" w:rsidDel="00553C89">
          <w:rPr>
            <w:rFonts w:ascii="Times New Roman" w:hAnsi="Times New Roman" w:cs="Times New Roman"/>
            <w:sz w:val="24"/>
            <w:szCs w:val="24"/>
            <w:lang w:val="en-US"/>
          </w:rPr>
          <w:delText xml:space="preserve">in this study </w:delText>
        </w:r>
      </w:del>
      <w:r w:rsidR="00BD7C39">
        <w:rPr>
          <w:rFonts w:ascii="Times New Roman" w:hAnsi="Times New Roman" w:cs="Times New Roman"/>
          <w:sz w:val="24"/>
          <w:szCs w:val="24"/>
          <w:lang w:val="en-US"/>
        </w:rPr>
        <w:t xml:space="preserve">were </w:t>
      </w:r>
      <w:r w:rsidR="009F7366">
        <w:rPr>
          <w:rFonts w:ascii="Times New Roman" w:hAnsi="Times New Roman" w:cs="Times New Roman"/>
          <w:sz w:val="24"/>
          <w:szCs w:val="24"/>
          <w:lang w:val="en-US"/>
        </w:rPr>
        <w:t xml:space="preserve">susceptible </w:t>
      </w:r>
      <w:del w:id="853" w:author="RL" w:date="2018-07-05T09:23:00Z">
        <w:r w:rsidR="009F7366" w:rsidDel="0003609C">
          <w:rPr>
            <w:rFonts w:ascii="Times New Roman" w:hAnsi="Times New Roman" w:cs="Times New Roman"/>
            <w:sz w:val="24"/>
            <w:szCs w:val="24"/>
            <w:lang w:val="en-US"/>
          </w:rPr>
          <w:delText xml:space="preserve">for </w:delText>
        </w:r>
      </w:del>
      <w:ins w:id="854" w:author="RL" w:date="2018-07-05T09:23:00Z">
        <w:r w:rsidR="0003609C">
          <w:rPr>
            <w:rFonts w:ascii="Times New Roman" w:hAnsi="Times New Roman" w:cs="Times New Roman"/>
            <w:sz w:val="24"/>
            <w:szCs w:val="24"/>
            <w:lang w:val="en-US"/>
          </w:rPr>
          <w:t xml:space="preserve">to </w:t>
        </w:r>
      </w:ins>
      <w:r w:rsidR="009F7366">
        <w:rPr>
          <w:rFonts w:ascii="Times New Roman" w:hAnsi="Times New Roman" w:cs="Times New Roman"/>
          <w:sz w:val="24"/>
          <w:szCs w:val="24"/>
          <w:lang w:val="en-US"/>
        </w:rPr>
        <w:t>WNV infections and able to transmit infectious WNV particles</w:t>
      </w:r>
      <w:del w:id="855" w:author="RL" w:date="2018-07-06T09:31:00Z">
        <w:r w:rsidR="009F7366" w:rsidDel="00891310">
          <w:rPr>
            <w:rFonts w:ascii="Times New Roman" w:hAnsi="Times New Roman" w:cs="Times New Roman"/>
            <w:sz w:val="24"/>
            <w:szCs w:val="24"/>
            <w:lang w:val="en-US"/>
          </w:rPr>
          <w:delText>. These findings are</w:delText>
        </w:r>
      </w:del>
      <w:ins w:id="856" w:author="RenkeLuehken" w:date="2018-07-01T20:38:00Z">
        <w:del w:id="857" w:author="RL" w:date="2018-07-06T09:31:00Z">
          <w:r w:rsidR="00553C89" w:rsidDel="00891310">
            <w:rPr>
              <w:rFonts w:ascii="Times New Roman" w:hAnsi="Times New Roman" w:cs="Times New Roman"/>
              <w:sz w:val="24"/>
              <w:szCs w:val="24"/>
              <w:lang w:val="en-US"/>
            </w:rPr>
            <w:delText>This is</w:delText>
          </w:r>
        </w:del>
      </w:ins>
      <w:del w:id="858" w:author="RL" w:date="2018-07-06T09:31:00Z">
        <w:r w:rsidR="009F7366" w:rsidDel="00891310">
          <w:rPr>
            <w:rFonts w:ascii="Times New Roman" w:hAnsi="Times New Roman" w:cs="Times New Roman"/>
            <w:sz w:val="24"/>
            <w:szCs w:val="24"/>
            <w:lang w:val="en-US"/>
          </w:rPr>
          <w:delText xml:space="preserve"> in</w:delText>
        </w:r>
        <w:r w:rsidR="009F7366" w:rsidRPr="009F7366" w:rsidDel="00891310">
          <w:rPr>
            <w:rFonts w:ascii="Times New Roman" w:hAnsi="Times New Roman" w:cs="Times New Roman"/>
            <w:sz w:val="24"/>
            <w:szCs w:val="24"/>
            <w:lang w:val="en-US"/>
          </w:rPr>
          <w:delText xml:space="preserve"> line with previous published data</w:delText>
        </w:r>
      </w:del>
      <w:ins w:id="859" w:author="RenkeLuehken" w:date="2018-07-01T20:38:00Z">
        <w:del w:id="860" w:author="RL" w:date="2018-07-06T09:31:00Z">
          <w:r w:rsidR="00553C89" w:rsidDel="00891310">
            <w:rPr>
              <w:rFonts w:ascii="Times New Roman" w:hAnsi="Times New Roman" w:cs="Times New Roman"/>
              <w:sz w:val="24"/>
              <w:szCs w:val="24"/>
              <w:lang w:val="en-US"/>
            </w:rPr>
            <w:delText>studies</w:delText>
          </w:r>
        </w:del>
      </w:ins>
      <w:del w:id="861" w:author="RL" w:date="2018-07-06T09:31:00Z">
        <w:r w:rsidR="009F7366" w:rsidDel="00891310">
          <w:rPr>
            <w:rFonts w:ascii="Times New Roman" w:hAnsi="Times New Roman" w:cs="Times New Roman"/>
            <w:sz w:val="24"/>
            <w:szCs w:val="24"/>
            <w:lang w:val="en-US"/>
          </w:rPr>
          <w:delText xml:space="preserve"> for the </w:delText>
        </w:r>
        <w:r w:rsidR="009F7366" w:rsidDel="00891310">
          <w:rPr>
            <w:rFonts w:ascii="Times New Roman" w:hAnsi="Times New Roman" w:cs="Times New Roman"/>
            <w:i/>
            <w:sz w:val="24"/>
            <w:szCs w:val="24"/>
            <w:lang w:val="en-US"/>
          </w:rPr>
          <w:delText>C</w:delText>
        </w:r>
        <w:r w:rsidR="009F7366" w:rsidRPr="009F7366" w:rsidDel="00891310">
          <w:rPr>
            <w:rFonts w:ascii="Times New Roman" w:hAnsi="Times New Roman" w:cs="Times New Roman"/>
            <w:i/>
            <w:sz w:val="24"/>
            <w:szCs w:val="24"/>
            <w:lang w:val="en-US"/>
          </w:rPr>
          <w:delText>x</w:delText>
        </w:r>
        <w:r w:rsidR="00BD7C39" w:rsidDel="00891310">
          <w:rPr>
            <w:rFonts w:ascii="Times New Roman" w:hAnsi="Times New Roman" w:cs="Times New Roman"/>
            <w:i/>
            <w:sz w:val="24"/>
            <w:szCs w:val="24"/>
            <w:lang w:val="en-US"/>
          </w:rPr>
          <w:delText>.</w:delText>
        </w:r>
        <w:r w:rsidR="009F7366" w:rsidRPr="009F7366" w:rsidDel="00891310">
          <w:rPr>
            <w:rFonts w:ascii="Times New Roman" w:hAnsi="Times New Roman" w:cs="Times New Roman"/>
            <w:i/>
            <w:sz w:val="24"/>
            <w:szCs w:val="24"/>
            <w:lang w:val="en-US"/>
          </w:rPr>
          <w:delText xml:space="preserve"> </w:delText>
        </w:r>
      </w:del>
      <w:del w:id="862" w:author="RL" w:date="2018-07-05T15:55:00Z">
        <w:r w:rsidR="009F7366" w:rsidRPr="009F7366" w:rsidDel="006814AF">
          <w:rPr>
            <w:rFonts w:ascii="Times New Roman" w:hAnsi="Times New Roman" w:cs="Times New Roman"/>
            <w:i/>
            <w:sz w:val="24"/>
            <w:szCs w:val="24"/>
            <w:lang w:val="en-US"/>
          </w:rPr>
          <w:delText>pipiens</w:delText>
        </w:r>
        <w:r w:rsidR="009F7366" w:rsidDel="006814AF">
          <w:rPr>
            <w:rFonts w:ascii="Times New Roman" w:hAnsi="Times New Roman" w:cs="Times New Roman"/>
            <w:sz w:val="24"/>
            <w:szCs w:val="24"/>
            <w:lang w:val="en-US"/>
          </w:rPr>
          <w:delText xml:space="preserve"> </w:delText>
        </w:r>
      </w:del>
      <w:ins w:id="863" w:author="RL" w:date="2018-07-05T15:55:00Z">
        <w:r w:rsidR="006814AF" w:rsidRPr="006814AF">
          <w:rPr>
            <w:rFonts w:ascii="Times New Roman" w:hAnsi="Times New Roman" w:cs="Times New Roman"/>
            <w:sz w:val="24"/>
            <w:szCs w:val="24"/>
            <w:lang w:val="en-US"/>
            <w:rPrChange w:id="864" w:author="RL" w:date="2018-07-05T15:55:00Z">
              <w:rPr>
                <w:rFonts w:ascii="Times New Roman" w:hAnsi="Times New Roman" w:cs="Times New Roman"/>
                <w:i/>
                <w:sz w:val="24"/>
                <w:szCs w:val="24"/>
                <w:lang w:val="en-US"/>
              </w:rPr>
            </w:rPrChange>
          </w:rPr>
          <w:t>,</w:t>
        </w:r>
        <w:r w:rsidR="006814AF">
          <w:rPr>
            <w:rFonts w:ascii="Times New Roman" w:hAnsi="Times New Roman" w:cs="Times New Roman"/>
            <w:sz w:val="24"/>
            <w:szCs w:val="24"/>
            <w:lang w:val="en-US"/>
          </w:rPr>
          <w:t xml:space="preserve"> </w:t>
        </w:r>
      </w:ins>
      <w:del w:id="865" w:author="RL" w:date="2018-07-05T15:55:00Z">
        <w:r w:rsidR="009F7366" w:rsidDel="006814AF">
          <w:rPr>
            <w:rFonts w:ascii="Times New Roman" w:hAnsi="Times New Roman" w:cs="Times New Roman"/>
            <w:sz w:val="24"/>
            <w:szCs w:val="24"/>
            <w:lang w:val="en-US"/>
          </w:rPr>
          <w:delText xml:space="preserve">complex </w:delText>
        </w:r>
      </w:del>
      <w:del w:id="866" w:author="RL" w:date="2018-07-06T09:31:00Z">
        <w:r w:rsidR="009F7366" w:rsidDel="00891310">
          <w:rPr>
            <w:rFonts w:ascii="Times New Roman" w:hAnsi="Times New Roman" w:cs="Times New Roman"/>
            <w:sz w:val="24"/>
            <w:szCs w:val="24"/>
            <w:lang w:val="en-US"/>
          </w:rPr>
          <w:delText xml:space="preserve">but </w:delText>
        </w:r>
      </w:del>
      <w:del w:id="867" w:author="RL" w:date="2018-07-05T15:54:00Z">
        <w:r w:rsidR="009F7366" w:rsidDel="001E7BC1">
          <w:rPr>
            <w:rFonts w:ascii="Times New Roman" w:hAnsi="Times New Roman" w:cs="Times New Roman"/>
            <w:sz w:val="24"/>
            <w:szCs w:val="24"/>
            <w:lang w:val="en-US"/>
          </w:rPr>
          <w:delText xml:space="preserve">unprecedented </w:delText>
        </w:r>
      </w:del>
      <w:ins w:id="868" w:author="RL" w:date="2018-07-06T09:31:00Z">
        <w:r w:rsidR="00891310">
          <w:rPr>
            <w:rFonts w:ascii="Times New Roman" w:hAnsi="Times New Roman" w:cs="Times New Roman"/>
            <w:sz w:val="24"/>
            <w:szCs w:val="24"/>
            <w:lang w:val="en-US"/>
          </w:rPr>
          <w:t xml:space="preserve">while the </w:t>
        </w:r>
      </w:ins>
      <w:ins w:id="869" w:author="RL" w:date="2018-07-06T09:33:00Z">
        <w:r w:rsidR="00891310">
          <w:rPr>
            <w:rFonts w:ascii="Times New Roman" w:hAnsi="Times New Roman" w:cs="Times New Roman"/>
            <w:sz w:val="24"/>
            <w:szCs w:val="24"/>
            <w:lang w:val="en-US"/>
          </w:rPr>
          <w:t xml:space="preserve">WNV </w:t>
        </w:r>
      </w:ins>
      <w:ins w:id="870" w:author="RL" w:date="2018-07-06T09:31:00Z">
        <w:r w:rsidR="00891310">
          <w:rPr>
            <w:rFonts w:ascii="Times New Roman" w:hAnsi="Times New Roman" w:cs="Times New Roman"/>
            <w:sz w:val="24"/>
            <w:szCs w:val="24"/>
            <w:lang w:val="en-US"/>
          </w:rPr>
          <w:t xml:space="preserve">vector competence </w:t>
        </w:r>
      </w:ins>
      <w:ins w:id="871" w:author="RL" w:date="2018-07-06T09:32:00Z">
        <w:r w:rsidR="00891310">
          <w:rPr>
            <w:rFonts w:ascii="Times New Roman" w:hAnsi="Times New Roman" w:cs="Times New Roman"/>
            <w:sz w:val="24"/>
            <w:szCs w:val="24"/>
            <w:lang w:val="en-US"/>
          </w:rPr>
          <w:t xml:space="preserve">of </w:t>
        </w:r>
        <w:proofErr w:type="spellStart"/>
        <w:r w:rsidR="00891310" w:rsidRPr="009F7366">
          <w:rPr>
            <w:rFonts w:ascii="Times New Roman" w:hAnsi="Times New Roman" w:cs="Times New Roman"/>
            <w:i/>
            <w:sz w:val="24"/>
            <w:szCs w:val="24"/>
            <w:lang w:val="en-US"/>
          </w:rPr>
          <w:t>Cx</w:t>
        </w:r>
        <w:proofErr w:type="spellEnd"/>
        <w:r w:rsidR="00891310">
          <w:rPr>
            <w:rFonts w:ascii="Times New Roman" w:hAnsi="Times New Roman" w:cs="Times New Roman"/>
            <w:i/>
            <w:sz w:val="24"/>
            <w:szCs w:val="24"/>
            <w:lang w:val="en-US"/>
          </w:rPr>
          <w:t>.</w:t>
        </w:r>
        <w:r w:rsidR="00891310" w:rsidRPr="009F7366">
          <w:rPr>
            <w:rFonts w:ascii="Times New Roman" w:hAnsi="Times New Roman" w:cs="Times New Roman"/>
            <w:i/>
            <w:sz w:val="24"/>
            <w:szCs w:val="24"/>
            <w:lang w:val="en-US"/>
          </w:rPr>
          <w:t xml:space="preserve"> </w:t>
        </w:r>
        <w:proofErr w:type="spellStart"/>
        <w:r w:rsidR="00891310" w:rsidRPr="009F7366">
          <w:rPr>
            <w:rFonts w:ascii="Times New Roman" w:hAnsi="Times New Roman" w:cs="Times New Roman"/>
            <w:i/>
            <w:sz w:val="24"/>
            <w:szCs w:val="24"/>
            <w:lang w:val="en-US"/>
          </w:rPr>
          <w:t>torrentium</w:t>
        </w:r>
        <w:proofErr w:type="spellEnd"/>
        <w:r w:rsidR="00891310">
          <w:rPr>
            <w:rFonts w:ascii="Times New Roman" w:hAnsi="Times New Roman" w:cs="Times New Roman"/>
            <w:sz w:val="24"/>
            <w:szCs w:val="24"/>
            <w:lang w:val="en-US"/>
          </w:rPr>
          <w:t xml:space="preserve"> </w:t>
        </w:r>
      </w:ins>
      <w:ins w:id="872" w:author="RL" w:date="2018-07-06T09:31:00Z">
        <w:r w:rsidR="00891310">
          <w:rPr>
            <w:rFonts w:ascii="Times New Roman" w:hAnsi="Times New Roman" w:cs="Times New Roman"/>
            <w:sz w:val="24"/>
            <w:szCs w:val="24"/>
            <w:lang w:val="en-US"/>
          </w:rPr>
          <w:t>was shown</w:t>
        </w:r>
      </w:ins>
      <w:ins w:id="873" w:author="RL" w:date="2018-07-06T09:32:00Z">
        <w:r w:rsidR="00891310">
          <w:rPr>
            <w:rFonts w:ascii="Times New Roman" w:hAnsi="Times New Roman" w:cs="Times New Roman"/>
            <w:sz w:val="24"/>
            <w:szCs w:val="24"/>
            <w:lang w:val="en-US"/>
          </w:rPr>
          <w:t xml:space="preserve"> for the first time</w:t>
        </w:r>
      </w:ins>
      <w:del w:id="874" w:author="RL" w:date="2018-07-06T09:32:00Z">
        <w:r w:rsidR="009F7366" w:rsidDel="00891310">
          <w:rPr>
            <w:rFonts w:ascii="Times New Roman" w:hAnsi="Times New Roman" w:cs="Times New Roman"/>
            <w:sz w:val="24"/>
            <w:szCs w:val="24"/>
            <w:lang w:val="en-US"/>
          </w:rPr>
          <w:delText xml:space="preserve">for </w:delText>
        </w:r>
        <w:r w:rsidR="009F7366" w:rsidRPr="009F7366" w:rsidDel="00891310">
          <w:rPr>
            <w:rFonts w:ascii="Times New Roman" w:hAnsi="Times New Roman" w:cs="Times New Roman"/>
            <w:i/>
            <w:sz w:val="24"/>
            <w:szCs w:val="24"/>
            <w:lang w:val="en-US"/>
          </w:rPr>
          <w:delText>Cx</w:delText>
        </w:r>
        <w:r w:rsidR="00BD7C39" w:rsidDel="00891310">
          <w:rPr>
            <w:rFonts w:ascii="Times New Roman" w:hAnsi="Times New Roman" w:cs="Times New Roman"/>
            <w:i/>
            <w:sz w:val="24"/>
            <w:szCs w:val="24"/>
            <w:lang w:val="en-US"/>
          </w:rPr>
          <w:delText>.</w:delText>
        </w:r>
        <w:r w:rsidR="009F7366" w:rsidRPr="009F7366" w:rsidDel="00891310">
          <w:rPr>
            <w:rFonts w:ascii="Times New Roman" w:hAnsi="Times New Roman" w:cs="Times New Roman"/>
            <w:i/>
            <w:sz w:val="24"/>
            <w:szCs w:val="24"/>
            <w:lang w:val="en-US"/>
          </w:rPr>
          <w:delText xml:space="preserve"> torrentium</w:delText>
        </w:r>
      </w:del>
      <w:r w:rsidR="009F7366">
        <w:rPr>
          <w:rFonts w:ascii="Times New Roman" w:hAnsi="Times New Roman" w:cs="Times New Roman"/>
          <w:sz w:val="24"/>
          <w:szCs w:val="24"/>
          <w:lang w:val="en-US"/>
        </w:rPr>
        <w:t>.</w:t>
      </w:r>
      <w:r w:rsidR="00BD7C39">
        <w:rPr>
          <w:rFonts w:ascii="Times New Roman" w:hAnsi="Times New Roman" w:cs="Times New Roman"/>
          <w:sz w:val="24"/>
          <w:szCs w:val="24"/>
          <w:lang w:val="en-US"/>
        </w:rPr>
        <w:t xml:space="preserve"> </w:t>
      </w:r>
      <w:moveFromRangeStart w:id="875" w:author="RL" w:date="2018-07-06T07:11:00Z" w:name="move518624415"/>
      <w:moveFrom w:id="876" w:author="RL" w:date="2018-07-06T07:11:00Z">
        <w:r w:rsidR="00E34CE9" w:rsidDel="0096666B">
          <w:rPr>
            <w:rFonts w:ascii="Times New Roman" w:hAnsi="Times New Roman" w:cs="Times New Roman"/>
            <w:sz w:val="24"/>
            <w:szCs w:val="24"/>
            <w:lang w:val="en-US"/>
          </w:rPr>
          <w:t xml:space="preserve">A positive infection rate for </w:t>
        </w:r>
        <w:r w:rsidR="00E34CE9" w:rsidRPr="00E34CE9" w:rsidDel="0096666B">
          <w:rPr>
            <w:rFonts w:ascii="Times New Roman" w:hAnsi="Times New Roman" w:cs="Times New Roman"/>
            <w:i/>
            <w:sz w:val="24"/>
            <w:szCs w:val="24"/>
            <w:lang w:val="en-US"/>
          </w:rPr>
          <w:t>Cx torrentium</w:t>
        </w:r>
        <w:r w:rsidR="00E34CE9" w:rsidDel="0096666B">
          <w:rPr>
            <w:rFonts w:ascii="Times New Roman" w:hAnsi="Times New Roman" w:cs="Times New Roman"/>
            <w:sz w:val="24"/>
            <w:szCs w:val="24"/>
            <w:lang w:val="en-US"/>
          </w:rPr>
          <w:t xml:space="preserve"> </w:t>
        </w:r>
        <w:r w:rsidR="00BD7C39" w:rsidDel="0096666B">
          <w:rPr>
            <w:rFonts w:ascii="Times New Roman" w:hAnsi="Times New Roman" w:cs="Times New Roman"/>
            <w:sz w:val="24"/>
            <w:szCs w:val="24"/>
            <w:lang w:val="en-US"/>
          </w:rPr>
          <w:t xml:space="preserve">has been </w:t>
        </w:r>
        <w:r w:rsidR="00E34CE9" w:rsidDel="0096666B">
          <w:rPr>
            <w:rFonts w:ascii="Times New Roman" w:hAnsi="Times New Roman" w:cs="Times New Roman"/>
            <w:sz w:val="24"/>
            <w:szCs w:val="24"/>
            <w:lang w:val="en-US"/>
          </w:rPr>
          <w:t>shown</w:t>
        </w:r>
        <w:r w:rsidR="00BD7C39" w:rsidDel="0096666B">
          <w:rPr>
            <w:rFonts w:ascii="Times New Roman" w:hAnsi="Times New Roman" w:cs="Times New Roman"/>
            <w:sz w:val="24"/>
            <w:szCs w:val="24"/>
            <w:lang w:val="en-US"/>
          </w:rPr>
          <w:t xml:space="preserve"> earlier</w:t>
        </w:r>
        <w:r w:rsidR="00E34CE9" w:rsidDel="0096666B">
          <w:rPr>
            <w:rFonts w:ascii="Times New Roman" w:hAnsi="Times New Roman" w:cs="Times New Roman"/>
            <w:sz w:val="24"/>
            <w:szCs w:val="24"/>
            <w:lang w:val="en-US"/>
          </w:rPr>
          <w:t>, but investigation of the saliva</w:t>
        </w:r>
        <w:r w:rsidR="00BD7C39" w:rsidDel="0096666B">
          <w:rPr>
            <w:rFonts w:ascii="Times New Roman" w:hAnsi="Times New Roman" w:cs="Times New Roman"/>
            <w:sz w:val="24"/>
            <w:szCs w:val="24"/>
            <w:lang w:val="en-US"/>
          </w:rPr>
          <w:t xml:space="preserve"> and therefore information of the vector competence</w:t>
        </w:r>
        <w:r w:rsidR="00E34CE9" w:rsidDel="0096666B">
          <w:rPr>
            <w:rFonts w:ascii="Times New Roman" w:hAnsi="Times New Roman" w:cs="Times New Roman"/>
            <w:sz w:val="24"/>
            <w:szCs w:val="24"/>
            <w:lang w:val="en-US"/>
          </w:rPr>
          <w:t xml:space="preserve"> is lacking </w:t>
        </w:r>
        <w:r w:rsidR="00E34CE9" w:rsidRPr="00A127ED" w:rsidDel="0096666B">
          <w:rPr>
            <w:rFonts w:ascii="Times New Roman" w:hAnsi="Times New Roman" w:cs="Times New Roman"/>
            <w:sz w:val="24"/>
            <w:szCs w:val="24"/>
            <w:lang w:val="en-GB"/>
          </w:rPr>
          <w:t>[</w:t>
        </w:r>
        <w:r w:rsidR="00E34CE9" w:rsidRPr="00E34CE9" w:rsidDel="0096666B">
          <w:rPr>
            <w:rFonts w:ascii="Times New Roman" w:hAnsi="Times New Roman" w:cs="Times New Roman"/>
            <w:sz w:val="24"/>
            <w:szCs w:val="24"/>
            <w:highlight w:val="yellow"/>
            <w:lang w:val="en-GB"/>
          </w:rPr>
          <w:t>Leggewie et al 2016</w:t>
        </w:r>
        <w:r w:rsidR="00E34CE9" w:rsidRPr="00A127ED" w:rsidDel="0096666B">
          <w:rPr>
            <w:rFonts w:ascii="Times New Roman" w:hAnsi="Times New Roman" w:cs="Times New Roman"/>
            <w:sz w:val="24"/>
            <w:szCs w:val="24"/>
            <w:lang w:val="en-GB"/>
          </w:rPr>
          <w:t>]</w:t>
        </w:r>
        <w:r w:rsidR="00E34CE9" w:rsidDel="0096666B">
          <w:rPr>
            <w:rFonts w:ascii="Times New Roman" w:hAnsi="Times New Roman" w:cs="Times New Roman"/>
            <w:sz w:val="24"/>
            <w:szCs w:val="24"/>
            <w:lang w:val="en-GB"/>
          </w:rPr>
          <w:t xml:space="preserve">. </w:t>
        </w:r>
      </w:moveFrom>
      <w:moveFromRangeEnd w:id="875"/>
      <w:del w:id="877" w:author="RL" w:date="2018-07-06T08:56:00Z">
        <w:r w:rsidR="001962DF" w:rsidDel="00E40ECF">
          <w:rPr>
            <w:rFonts w:ascii="Times New Roman" w:hAnsi="Times New Roman" w:cs="Times New Roman"/>
            <w:sz w:val="24"/>
            <w:szCs w:val="24"/>
            <w:lang w:val="en-US"/>
          </w:rPr>
          <w:delText xml:space="preserve">So far there </w:delText>
        </w:r>
        <w:r w:rsidR="00BD7C39" w:rsidDel="00E40ECF">
          <w:rPr>
            <w:rFonts w:ascii="Times New Roman" w:hAnsi="Times New Roman" w:cs="Times New Roman"/>
            <w:sz w:val="24"/>
            <w:szCs w:val="24"/>
            <w:lang w:val="en-US"/>
          </w:rPr>
          <w:delText xml:space="preserve">have </w:delText>
        </w:r>
        <w:r w:rsidR="00A76C7F" w:rsidDel="00E40ECF">
          <w:rPr>
            <w:rFonts w:ascii="Times New Roman" w:hAnsi="Times New Roman" w:cs="Times New Roman"/>
            <w:sz w:val="24"/>
            <w:szCs w:val="24"/>
            <w:lang w:val="en-US"/>
          </w:rPr>
          <w:delText xml:space="preserve">been </w:delText>
        </w:r>
        <w:r w:rsidR="00BD7C39" w:rsidDel="00E40ECF">
          <w:rPr>
            <w:rFonts w:ascii="Times New Roman" w:hAnsi="Times New Roman" w:cs="Times New Roman"/>
            <w:sz w:val="24"/>
            <w:szCs w:val="24"/>
            <w:lang w:val="en-US"/>
          </w:rPr>
          <w:delText xml:space="preserve">only </w:delText>
        </w:r>
        <w:r w:rsidR="001962DF" w:rsidDel="00E40ECF">
          <w:rPr>
            <w:rFonts w:ascii="Times New Roman" w:hAnsi="Times New Roman" w:cs="Times New Roman"/>
            <w:sz w:val="24"/>
            <w:szCs w:val="24"/>
            <w:lang w:val="en-US"/>
          </w:rPr>
          <w:delText>s</w:delText>
        </w:r>
      </w:del>
      <w:del w:id="878" w:author="RL" w:date="2018-07-06T09:15:00Z">
        <w:r w:rsidR="001962DF" w:rsidDel="00141CBA">
          <w:rPr>
            <w:rFonts w:ascii="Times New Roman" w:hAnsi="Times New Roman" w:cs="Times New Roman"/>
            <w:sz w:val="24"/>
            <w:szCs w:val="24"/>
            <w:lang w:val="en-US"/>
          </w:rPr>
          <w:delText xml:space="preserve">ix European mosquito </w:delText>
        </w:r>
        <w:r w:rsidR="00A71D1A" w:rsidDel="00141CBA">
          <w:rPr>
            <w:rFonts w:ascii="Times New Roman" w:hAnsi="Times New Roman" w:cs="Times New Roman"/>
            <w:sz w:val="24"/>
            <w:szCs w:val="24"/>
            <w:lang w:val="en-US"/>
          </w:rPr>
          <w:delText>species</w:delText>
        </w:r>
      </w:del>
      <w:del w:id="879" w:author="RL" w:date="2018-07-06T08:56:00Z">
        <w:r w:rsidR="00A71D1A" w:rsidDel="00E40ECF">
          <w:rPr>
            <w:rFonts w:ascii="Times New Roman" w:hAnsi="Times New Roman" w:cs="Times New Roman"/>
            <w:sz w:val="24"/>
            <w:szCs w:val="24"/>
            <w:lang w:val="en-US"/>
          </w:rPr>
          <w:delText>, which</w:delText>
        </w:r>
      </w:del>
      <w:del w:id="880" w:author="RL" w:date="2018-07-06T09:15:00Z">
        <w:r w:rsidR="001962DF" w:rsidDel="00141CBA">
          <w:rPr>
            <w:rFonts w:ascii="Times New Roman" w:hAnsi="Times New Roman" w:cs="Times New Roman"/>
            <w:sz w:val="24"/>
            <w:szCs w:val="24"/>
            <w:lang w:val="en-US"/>
          </w:rPr>
          <w:delText xml:space="preserve"> </w:delText>
        </w:r>
      </w:del>
      <w:del w:id="881" w:author="RL" w:date="2018-07-06T08:54:00Z">
        <w:r w:rsidR="001962DF" w:rsidDel="00E40ECF">
          <w:rPr>
            <w:rFonts w:ascii="Times New Roman" w:hAnsi="Times New Roman" w:cs="Times New Roman"/>
            <w:sz w:val="24"/>
            <w:szCs w:val="24"/>
            <w:lang w:val="en-US"/>
          </w:rPr>
          <w:delText>are known to be able to transmit</w:delText>
        </w:r>
      </w:del>
      <w:del w:id="882" w:author="RL" w:date="2018-07-06T09:15:00Z">
        <w:r w:rsidR="001962DF" w:rsidDel="00141CBA">
          <w:rPr>
            <w:rFonts w:ascii="Times New Roman" w:hAnsi="Times New Roman" w:cs="Times New Roman"/>
            <w:sz w:val="24"/>
            <w:szCs w:val="24"/>
            <w:lang w:val="en-US"/>
          </w:rPr>
          <w:delText xml:space="preserve"> WNV: </w:delText>
        </w:r>
        <w:r w:rsidR="001962DF" w:rsidRPr="001962DF" w:rsidDel="00141CBA">
          <w:rPr>
            <w:rFonts w:ascii="Times New Roman" w:hAnsi="Times New Roman" w:cs="Times New Roman"/>
            <w:i/>
            <w:sz w:val="24"/>
            <w:szCs w:val="24"/>
            <w:lang w:val="en-US"/>
          </w:rPr>
          <w:delText>Aedes albopictus</w:delText>
        </w:r>
        <w:r w:rsidR="001962DF" w:rsidDel="00141CBA">
          <w:rPr>
            <w:rFonts w:ascii="Times New Roman" w:hAnsi="Times New Roman" w:cs="Times New Roman"/>
            <w:sz w:val="24"/>
            <w:szCs w:val="24"/>
            <w:lang w:val="en-US"/>
          </w:rPr>
          <w:delText xml:space="preserve">, </w:delText>
        </w:r>
        <w:r w:rsidR="001962DF" w:rsidRPr="001962DF" w:rsidDel="00141CBA">
          <w:rPr>
            <w:rFonts w:ascii="Times New Roman" w:hAnsi="Times New Roman" w:cs="Times New Roman"/>
            <w:i/>
            <w:sz w:val="24"/>
            <w:szCs w:val="24"/>
            <w:lang w:val="en-US"/>
          </w:rPr>
          <w:delText>Aedes detritus</w:delText>
        </w:r>
        <w:r w:rsidR="001962DF" w:rsidDel="00141CBA">
          <w:rPr>
            <w:rFonts w:ascii="Times New Roman" w:hAnsi="Times New Roman" w:cs="Times New Roman"/>
            <w:sz w:val="24"/>
            <w:szCs w:val="24"/>
            <w:lang w:val="en-US"/>
          </w:rPr>
          <w:delText xml:space="preserve">, </w:delText>
        </w:r>
        <w:r w:rsidR="001962DF" w:rsidRPr="001962DF" w:rsidDel="00141CBA">
          <w:rPr>
            <w:rFonts w:ascii="Times New Roman" w:hAnsi="Times New Roman" w:cs="Times New Roman"/>
            <w:i/>
            <w:sz w:val="24"/>
            <w:szCs w:val="24"/>
            <w:lang w:val="en-US"/>
          </w:rPr>
          <w:delText>Aedes japonicus</w:delText>
        </w:r>
        <w:r w:rsidR="001962DF" w:rsidDel="00141CBA">
          <w:rPr>
            <w:rFonts w:ascii="Times New Roman" w:hAnsi="Times New Roman" w:cs="Times New Roman"/>
            <w:sz w:val="24"/>
            <w:szCs w:val="24"/>
            <w:lang w:val="en-US"/>
          </w:rPr>
          <w:delText xml:space="preserve">, </w:delText>
        </w:r>
        <w:r w:rsidR="001962DF" w:rsidRPr="001962DF" w:rsidDel="00141CBA">
          <w:rPr>
            <w:rFonts w:ascii="Times New Roman" w:hAnsi="Times New Roman" w:cs="Times New Roman"/>
            <w:i/>
            <w:sz w:val="24"/>
            <w:szCs w:val="24"/>
            <w:lang w:val="en-US"/>
          </w:rPr>
          <w:delText>Culex modestus</w:delText>
        </w:r>
        <w:r w:rsidR="001962DF" w:rsidDel="00141CBA">
          <w:rPr>
            <w:rFonts w:ascii="Times New Roman" w:hAnsi="Times New Roman" w:cs="Times New Roman"/>
            <w:sz w:val="24"/>
            <w:szCs w:val="24"/>
            <w:lang w:val="en-US"/>
          </w:rPr>
          <w:delText xml:space="preserve"> and </w:delText>
        </w:r>
        <w:r w:rsidR="00A76C7F" w:rsidDel="00141CBA">
          <w:rPr>
            <w:rFonts w:ascii="Times New Roman" w:hAnsi="Times New Roman" w:cs="Times New Roman"/>
            <w:i/>
            <w:sz w:val="24"/>
            <w:szCs w:val="24"/>
            <w:lang w:val="en-US"/>
          </w:rPr>
          <w:delText>Cx</w:delText>
        </w:r>
        <w:r w:rsidR="00A76C7F" w:rsidRPr="001962DF" w:rsidDel="00141CBA">
          <w:rPr>
            <w:rFonts w:ascii="Times New Roman" w:hAnsi="Times New Roman" w:cs="Times New Roman"/>
            <w:i/>
            <w:sz w:val="24"/>
            <w:szCs w:val="24"/>
            <w:lang w:val="en-US"/>
          </w:rPr>
          <w:delText xml:space="preserve"> pipiens </w:delText>
        </w:r>
        <w:r w:rsidR="001962DF" w:rsidDel="00141CBA">
          <w:rPr>
            <w:rFonts w:ascii="Times New Roman" w:hAnsi="Times New Roman" w:cs="Times New Roman"/>
            <w:sz w:val="24"/>
            <w:szCs w:val="24"/>
            <w:lang w:val="en-US"/>
          </w:rPr>
          <w:delText xml:space="preserve">biotype </w:delText>
        </w:r>
        <w:r w:rsidR="00A76C7F" w:rsidRPr="00A76C7F" w:rsidDel="00141CBA">
          <w:rPr>
            <w:rFonts w:ascii="Times New Roman" w:hAnsi="Times New Roman" w:cs="Times New Roman"/>
            <w:i/>
            <w:sz w:val="24"/>
            <w:szCs w:val="24"/>
            <w:lang w:val="en-US"/>
          </w:rPr>
          <w:delText>pipiens</w:delText>
        </w:r>
        <w:r w:rsidR="00A76C7F" w:rsidDel="00141CBA">
          <w:rPr>
            <w:rFonts w:ascii="Times New Roman" w:hAnsi="Times New Roman" w:cs="Times New Roman"/>
            <w:sz w:val="24"/>
            <w:szCs w:val="24"/>
            <w:lang w:val="en-US"/>
          </w:rPr>
          <w:delText xml:space="preserve"> and biotype </w:delText>
        </w:r>
        <w:r w:rsidR="00A76C7F" w:rsidRPr="00A76C7F" w:rsidDel="00141CBA">
          <w:rPr>
            <w:rFonts w:ascii="Times New Roman" w:hAnsi="Times New Roman" w:cs="Times New Roman"/>
            <w:i/>
            <w:sz w:val="24"/>
            <w:szCs w:val="24"/>
            <w:lang w:val="en-US"/>
          </w:rPr>
          <w:delText>molestus</w:delText>
        </w:r>
        <w:r w:rsidR="006B1C06" w:rsidDel="00141CBA">
          <w:rPr>
            <w:rFonts w:ascii="Times New Roman" w:hAnsi="Times New Roman" w:cs="Times New Roman"/>
            <w:i/>
            <w:sz w:val="24"/>
            <w:szCs w:val="24"/>
            <w:lang w:val="en-US"/>
          </w:rPr>
          <w:delText xml:space="preserve"> </w:delText>
        </w:r>
        <w:r w:rsidR="006B1C06" w:rsidRPr="00A127ED" w:rsidDel="00141CBA">
          <w:rPr>
            <w:rFonts w:ascii="Times New Roman" w:hAnsi="Times New Roman" w:cs="Times New Roman"/>
            <w:sz w:val="24"/>
            <w:szCs w:val="24"/>
            <w:lang w:val="en-GB"/>
          </w:rPr>
          <w:delText>[</w:delText>
        </w:r>
        <w:r w:rsidR="006372C9" w:rsidRPr="004352B8" w:rsidDel="00141CBA">
          <w:rPr>
            <w:rFonts w:ascii="Times New Roman" w:hAnsi="Times New Roman" w:cs="Times New Roman"/>
            <w:sz w:val="24"/>
            <w:szCs w:val="24"/>
            <w:highlight w:val="yellow"/>
            <w:lang w:val="en-GB"/>
          </w:rPr>
          <w:delText xml:space="preserve">Fortuna et al 2015, Blagrove et al 2016, </w:delText>
        </w:r>
        <w:r w:rsidR="004352B8" w:rsidRPr="004352B8" w:rsidDel="00141CBA">
          <w:rPr>
            <w:rFonts w:ascii="Times New Roman" w:hAnsi="Times New Roman" w:cs="Times New Roman"/>
            <w:sz w:val="24"/>
            <w:szCs w:val="24"/>
            <w:highlight w:val="yellow"/>
            <w:lang w:val="en-GB"/>
          </w:rPr>
          <w:delText>Veronesi E et al 2018, Balenghien et al 2007, Vogels et al 2016, Vogels et al 2017B</w:delText>
        </w:r>
        <w:r w:rsidR="006B1C06" w:rsidRPr="00A127ED" w:rsidDel="00141CBA">
          <w:rPr>
            <w:rFonts w:ascii="Times New Roman" w:hAnsi="Times New Roman" w:cs="Times New Roman"/>
            <w:sz w:val="24"/>
            <w:szCs w:val="24"/>
            <w:lang w:val="en-GB"/>
          </w:rPr>
          <w:delText>]</w:delText>
        </w:r>
        <w:r w:rsidR="001962DF" w:rsidDel="00141CBA">
          <w:rPr>
            <w:rFonts w:ascii="Times New Roman" w:hAnsi="Times New Roman" w:cs="Times New Roman"/>
            <w:sz w:val="24"/>
            <w:szCs w:val="24"/>
            <w:lang w:val="en-US"/>
          </w:rPr>
          <w:delText>.</w:delText>
        </w:r>
      </w:del>
      <w:del w:id="883" w:author="RL" w:date="2018-07-06T06:59:00Z">
        <w:r w:rsidR="001962DF" w:rsidDel="004956AE">
          <w:rPr>
            <w:rFonts w:ascii="Times New Roman" w:hAnsi="Times New Roman" w:cs="Times New Roman"/>
            <w:sz w:val="24"/>
            <w:szCs w:val="24"/>
            <w:lang w:val="en-US"/>
          </w:rPr>
          <w:delText xml:space="preserve"> </w:delText>
        </w:r>
        <w:r w:rsidR="00AC0129" w:rsidDel="004956AE">
          <w:rPr>
            <w:rFonts w:ascii="Times New Roman" w:hAnsi="Times New Roman" w:cs="Times New Roman"/>
            <w:sz w:val="24"/>
            <w:szCs w:val="24"/>
            <w:lang w:val="en-US"/>
          </w:rPr>
          <w:delText xml:space="preserve">In general, birds are the amplifying hosts for WNV, i.e. they develop a high viraemia </w:delText>
        </w:r>
        <w:r w:rsidR="006429D2" w:rsidDel="004956AE">
          <w:rPr>
            <w:rFonts w:ascii="Times New Roman" w:hAnsi="Times New Roman" w:cs="Times New Roman"/>
            <w:sz w:val="24"/>
            <w:szCs w:val="24"/>
            <w:lang w:val="en-US"/>
          </w:rPr>
          <w:delText>to sustain transmission. Mammals, including humans are dead-end hosts and doesn´t play a</w:delText>
        </w:r>
        <w:r w:rsidR="0040299A" w:rsidDel="004956AE">
          <w:rPr>
            <w:rFonts w:ascii="Times New Roman" w:hAnsi="Times New Roman" w:cs="Times New Roman"/>
            <w:sz w:val="24"/>
            <w:szCs w:val="24"/>
            <w:lang w:val="en-US"/>
          </w:rPr>
          <w:delText>n important</w:delText>
        </w:r>
        <w:r w:rsidR="006429D2" w:rsidDel="004956AE">
          <w:rPr>
            <w:rFonts w:ascii="Times New Roman" w:hAnsi="Times New Roman" w:cs="Times New Roman"/>
            <w:sz w:val="24"/>
            <w:szCs w:val="24"/>
            <w:lang w:val="en-US"/>
          </w:rPr>
          <w:delText xml:space="preserve"> role in the transmission cycle of WNV </w:delText>
        </w:r>
        <w:r w:rsidR="006429D2" w:rsidRPr="00A127ED" w:rsidDel="004956AE">
          <w:rPr>
            <w:rFonts w:ascii="Times New Roman" w:hAnsi="Times New Roman" w:cs="Times New Roman"/>
            <w:sz w:val="24"/>
            <w:szCs w:val="24"/>
            <w:lang w:val="en-GB"/>
          </w:rPr>
          <w:delText>[</w:delText>
        </w:r>
        <w:r w:rsidR="006429D2" w:rsidDel="004956AE">
          <w:rPr>
            <w:rFonts w:ascii="Times New Roman" w:hAnsi="Times New Roman" w:cs="Times New Roman"/>
            <w:sz w:val="24"/>
            <w:szCs w:val="24"/>
            <w:highlight w:val="yellow"/>
            <w:lang w:val="en-GB"/>
          </w:rPr>
          <w:delText>Bowen et al 2007</w:delText>
        </w:r>
        <w:r w:rsidR="006429D2" w:rsidRPr="00A127ED" w:rsidDel="004956AE">
          <w:rPr>
            <w:rFonts w:ascii="Times New Roman" w:hAnsi="Times New Roman" w:cs="Times New Roman"/>
            <w:sz w:val="24"/>
            <w:szCs w:val="24"/>
            <w:lang w:val="en-GB"/>
          </w:rPr>
          <w:delText>]</w:delText>
        </w:r>
        <w:r w:rsidR="006429D2" w:rsidDel="004956AE">
          <w:rPr>
            <w:rFonts w:ascii="Times New Roman" w:hAnsi="Times New Roman" w:cs="Times New Roman"/>
            <w:sz w:val="24"/>
            <w:szCs w:val="24"/>
            <w:lang w:val="en-US"/>
          </w:rPr>
          <w:delText xml:space="preserve">. </w:delText>
        </w:r>
        <w:commentRangeStart w:id="884"/>
        <w:r w:rsidR="00A71D1A" w:rsidDel="004956AE">
          <w:rPr>
            <w:rFonts w:ascii="Times New Roman" w:hAnsi="Times New Roman" w:cs="Times New Roman"/>
            <w:sz w:val="24"/>
            <w:szCs w:val="24"/>
            <w:lang w:val="en-US"/>
          </w:rPr>
          <w:delText xml:space="preserve">All three </w:delText>
        </w:r>
        <w:r w:rsidR="00A71D1A" w:rsidRPr="00A71D1A" w:rsidDel="004956AE">
          <w:rPr>
            <w:rFonts w:ascii="Times New Roman" w:hAnsi="Times New Roman" w:cs="Times New Roman"/>
            <w:i/>
            <w:sz w:val="24"/>
            <w:szCs w:val="24"/>
            <w:lang w:val="en-US"/>
          </w:rPr>
          <w:delText>Aedes</w:delText>
        </w:r>
        <w:r w:rsidR="00A71D1A" w:rsidDel="004956AE">
          <w:rPr>
            <w:rFonts w:ascii="Times New Roman" w:hAnsi="Times New Roman" w:cs="Times New Roman"/>
            <w:sz w:val="24"/>
            <w:szCs w:val="24"/>
            <w:lang w:val="en-US"/>
          </w:rPr>
          <w:delText xml:space="preserve"> species would probably not be involved in the </w:delText>
        </w:r>
        <w:r w:rsidR="0057597F" w:rsidDel="004956AE">
          <w:rPr>
            <w:rFonts w:ascii="Times New Roman" w:hAnsi="Times New Roman" w:cs="Times New Roman"/>
            <w:sz w:val="24"/>
            <w:szCs w:val="24"/>
            <w:lang w:val="en-US"/>
          </w:rPr>
          <w:delText>cycle</w:delText>
        </w:r>
        <w:r w:rsidR="00A71D1A" w:rsidDel="004956AE">
          <w:rPr>
            <w:rFonts w:ascii="Times New Roman" w:hAnsi="Times New Roman" w:cs="Times New Roman"/>
            <w:sz w:val="24"/>
            <w:szCs w:val="24"/>
            <w:lang w:val="en-US"/>
          </w:rPr>
          <w:delText xml:space="preserve"> of WNV transmission due to their feeding behavior, which is </w:delText>
        </w:r>
        <w:r w:rsidR="0057597F" w:rsidDel="004956AE">
          <w:rPr>
            <w:rFonts w:ascii="Times New Roman" w:hAnsi="Times New Roman" w:cs="Times New Roman"/>
            <w:sz w:val="24"/>
            <w:szCs w:val="24"/>
            <w:lang w:val="en-US"/>
          </w:rPr>
          <w:delText xml:space="preserve">strong </w:delText>
        </w:r>
        <w:r w:rsidR="00A71D1A" w:rsidDel="004956AE">
          <w:rPr>
            <w:rFonts w:ascii="Times New Roman" w:hAnsi="Times New Roman" w:cs="Times New Roman"/>
            <w:sz w:val="24"/>
            <w:szCs w:val="24"/>
            <w:lang w:val="en-US"/>
          </w:rPr>
          <w:delText>ant</w:delText>
        </w:r>
        <w:r w:rsidR="0057597F" w:rsidDel="004956AE">
          <w:rPr>
            <w:rFonts w:ascii="Times New Roman" w:hAnsi="Times New Roman" w:cs="Times New Roman"/>
            <w:sz w:val="24"/>
            <w:szCs w:val="24"/>
            <w:lang w:val="en-US"/>
          </w:rPr>
          <w:delText>hropophi</w:delText>
        </w:r>
        <w:r w:rsidR="00A71D1A" w:rsidDel="004956AE">
          <w:rPr>
            <w:rFonts w:ascii="Times New Roman" w:hAnsi="Times New Roman" w:cs="Times New Roman"/>
            <w:sz w:val="24"/>
            <w:szCs w:val="24"/>
            <w:lang w:val="en-US"/>
          </w:rPr>
          <w:delText xml:space="preserve">lic </w:delText>
        </w:r>
        <w:r w:rsidR="0057597F" w:rsidDel="004956AE">
          <w:rPr>
            <w:rFonts w:ascii="Times New Roman" w:hAnsi="Times New Roman" w:cs="Times New Roman"/>
            <w:sz w:val="24"/>
            <w:szCs w:val="24"/>
            <w:lang w:val="en-US"/>
          </w:rPr>
          <w:delText>(</w:delText>
        </w:r>
        <w:r w:rsidR="0057597F" w:rsidRPr="0057597F" w:rsidDel="004956AE">
          <w:rPr>
            <w:rFonts w:ascii="Times New Roman" w:hAnsi="Times New Roman" w:cs="Times New Roman"/>
            <w:i/>
            <w:sz w:val="24"/>
            <w:szCs w:val="24"/>
            <w:lang w:val="en-US"/>
          </w:rPr>
          <w:delText>Aedes detritus</w:delText>
        </w:r>
        <w:r w:rsidR="0057597F" w:rsidDel="004956AE">
          <w:rPr>
            <w:rFonts w:ascii="Times New Roman" w:hAnsi="Times New Roman" w:cs="Times New Roman"/>
            <w:sz w:val="24"/>
            <w:szCs w:val="24"/>
            <w:lang w:val="en-US"/>
          </w:rPr>
          <w:delText xml:space="preserve">) </w:delText>
        </w:r>
        <w:r w:rsidR="0057597F" w:rsidRPr="00A127ED" w:rsidDel="004956AE">
          <w:rPr>
            <w:rFonts w:ascii="Times New Roman" w:hAnsi="Times New Roman" w:cs="Times New Roman"/>
            <w:sz w:val="24"/>
            <w:szCs w:val="24"/>
            <w:lang w:val="en-GB"/>
          </w:rPr>
          <w:delText>[</w:delText>
        </w:r>
        <w:r w:rsidR="00CF7BBB" w:rsidDel="004956AE">
          <w:rPr>
            <w:rFonts w:ascii="Times New Roman" w:hAnsi="Times New Roman" w:cs="Times New Roman"/>
            <w:sz w:val="24"/>
            <w:szCs w:val="24"/>
            <w:highlight w:val="yellow"/>
            <w:lang w:val="en-GB"/>
          </w:rPr>
          <w:delText>Veronesi R. et al 2011</w:delText>
        </w:r>
        <w:r w:rsidR="0057597F" w:rsidRPr="00A127ED" w:rsidDel="004956AE">
          <w:rPr>
            <w:rFonts w:ascii="Times New Roman" w:hAnsi="Times New Roman" w:cs="Times New Roman"/>
            <w:sz w:val="24"/>
            <w:szCs w:val="24"/>
            <w:lang w:val="en-GB"/>
          </w:rPr>
          <w:delText>]</w:delText>
        </w:r>
        <w:r w:rsidR="00CF7BBB" w:rsidDel="004956AE">
          <w:rPr>
            <w:rFonts w:ascii="Times New Roman" w:hAnsi="Times New Roman" w:cs="Times New Roman"/>
            <w:sz w:val="24"/>
            <w:szCs w:val="24"/>
            <w:lang w:val="en-GB"/>
          </w:rPr>
          <w:delText xml:space="preserve"> </w:delText>
        </w:r>
        <w:r w:rsidR="0057597F" w:rsidDel="004956AE">
          <w:rPr>
            <w:rFonts w:ascii="Times New Roman" w:hAnsi="Times New Roman" w:cs="Times New Roman"/>
            <w:sz w:val="24"/>
            <w:szCs w:val="24"/>
            <w:lang w:val="en-US"/>
          </w:rPr>
          <w:delText xml:space="preserve">or at least </w:delText>
        </w:r>
        <w:r w:rsidR="00CF7BBB" w:rsidDel="004956AE">
          <w:rPr>
            <w:rFonts w:ascii="Times New Roman" w:hAnsi="Times New Roman" w:cs="Times New Roman"/>
            <w:sz w:val="24"/>
            <w:szCs w:val="24"/>
            <w:lang w:val="en-US"/>
          </w:rPr>
          <w:delText xml:space="preserve">mainly </w:delText>
        </w:r>
        <w:r w:rsidR="0057597F" w:rsidDel="004956AE">
          <w:rPr>
            <w:rFonts w:ascii="Times New Roman" w:hAnsi="Times New Roman" w:cs="Times New Roman"/>
            <w:sz w:val="24"/>
            <w:szCs w:val="24"/>
            <w:lang w:val="en-US"/>
          </w:rPr>
          <w:delText>reduced to humans and other mammals (</w:delText>
        </w:r>
        <w:r w:rsidR="00CF7BBB" w:rsidRPr="0057597F" w:rsidDel="004956AE">
          <w:rPr>
            <w:rFonts w:ascii="Times New Roman" w:hAnsi="Times New Roman" w:cs="Times New Roman"/>
            <w:i/>
            <w:sz w:val="24"/>
            <w:szCs w:val="24"/>
            <w:lang w:val="en-US"/>
          </w:rPr>
          <w:delText>Aedes albopicus</w:delText>
        </w:r>
        <w:r w:rsidR="00CF7BBB" w:rsidDel="004956AE">
          <w:rPr>
            <w:rFonts w:ascii="Times New Roman" w:hAnsi="Times New Roman" w:cs="Times New Roman"/>
            <w:sz w:val="24"/>
            <w:szCs w:val="24"/>
            <w:lang w:val="en-US"/>
          </w:rPr>
          <w:delText xml:space="preserve">, </w:delText>
        </w:r>
        <w:r w:rsidR="0057597F" w:rsidRPr="0057597F" w:rsidDel="004956AE">
          <w:rPr>
            <w:rFonts w:ascii="Times New Roman" w:hAnsi="Times New Roman" w:cs="Times New Roman"/>
            <w:i/>
            <w:sz w:val="24"/>
            <w:szCs w:val="24"/>
            <w:lang w:val="en-US"/>
          </w:rPr>
          <w:delText>Aedes japonicus</w:delText>
        </w:r>
        <w:r w:rsidR="0057597F" w:rsidDel="004956AE">
          <w:rPr>
            <w:rFonts w:ascii="Times New Roman" w:hAnsi="Times New Roman" w:cs="Times New Roman"/>
            <w:sz w:val="24"/>
            <w:szCs w:val="24"/>
            <w:lang w:val="en-US"/>
          </w:rPr>
          <w:delText>)</w:delText>
        </w:r>
        <w:r w:rsidR="00CF7BBB" w:rsidRPr="00CF7BBB" w:rsidDel="004956AE">
          <w:rPr>
            <w:rFonts w:ascii="Times New Roman" w:hAnsi="Times New Roman" w:cs="Times New Roman"/>
            <w:sz w:val="24"/>
            <w:szCs w:val="24"/>
            <w:lang w:val="en-GB"/>
          </w:rPr>
          <w:delText xml:space="preserve"> </w:delText>
        </w:r>
        <w:r w:rsidR="00CF7BBB" w:rsidRPr="00A127ED" w:rsidDel="004956AE">
          <w:rPr>
            <w:rFonts w:ascii="Times New Roman" w:hAnsi="Times New Roman" w:cs="Times New Roman"/>
            <w:sz w:val="24"/>
            <w:szCs w:val="24"/>
            <w:lang w:val="en-GB"/>
          </w:rPr>
          <w:delText>[</w:delText>
        </w:r>
        <w:r w:rsidR="00CF7BBB" w:rsidRPr="00CF7BBB" w:rsidDel="004956AE">
          <w:rPr>
            <w:rFonts w:ascii="Times New Roman" w:hAnsi="Times New Roman" w:cs="Times New Roman"/>
            <w:sz w:val="24"/>
            <w:szCs w:val="24"/>
            <w:highlight w:val="yellow"/>
            <w:lang w:val="en-GB"/>
          </w:rPr>
          <w:delText>Molaei et al. 2009, Valerio et al. 2010</w:delText>
        </w:r>
        <w:r w:rsidR="00CF7BBB" w:rsidRPr="00A127ED" w:rsidDel="004956AE">
          <w:rPr>
            <w:rFonts w:ascii="Times New Roman" w:hAnsi="Times New Roman" w:cs="Times New Roman"/>
            <w:sz w:val="24"/>
            <w:szCs w:val="24"/>
            <w:lang w:val="en-GB"/>
          </w:rPr>
          <w:delText>]</w:delText>
        </w:r>
        <w:r w:rsidR="0057597F" w:rsidDel="004956AE">
          <w:rPr>
            <w:rFonts w:ascii="Times New Roman" w:hAnsi="Times New Roman" w:cs="Times New Roman"/>
            <w:sz w:val="24"/>
            <w:szCs w:val="24"/>
            <w:lang w:val="en-US"/>
          </w:rPr>
          <w:delText xml:space="preserve">. </w:delText>
        </w:r>
        <w:r w:rsidR="0030752B" w:rsidDel="004956AE">
          <w:rPr>
            <w:rFonts w:ascii="Times New Roman" w:hAnsi="Times New Roman" w:cs="Times New Roman"/>
            <w:sz w:val="24"/>
            <w:szCs w:val="24"/>
            <w:lang w:val="en-US"/>
          </w:rPr>
          <w:delText>Therefore</w:delText>
        </w:r>
        <w:r w:rsidR="007211B7" w:rsidDel="004956AE">
          <w:rPr>
            <w:rFonts w:ascii="Times New Roman" w:hAnsi="Times New Roman" w:cs="Times New Roman"/>
            <w:sz w:val="24"/>
            <w:szCs w:val="24"/>
            <w:lang w:val="en-US"/>
          </w:rPr>
          <w:delText>,</w:delText>
        </w:r>
        <w:r w:rsidR="0030752B" w:rsidDel="004956AE">
          <w:rPr>
            <w:rFonts w:ascii="Times New Roman" w:hAnsi="Times New Roman" w:cs="Times New Roman"/>
            <w:sz w:val="24"/>
            <w:szCs w:val="24"/>
            <w:lang w:val="en-US"/>
          </w:rPr>
          <w:delText xml:space="preserve"> the potential to serve as a bridge vector between birds and humans (or other mammals) is relatively low. In contrast, </w:delText>
        </w:r>
        <w:r w:rsidR="0030752B" w:rsidRPr="0030752B" w:rsidDel="004956AE">
          <w:rPr>
            <w:rFonts w:ascii="Times New Roman" w:hAnsi="Times New Roman" w:cs="Times New Roman"/>
            <w:i/>
            <w:sz w:val="24"/>
            <w:szCs w:val="24"/>
            <w:lang w:val="en-US"/>
          </w:rPr>
          <w:delText>Culex</w:delText>
        </w:r>
        <w:r w:rsidR="0030752B" w:rsidDel="004956AE">
          <w:rPr>
            <w:rFonts w:ascii="Times New Roman" w:hAnsi="Times New Roman" w:cs="Times New Roman"/>
            <w:sz w:val="24"/>
            <w:szCs w:val="24"/>
            <w:lang w:val="en-US"/>
          </w:rPr>
          <w:delText xml:space="preserve"> mosquitoes have an opportunistic feeding behavior including birds and humans </w:delText>
        </w:r>
        <w:r w:rsidR="0030752B" w:rsidRPr="00A127ED" w:rsidDel="004956AE">
          <w:rPr>
            <w:rFonts w:ascii="Times New Roman" w:hAnsi="Times New Roman" w:cs="Times New Roman"/>
            <w:sz w:val="24"/>
            <w:szCs w:val="24"/>
            <w:lang w:val="en-GB"/>
          </w:rPr>
          <w:delText>[</w:delText>
        </w:r>
        <w:r w:rsidR="0030752B" w:rsidDel="004956AE">
          <w:rPr>
            <w:rFonts w:ascii="Times New Roman" w:hAnsi="Times New Roman" w:cs="Times New Roman"/>
            <w:sz w:val="24"/>
            <w:szCs w:val="24"/>
            <w:highlight w:val="yellow"/>
            <w:lang w:val="en-GB"/>
          </w:rPr>
          <w:delText>Börstler et al 201</w:delText>
        </w:r>
        <w:r w:rsidR="0030752B" w:rsidRPr="0030752B" w:rsidDel="004956AE">
          <w:rPr>
            <w:rFonts w:ascii="Times New Roman" w:hAnsi="Times New Roman" w:cs="Times New Roman"/>
            <w:sz w:val="24"/>
            <w:szCs w:val="24"/>
            <w:highlight w:val="yellow"/>
            <w:lang w:val="en-GB"/>
          </w:rPr>
          <w:delText>6</w:delText>
        </w:r>
        <w:r w:rsidR="00556257" w:rsidRPr="00556257" w:rsidDel="004956AE">
          <w:rPr>
            <w:rFonts w:ascii="Times New Roman" w:hAnsi="Times New Roman" w:cs="Times New Roman"/>
            <w:sz w:val="24"/>
            <w:szCs w:val="24"/>
            <w:highlight w:val="yellow"/>
            <w:lang w:val="en-GB"/>
          </w:rPr>
          <w:delText>A</w:delText>
        </w:r>
        <w:r w:rsidR="0030752B" w:rsidRPr="00A127ED" w:rsidDel="004956AE">
          <w:rPr>
            <w:rFonts w:ascii="Times New Roman" w:hAnsi="Times New Roman" w:cs="Times New Roman"/>
            <w:sz w:val="24"/>
            <w:szCs w:val="24"/>
            <w:lang w:val="en-GB"/>
          </w:rPr>
          <w:delText>]</w:delText>
        </w:r>
        <w:r w:rsidR="0030752B" w:rsidDel="004956AE">
          <w:rPr>
            <w:rFonts w:ascii="Times New Roman" w:hAnsi="Times New Roman" w:cs="Times New Roman"/>
            <w:sz w:val="24"/>
            <w:szCs w:val="24"/>
            <w:lang w:val="en-GB"/>
          </w:rPr>
          <w:delText>.</w:delText>
        </w:r>
        <w:r w:rsidR="008B5F0F" w:rsidDel="004956AE">
          <w:rPr>
            <w:rFonts w:ascii="Times New Roman" w:hAnsi="Times New Roman" w:cs="Times New Roman"/>
            <w:sz w:val="24"/>
            <w:szCs w:val="24"/>
            <w:lang w:val="en-GB"/>
          </w:rPr>
          <w:delText xml:space="preserve"> Due to the </w:delText>
        </w:r>
        <w:r w:rsidR="00100A48" w:rsidDel="004956AE">
          <w:rPr>
            <w:rFonts w:ascii="Times New Roman" w:hAnsi="Times New Roman" w:cs="Times New Roman"/>
            <w:sz w:val="24"/>
            <w:szCs w:val="24"/>
            <w:lang w:val="en-GB"/>
          </w:rPr>
          <w:delText xml:space="preserve">feeding pattern, the </w:delText>
        </w:r>
        <w:r w:rsidR="008B5F0F" w:rsidDel="004956AE">
          <w:rPr>
            <w:rFonts w:ascii="Times New Roman" w:hAnsi="Times New Roman" w:cs="Times New Roman"/>
            <w:sz w:val="24"/>
            <w:szCs w:val="24"/>
            <w:lang w:val="en-GB"/>
          </w:rPr>
          <w:delText>wide distribution in Europe</w:delText>
        </w:r>
        <w:r w:rsidR="00100A48" w:rsidDel="004956AE">
          <w:rPr>
            <w:rFonts w:ascii="Times New Roman" w:hAnsi="Times New Roman" w:cs="Times New Roman"/>
            <w:sz w:val="24"/>
            <w:szCs w:val="24"/>
            <w:lang w:val="en-GB"/>
          </w:rPr>
          <w:delText xml:space="preserve"> and previous </w:delText>
        </w:r>
        <w:r w:rsidR="006429D2" w:rsidDel="004956AE">
          <w:rPr>
            <w:rFonts w:ascii="Times New Roman" w:hAnsi="Times New Roman" w:cs="Times New Roman"/>
            <w:sz w:val="24"/>
            <w:szCs w:val="24"/>
            <w:lang w:val="en-GB"/>
          </w:rPr>
          <w:delText>studies</w:delText>
        </w:r>
        <w:r w:rsidR="003F0EB0" w:rsidDel="004956AE">
          <w:rPr>
            <w:rFonts w:ascii="Times New Roman" w:hAnsi="Times New Roman" w:cs="Times New Roman"/>
            <w:sz w:val="24"/>
            <w:szCs w:val="24"/>
            <w:lang w:val="en-GB"/>
          </w:rPr>
          <w:delText xml:space="preserve">, </w:delText>
        </w:r>
        <w:r w:rsidR="008B5F0F" w:rsidRPr="008B5F0F" w:rsidDel="004956AE">
          <w:rPr>
            <w:rFonts w:ascii="Times New Roman" w:hAnsi="Times New Roman" w:cs="Times New Roman"/>
            <w:i/>
            <w:sz w:val="24"/>
            <w:szCs w:val="24"/>
            <w:lang w:val="en-GB"/>
          </w:rPr>
          <w:delText>Cx pipiens</w:delText>
        </w:r>
        <w:r w:rsidR="008B5F0F" w:rsidDel="004956AE">
          <w:rPr>
            <w:rFonts w:ascii="Times New Roman" w:hAnsi="Times New Roman" w:cs="Times New Roman"/>
            <w:sz w:val="24"/>
            <w:szCs w:val="24"/>
            <w:lang w:val="en-GB"/>
          </w:rPr>
          <w:delText xml:space="preserve"> is </w:delText>
        </w:r>
        <w:r w:rsidR="00A4705B" w:rsidDel="004956AE">
          <w:rPr>
            <w:rFonts w:ascii="Times New Roman" w:hAnsi="Times New Roman" w:cs="Times New Roman"/>
            <w:sz w:val="24"/>
            <w:szCs w:val="24"/>
            <w:lang w:val="en-GB"/>
          </w:rPr>
          <w:delText xml:space="preserve">currently </w:delText>
        </w:r>
        <w:r w:rsidR="008B5F0F" w:rsidDel="004956AE">
          <w:rPr>
            <w:rFonts w:ascii="Times New Roman" w:hAnsi="Times New Roman" w:cs="Times New Roman"/>
            <w:sz w:val="24"/>
            <w:szCs w:val="24"/>
            <w:lang w:val="en-GB"/>
          </w:rPr>
          <w:delText>considered to serve as the main vector for WNV</w:delText>
        </w:r>
        <w:r w:rsidR="00674EB4" w:rsidDel="004956AE">
          <w:rPr>
            <w:rFonts w:ascii="Times New Roman" w:hAnsi="Times New Roman" w:cs="Times New Roman"/>
            <w:sz w:val="24"/>
            <w:szCs w:val="24"/>
            <w:lang w:val="en-GB"/>
          </w:rPr>
          <w:delText xml:space="preserve"> </w:delText>
        </w:r>
        <w:r w:rsidR="00674EB4" w:rsidRPr="00A127ED" w:rsidDel="004956AE">
          <w:rPr>
            <w:rFonts w:ascii="Times New Roman" w:hAnsi="Times New Roman" w:cs="Times New Roman"/>
            <w:sz w:val="24"/>
            <w:szCs w:val="24"/>
            <w:lang w:val="en-GB"/>
          </w:rPr>
          <w:delText>[</w:delText>
        </w:r>
        <w:r w:rsidR="00674EB4" w:rsidDel="004956AE">
          <w:rPr>
            <w:rFonts w:ascii="Times New Roman" w:hAnsi="Times New Roman" w:cs="Times New Roman"/>
            <w:sz w:val="24"/>
            <w:szCs w:val="24"/>
            <w:highlight w:val="yellow"/>
            <w:lang w:val="en-GB"/>
          </w:rPr>
          <w:delText>Vogels et al 201</w:delText>
        </w:r>
        <w:r w:rsidR="00674EB4" w:rsidRPr="00674EB4" w:rsidDel="004956AE">
          <w:rPr>
            <w:rFonts w:ascii="Times New Roman" w:hAnsi="Times New Roman" w:cs="Times New Roman"/>
            <w:sz w:val="24"/>
            <w:szCs w:val="24"/>
            <w:highlight w:val="yellow"/>
            <w:lang w:val="en-GB"/>
          </w:rPr>
          <w:delText>7</w:delText>
        </w:r>
        <w:r w:rsidR="00674EB4" w:rsidRPr="00A127ED" w:rsidDel="004956AE">
          <w:rPr>
            <w:rFonts w:ascii="Times New Roman" w:hAnsi="Times New Roman" w:cs="Times New Roman"/>
            <w:sz w:val="24"/>
            <w:szCs w:val="24"/>
            <w:lang w:val="en-GB"/>
          </w:rPr>
          <w:delText>]</w:delText>
        </w:r>
        <w:r w:rsidR="008B5F0F" w:rsidDel="004956AE">
          <w:rPr>
            <w:rFonts w:ascii="Times New Roman" w:hAnsi="Times New Roman" w:cs="Times New Roman"/>
            <w:sz w:val="24"/>
            <w:szCs w:val="24"/>
            <w:lang w:val="en-GB"/>
          </w:rPr>
          <w:delText xml:space="preserve">. </w:delText>
        </w:r>
      </w:del>
      <w:commentRangeEnd w:id="884"/>
      <w:r w:rsidR="00E0254C">
        <w:rPr>
          <w:rStyle w:val="Kommentarzeichen"/>
        </w:rPr>
        <w:commentReference w:id="884"/>
      </w:r>
      <w:r w:rsidR="00D44277">
        <w:rPr>
          <w:rFonts w:ascii="Times New Roman" w:hAnsi="Times New Roman" w:cs="Times New Roman"/>
          <w:sz w:val="24"/>
          <w:szCs w:val="24"/>
          <w:lang w:val="en-GB"/>
        </w:rPr>
        <w:t xml:space="preserve">Our results confirm the vector competence </w:t>
      </w:r>
      <w:r w:rsidR="00674EB4">
        <w:rPr>
          <w:rFonts w:ascii="Times New Roman" w:hAnsi="Times New Roman" w:cs="Times New Roman"/>
          <w:sz w:val="24"/>
          <w:szCs w:val="24"/>
          <w:lang w:val="en-GB"/>
        </w:rPr>
        <w:lastRenderedPageBreak/>
        <w:t>for</w:t>
      </w:r>
      <w:r w:rsidR="00043A77">
        <w:rPr>
          <w:rFonts w:ascii="Times New Roman" w:hAnsi="Times New Roman" w:cs="Times New Roman"/>
          <w:sz w:val="24"/>
          <w:szCs w:val="24"/>
          <w:lang w:val="en-GB"/>
        </w:rPr>
        <w:t xml:space="preserve"> the</w:t>
      </w:r>
      <w:ins w:id="885" w:author="RL" w:date="2018-07-06T07:12:00Z">
        <w:r w:rsidR="00A7639F">
          <w:rPr>
            <w:rFonts w:ascii="Times New Roman" w:hAnsi="Times New Roman" w:cs="Times New Roman"/>
            <w:sz w:val="24"/>
            <w:szCs w:val="24"/>
            <w:lang w:val="en-GB"/>
          </w:rPr>
          <w:t xml:space="preserve"> two biotypes of</w:t>
        </w:r>
      </w:ins>
      <w:r w:rsidR="00D44277">
        <w:rPr>
          <w:rFonts w:ascii="Times New Roman" w:hAnsi="Times New Roman" w:cs="Times New Roman"/>
          <w:sz w:val="24"/>
          <w:szCs w:val="24"/>
          <w:lang w:val="en-GB"/>
        </w:rPr>
        <w:t xml:space="preserve"> </w:t>
      </w:r>
      <w:proofErr w:type="spellStart"/>
      <w:r w:rsidR="00D44277" w:rsidRPr="00D44277">
        <w:rPr>
          <w:rFonts w:ascii="Times New Roman" w:hAnsi="Times New Roman" w:cs="Times New Roman"/>
          <w:i/>
          <w:sz w:val="24"/>
          <w:szCs w:val="24"/>
          <w:lang w:val="en-GB"/>
        </w:rPr>
        <w:t>Cx</w:t>
      </w:r>
      <w:proofErr w:type="spellEnd"/>
      <w:ins w:id="886" w:author="RL" w:date="2018-07-10T13:54:00Z">
        <w:r w:rsidR="00461D0C">
          <w:rPr>
            <w:rFonts w:ascii="Times New Roman" w:hAnsi="Times New Roman" w:cs="Times New Roman"/>
            <w:i/>
            <w:sz w:val="24"/>
            <w:szCs w:val="24"/>
            <w:lang w:val="en-GB"/>
          </w:rPr>
          <w:t>.</w:t>
        </w:r>
      </w:ins>
      <w:r w:rsidR="00D44277" w:rsidRPr="00D44277">
        <w:rPr>
          <w:rFonts w:ascii="Times New Roman" w:hAnsi="Times New Roman" w:cs="Times New Roman"/>
          <w:i/>
          <w:sz w:val="24"/>
          <w:szCs w:val="24"/>
          <w:lang w:val="en-GB"/>
        </w:rPr>
        <w:t xml:space="preserve"> </w:t>
      </w:r>
      <w:proofErr w:type="spellStart"/>
      <w:r w:rsidR="00D44277" w:rsidRPr="00D44277">
        <w:rPr>
          <w:rFonts w:ascii="Times New Roman" w:hAnsi="Times New Roman" w:cs="Times New Roman"/>
          <w:i/>
          <w:sz w:val="24"/>
          <w:szCs w:val="24"/>
          <w:lang w:val="en-GB"/>
        </w:rPr>
        <w:t>pipiens</w:t>
      </w:r>
      <w:proofErr w:type="spellEnd"/>
      <w:r w:rsidR="00D44277">
        <w:rPr>
          <w:rFonts w:ascii="Times New Roman" w:hAnsi="Times New Roman" w:cs="Times New Roman"/>
          <w:i/>
          <w:sz w:val="24"/>
          <w:szCs w:val="24"/>
          <w:lang w:val="en-GB"/>
        </w:rPr>
        <w:t xml:space="preserve"> </w:t>
      </w:r>
      <w:del w:id="887" w:author="RL" w:date="2018-07-06T07:12:00Z">
        <w:r w:rsidR="00D44277" w:rsidDel="00A7639F">
          <w:rPr>
            <w:rFonts w:ascii="Times New Roman" w:hAnsi="Times New Roman" w:cs="Times New Roman"/>
            <w:sz w:val="24"/>
            <w:szCs w:val="24"/>
            <w:lang w:val="en-GB"/>
          </w:rPr>
          <w:delText>complex</w:delText>
        </w:r>
      </w:del>
      <w:proofErr w:type="spellStart"/>
      <w:ins w:id="888" w:author="RL" w:date="2018-07-06T07:12:00Z">
        <w:r w:rsidR="00A7639F">
          <w:rPr>
            <w:rFonts w:ascii="Times New Roman" w:hAnsi="Times New Roman" w:cs="Times New Roman"/>
            <w:sz w:val="24"/>
            <w:szCs w:val="24"/>
            <w:lang w:val="en-GB"/>
          </w:rPr>
          <w:t>s.l.</w:t>
        </w:r>
      </w:ins>
      <w:proofErr w:type="spellEnd"/>
      <w:r w:rsidR="00D44277">
        <w:rPr>
          <w:rFonts w:ascii="Times New Roman" w:hAnsi="Times New Roman" w:cs="Times New Roman"/>
          <w:sz w:val="24"/>
          <w:szCs w:val="24"/>
          <w:lang w:val="en-GB"/>
        </w:rPr>
        <w:t xml:space="preserve">, with a </w:t>
      </w:r>
      <w:ins w:id="889" w:author="RL" w:date="2018-07-06T07:15:00Z">
        <w:r w:rsidR="00A7639F">
          <w:rPr>
            <w:rFonts w:ascii="Times New Roman" w:hAnsi="Times New Roman" w:cs="Times New Roman"/>
            <w:sz w:val="24"/>
            <w:szCs w:val="24"/>
            <w:lang w:val="en-GB"/>
          </w:rPr>
          <w:t xml:space="preserve">maximal </w:t>
        </w:r>
      </w:ins>
      <w:r w:rsidR="00D44277">
        <w:rPr>
          <w:rFonts w:ascii="Times New Roman" w:hAnsi="Times New Roman" w:cs="Times New Roman"/>
          <w:sz w:val="24"/>
          <w:szCs w:val="24"/>
          <w:lang w:val="en-GB"/>
        </w:rPr>
        <w:t xml:space="preserve">TR of 25% for </w:t>
      </w:r>
      <w:proofErr w:type="spellStart"/>
      <w:r w:rsidR="00D44277" w:rsidRPr="00D44277">
        <w:rPr>
          <w:rFonts w:ascii="Times New Roman" w:hAnsi="Times New Roman" w:cs="Times New Roman"/>
          <w:i/>
          <w:sz w:val="24"/>
          <w:szCs w:val="24"/>
          <w:lang w:val="en-GB"/>
        </w:rPr>
        <w:t>Cx</w:t>
      </w:r>
      <w:proofErr w:type="spellEnd"/>
      <w:ins w:id="890" w:author="RL" w:date="2018-07-10T13:54:00Z">
        <w:r w:rsidR="00461D0C">
          <w:rPr>
            <w:rFonts w:ascii="Times New Roman" w:hAnsi="Times New Roman" w:cs="Times New Roman"/>
            <w:i/>
            <w:sz w:val="24"/>
            <w:szCs w:val="24"/>
            <w:lang w:val="en-GB"/>
          </w:rPr>
          <w:t>.</w:t>
        </w:r>
      </w:ins>
      <w:r w:rsidR="00D44277" w:rsidRPr="00D44277">
        <w:rPr>
          <w:rFonts w:ascii="Times New Roman" w:hAnsi="Times New Roman" w:cs="Times New Roman"/>
          <w:i/>
          <w:sz w:val="24"/>
          <w:szCs w:val="24"/>
          <w:lang w:val="en-GB"/>
        </w:rPr>
        <w:t xml:space="preserve"> </w:t>
      </w:r>
      <w:del w:id="891" w:author="RL" w:date="2018-07-10T13:59:00Z">
        <w:r w:rsidR="00D44277" w:rsidRPr="00D44277" w:rsidDel="00461D0C">
          <w:rPr>
            <w:rFonts w:ascii="Times New Roman" w:hAnsi="Times New Roman" w:cs="Times New Roman"/>
            <w:i/>
            <w:sz w:val="24"/>
            <w:szCs w:val="24"/>
            <w:lang w:val="en-GB"/>
          </w:rPr>
          <w:delText>pipiens</w:delText>
        </w:r>
        <w:r w:rsidR="00D44277" w:rsidDel="00461D0C">
          <w:rPr>
            <w:rFonts w:ascii="Times New Roman" w:hAnsi="Times New Roman" w:cs="Times New Roman"/>
            <w:sz w:val="24"/>
            <w:szCs w:val="24"/>
            <w:lang w:val="en-GB"/>
          </w:rPr>
          <w:delText xml:space="preserve"> </w:delText>
        </w:r>
      </w:del>
      <w:ins w:id="892" w:author="RL" w:date="2018-07-10T13:59:00Z">
        <w:r w:rsidR="00461D0C" w:rsidRPr="00D44277">
          <w:rPr>
            <w:rFonts w:ascii="Times New Roman" w:hAnsi="Times New Roman" w:cs="Times New Roman"/>
            <w:i/>
            <w:sz w:val="24"/>
            <w:szCs w:val="24"/>
            <w:lang w:val="en-GB"/>
          </w:rPr>
          <w:t>p</w:t>
        </w:r>
        <w:r w:rsidR="00461D0C">
          <w:rPr>
            <w:rFonts w:ascii="Times New Roman" w:hAnsi="Times New Roman" w:cs="Times New Roman"/>
            <w:i/>
            <w:sz w:val="24"/>
            <w:szCs w:val="24"/>
            <w:lang w:val="en-GB"/>
          </w:rPr>
          <w:t>.</w:t>
        </w:r>
        <w:r w:rsidR="00461D0C">
          <w:rPr>
            <w:rFonts w:ascii="Times New Roman" w:hAnsi="Times New Roman" w:cs="Times New Roman"/>
            <w:sz w:val="24"/>
            <w:szCs w:val="24"/>
            <w:lang w:val="en-GB"/>
          </w:rPr>
          <w:t xml:space="preserve"> </w:t>
        </w:r>
      </w:ins>
      <w:del w:id="893" w:author="RL" w:date="2018-07-10T13:59:00Z">
        <w:r w:rsidR="00D44277" w:rsidDel="00461D0C">
          <w:rPr>
            <w:rFonts w:ascii="Times New Roman" w:hAnsi="Times New Roman" w:cs="Times New Roman"/>
            <w:sz w:val="24"/>
            <w:szCs w:val="24"/>
            <w:lang w:val="en-GB"/>
          </w:rPr>
          <w:delText xml:space="preserve">biotype </w:delText>
        </w:r>
      </w:del>
      <w:proofErr w:type="spellStart"/>
      <w:r w:rsidR="00D44277" w:rsidRPr="00D44277">
        <w:rPr>
          <w:rFonts w:ascii="Times New Roman" w:hAnsi="Times New Roman" w:cs="Times New Roman"/>
          <w:i/>
          <w:sz w:val="24"/>
          <w:szCs w:val="24"/>
          <w:lang w:val="en-GB"/>
        </w:rPr>
        <w:t>molestus</w:t>
      </w:r>
      <w:proofErr w:type="spellEnd"/>
      <w:r w:rsidR="00D44277">
        <w:rPr>
          <w:rFonts w:ascii="Times New Roman" w:hAnsi="Times New Roman" w:cs="Times New Roman"/>
          <w:sz w:val="24"/>
          <w:szCs w:val="24"/>
          <w:lang w:val="en-GB"/>
        </w:rPr>
        <w:t xml:space="preserve"> and a TR of 33% for </w:t>
      </w:r>
      <w:proofErr w:type="spellStart"/>
      <w:r w:rsidR="00D44277" w:rsidRPr="00D44277">
        <w:rPr>
          <w:rFonts w:ascii="Times New Roman" w:hAnsi="Times New Roman" w:cs="Times New Roman"/>
          <w:i/>
          <w:sz w:val="24"/>
          <w:szCs w:val="24"/>
          <w:lang w:val="en-GB"/>
        </w:rPr>
        <w:t>Cx</w:t>
      </w:r>
      <w:proofErr w:type="spellEnd"/>
      <w:ins w:id="894" w:author="RL" w:date="2018-07-10T13:54:00Z">
        <w:r w:rsidR="00461D0C">
          <w:rPr>
            <w:rFonts w:ascii="Times New Roman" w:hAnsi="Times New Roman" w:cs="Times New Roman"/>
            <w:i/>
            <w:sz w:val="24"/>
            <w:szCs w:val="24"/>
            <w:lang w:val="en-GB"/>
          </w:rPr>
          <w:t>.</w:t>
        </w:r>
      </w:ins>
      <w:r w:rsidR="00D44277">
        <w:rPr>
          <w:rFonts w:ascii="Times New Roman" w:hAnsi="Times New Roman" w:cs="Times New Roman"/>
          <w:sz w:val="24"/>
          <w:szCs w:val="24"/>
          <w:lang w:val="en-GB"/>
        </w:rPr>
        <w:t xml:space="preserve"> </w:t>
      </w:r>
      <w:del w:id="895" w:author="RL" w:date="2018-07-10T14:00:00Z">
        <w:r w:rsidR="00D44277" w:rsidRPr="00D44277" w:rsidDel="00461D0C">
          <w:rPr>
            <w:rFonts w:ascii="Times New Roman" w:hAnsi="Times New Roman" w:cs="Times New Roman"/>
            <w:i/>
            <w:sz w:val="24"/>
            <w:szCs w:val="24"/>
            <w:lang w:val="en-GB"/>
          </w:rPr>
          <w:delText>pipiens</w:delText>
        </w:r>
        <w:r w:rsidR="00D44277" w:rsidDel="00461D0C">
          <w:rPr>
            <w:rFonts w:ascii="Times New Roman" w:hAnsi="Times New Roman" w:cs="Times New Roman"/>
            <w:sz w:val="24"/>
            <w:szCs w:val="24"/>
            <w:lang w:val="en-GB"/>
          </w:rPr>
          <w:delText xml:space="preserve"> </w:delText>
        </w:r>
      </w:del>
      <w:ins w:id="896" w:author="RL" w:date="2018-07-10T14:00:00Z">
        <w:r w:rsidR="00461D0C" w:rsidRPr="00D44277">
          <w:rPr>
            <w:rFonts w:ascii="Times New Roman" w:hAnsi="Times New Roman" w:cs="Times New Roman"/>
            <w:i/>
            <w:sz w:val="24"/>
            <w:szCs w:val="24"/>
            <w:lang w:val="en-GB"/>
          </w:rPr>
          <w:t>p</w:t>
        </w:r>
        <w:r w:rsidR="00461D0C">
          <w:rPr>
            <w:rFonts w:ascii="Times New Roman" w:hAnsi="Times New Roman" w:cs="Times New Roman"/>
            <w:i/>
            <w:sz w:val="24"/>
            <w:szCs w:val="24"/>
            <w:lang w:val="en-GB"/>
          </w:rPr>
          <w:t>.</w:t>
        </w:r>
        <w:r w:rsidR="00461D0C">
          <w:rPr>
            <w:rFonts w:ascii="Times New Roman" w:hAnsi="Times New Roman" w:cs="Times New Roman"/>
            <w:sz w:val="24"/>
            <w:szCs w:val="24"/>
            <w:lang w:val="en-GB"/>
          </w:rPr>
          <w:t xml:space="preserve"> </w:t>
        </w:r>
      </w:ins>
      <w:del w:id="897" w:author="RL" w:date="2018-07-10T13:59:00Z">
        <w:r w:rsidR="00D44277" w:rsidDel="00461D0C">
          <w:rPr>
            <w:rFonts w:ascii="Times New Roman" w:hAnsi="Times New Roman" w:cs="Times New Roman"/>
            <w:sz w:val="24"/>
            <w:szCs w:val="24"/>
            <w:lang w:val="en-GB"/>
          </w:rPr>
          <w:delText xml:space="preserve">biotype </w:delText>
        </w:r>
      </w:del>
      <w:proofErr w:type="spellStart"/>
      <w:r w:rsidR="00D44277" w:rsidRPr="00D44277">
        <w:rPr>
          <w:rFonts w:ascii="Times New Roman" w:hAnsi="Times New Roman" w:cs="Times New Roman"/>
          <w:i/>
          <w:sz w:val="24"/>
          <w:szCs w:val="24"/>
          <w:lang w:val="en-GB"/>
        </w:rPr>
        <w:t>pipiens</w:t>
      </w:r>
      <w:proofErr w:type="spellEnd"/>
      <w:r w:rsidR="00F234DF">
        <w:rPr>
          <w:rFonts w:ascii="Times New Roman" w:hAnsi="Times New Roman" w:cs="Times New Roman"/>
          <w:i/>
          <w:sz w:val="24"/>
          <w:szCs w:val="24"/>
          <w:lang w:val="en-GB"/>
        </w:rPr>
        <w:t xml:space="preserve"> </w:t>
      </w:r>
      <w:r w:rsidR="00F234DF">
        <w:rPr>
          <w:rFonts w:ascii="Times New Roman" w:hAnsi="Times New Roman" w:cs="Times New Roman"/>
          <w:sz w:val="24"/>
          <w:szCs w:val="24"/>
          <w:lang w:val="en-GB"/>
        </w:rPr>
        <w:t>at an incubation temperature of 27°C</w:t>
      </w:r>
      <w:r w:rsidR="003776FF">
        <w:rPr>
          <w:rFonts w:ascii="Times New Roman" w:hAnsi="Times New Roman" w:cs="Times New Roman"/>
          <w:sz w:val="24"/>
          <w:szCs w:val="24"/>
          <w:lang w:val="en-GB"/>
        </w:rPr>
        <w:t xml:space="preserve"> </w:t>
      </w:r>
      <w:ins w:id="898" w:author="RL" w:date="2018-07-06T07:16:00Z">
        <w:r w:rsidR="00A7639F">
          <w:rPr>
            <w:rFonts w:ascii="Times New Roman" w:hAnsi="Times New Roman" w:cs="Times New Roman"/>
            <w:sz w:val="24"/>
            <w:szCs w:val="24"/>
            <w:lang w:val="en-GB"/>
          </w:rPr>
          <w:t>(</w:t>
        </w:r>
      </w:ins>
      <w:r w:rsidR="003776FF">
        <w:rPr>
          <w:rFonts w:ascii="Times New Roman" w:hAnsi="Times New Roman" w:cs="Times New Roman"/>
          <w:sz w:val="24"/>
          <w:szCs w:val="24"/>
          <w:lang w:val="en-GB"/>
        </w:rPr>
        <w:t>21 dpi</w:t>
      </w:r>
      <w:ins w:id="899" w:author="RL" w:date="2018-07-06T07:16:00Z">
        <w:r w:rsidR="00A7639F">
          <w:rPr>
            <w:rFonts w:ascii="Times New Roman" w:hAnsi="Times New Roman" w:cs="Times New Roman"/>
            <w:sz w:val="24"/>
            <w:szCs w:val="24"/>
            <w:lang w:val="en-GB"/>
          </w:rPr>
          <w:t>)</w:t>
        </w:r>
      </w:ins>
      <w:r w:rsidR="00D44277">
        <w:rPr>
          <w:rFonts w:ascii="Times New Roman" w:hAnsi="Times New Roman" w:cs="Times New Roman"/>
          <w:sz w:val="24"/>
          <w:szCs w:val="24"/>
          <w:lang w:val="en-GB"/>
        </w:rPr>
        <w:t>.</w:t>
      </w:r>
      <w:r w:rsidR="00141DBA" w:rsidRPr="00141DBA">
        <w:rPr>
          <w:rFonts w:ascii="Times New Roman" w:hAnsi="Times New Roman" w:cs="Times New Roman"/>
          <w:sz w:val="24"/>
          <w:szCs w:val="24"/>
          <w:lang w:val="en-US"/>
        </w:rPr>
        <w:t xml:space="preserve"> </w:t>
      </w:r>
      <w:r w:rsidR="002B21CA">
        <w:rPr>
          <w:rFonts w:ascii="Times New Roman" w:hAnsi="Times New Roman" w:cs="Times New Roman"/>
          <w:sz w:val="24"/>
          <w:szCs w:val="24"/>
          <w:lang w:val="en-GB"/>
        </w:rPr>
        <w:t xml:space="preserve">This corresponds to previous findings </w:t>
      </w:r>
      <w:del w:id="900" w:author="RL" w:date="2018-07-06T09:33:00Z">
        <w:r w:rsidR="002B21CA" w:rsidDel="00891310">
          <w:rPr>
            <w:rFonts w:ascii="Times New Roman" w:hAnsi="Times New Roman" w:cs="Times New Roman"/>
            <w:sz w:val="24"/>
            <w:szCs w:val="24"/>
            <w:lang w:val="en-GB"/>
          </w:rPr>
          <w:delText xml:space="preserve">in </w:delText>
        </w:r>
      </w:del>
      <w:ins w:id="901" w:author="RL" w:date="2018-07-06T09:33:00Z">
        <w:r w:rsidR="00891310">
          <w:rPr>
            <w:rFonts w:ascii="Times New Roman" w:hAnsi="Times New Roman" w:cs="Times New Roman"/>
            <w:sz w:val="24"/>
            <w:szCs w:val="24"/>
            <w:lang w:val="en-GB"/>
          </w:rPr>
          <w:t xml:space="preserve">of </w:t>
        </w:r>
      </w:ins>
      <w:del w:id="902" w:author="RL" w:date="2018-07-06T07:33:00Z">
        <w:r w:rsidR="002B21CA" w:rsidDel="003B3CA7">
          <w:rPr>
            <w:rFonts w:ascii="Times New Roman" w:hAnsi="Times New Roman" w:cs="Times New Roman"/>
            <w:sz w:val="24"/>
            <w:szCs w:val="24"/>
            <w:lang w:val="en-GB"/>
          </w:rPr>
          <w:delText>forced salivation experiments</w:delText>
        </w:r>
      </w:del>
      <w:ins w:id="903" w:author="RL" w:date="2018-07-06T07:33:00Z">
        <w:r w:rsidR="003B3CA7">
          <w:rPr>
            <w:rFonts w:ascii="Times New Roman" w:hAnsi="Times New Roman" w:cs="Times New Roman"/>
            <w:sz w:val="24"/>
            <w:szCs w:val="24"/>
            <w:lang w:val="en-GB"/>
          </w:rPr>
          <w:t>vector competence studies with other European populations</w:t>
        </w:r>
      </w:ins>
      <w:ins w:id="904" w:author="RL" w:date="2018-07-10T14:05:00Z">
        <w:r w:rsidR="003B6C91">
          <w:rPr>
            <w:rFonts w:ascii="Times New Roman" w:hAnsi="Times New Roman" w:cs="Times New Roman"/>
            <w:sz w:val="24"/>
            <w:szCs w:val="24"/>
            <w:lang w:val="en-GB"/>
          </w:rPr>
          <w:t xml:space="preserve"> of both biotypes</w:t>
        </w:r>
      </w:ins>
      <w:ins w:id="905" w:author="RL" w:date="2018-07-06T07:33:00Z">
        <w:r w:rsidR="003B3CA7">
          <w:rPr>
            <w:rFonts w:ascii="Times New Roman" w:hAnsi="Times New Roman" w:cs="Times New Roman"/>
            <w:sz w:val="24"/>
            <w:szCs w:val="24"/>
            <w:lang w:val="en-GB"/>
          </w:rPr>
          <w:t>,</w:t>
        </w:r>
      </w:ins>
      <w:r w:rsidR="002B21CA">
        <w:rPr>
          <w:rFonts w:ascii="Times New Roman" w:hAnsi="Times New Roman" w:cs="Times New Roman"/>
          <w:sz w:val="24"/>
          <w:szCs w:val="24"/>
          <w:lang w:val="en-GB"/>
        </w:rPr>
        <w:t xml:space="preserve"> </w:t>
      </w:r>
      <w:del w:id="906" w:author="RL" w:date="2018-07-06T07:33:00Z">
        <w:r w:rsidR="002B21CA" w:rsidDel="003B3CA7">
          <w:rPr>
            <w:rFonts w:ascii="Times New Roman" w:hAnsi="Times New Roman" w:cs="Times New Roman"/>
            <w:sz w:val="24"/>
            <w:szCs w:val="24"/>
            <w:lang w:val="en-GB"/>
          </w:rPr>
          <w:delText>with a</w:delText>
        </w:r>
      </w:del>
      <w:ins w:id="907" w:author="RL" w:date="2018-07-06T07:33:00Z">
        <w:r w:rsidR="003B3CA7">
          <w:rPr>
            <w:rFonts w:ascii="Times New Roman" w:hAnsi="Times New Roman" w:cs="Times New Roman"/>
            <w:sz w:val="24"/>
            <w:szCs w:val="24"/>
            <w:lang w:val="en-GB"/>
          </w:rPr>
          <w:t>showing</w:t>
        </w:r>
      </w:ins>
      <w:r w:rsidR="002B21CA">
        <w:rPr>
          <w:rFonts w:ascii="Times New Roman" w:hAnsi="Times New Roman" w:cs="Times New Roman"/>
          <w:sz w:val="24"/>
          <w:szCs w:val="24"/>
          <w:lang w:val="en-GB"/>
        </w:rPr>
        <w:t xml:space="preserve"> TR</w:t>
      </w:r>
      <w:ins w:id="908" w:author="RL" w:date="2018-07-06T07:33:00Z">
        <w:r w:rsidR="003B3CA7">
          <w:rPr>
            <w:rFonts w:ascii="Times New Roman" w:hAnsi="Times New Roman" w:cs="Times New Roman"/>
            <w:sz w:val="24"/>
            <w:szCs w:val="24"/>
            <w:lang w:val="en-GB"/>
          </w:rPr>
          <w:t>s</w:t>
        </w:r>
      </w:ins>
      <w:r w:rsidR="002B21CA">
        <w:rPr>
          <w:rFonts w:ascii="Times New Roman" w:hAnsi="Times New Roman" w:cs="Times New Roman"/>
          <w:sz w:val="24"/>
          <w:szCs w:val="24"/>
          <w:lang w:val="en-GB"/>
        </w:rPr>
        <w:t xml:space="preserve"> up to 10% for </w:t>
      </w:r>
      <w:proofErr w:type="spellStart"/>
      <w:r w:rsidR="002B21CA" w:rsidRPr="00100A48">
        <w:rPr>
          <w:rFonts w:ascii="Times New Roman" w:hAnsi="Times New Roman" w:cs="Times New Roman"/>
          <w:i/>
          <w:sz w:val="24"/>
          <w:szCs w:val="24"/>
          <w:lang w:val="en-GB"/>
        </w:rPr>
        <w:t>Cx</w:t>
      </w:r>
      <w:proofErr w:type="spellEnd"/>
      <w:ins w:id="909" w:author="RL" w:date="2018-07-06T07:34:00Z">
        <w:r w:rsidR="001C69EA" w:rsidRPr="006E4263">
          <w:rPr>
            <w:rFonts w:ascii="Times New Roman" w:hAnsi="Times New Roman" w:cs="Times New Roman"/>
            <w:sz w:val="24"/>
            <w:szCs w:val="24"/>
            <w:lang w:val="en-GB"/>
            <w:rPrChange w:id="910" w:author="RL" w:date="2018-07-06T07:34:00Z">
              <w:rPr>
                <w:rFonts w:ascii="Times New Roman" w:hAnsi="Times New Roman" w:cs="Times New Roman"/>
                <w:i/>
                <w:sz w:val="24"/>
                <w:szCs w:val="24"/>
                <w:lang w:val="en-GB"/>
              </w:rPr>
            </w:rPrChange>
          </w:rPr>
          <w:t>.</w:t>
        </w:r>
      </w:ins>
      <w:r w:rsidR="002B21CA" w:rsidRPr="006E4263">
        <w:rPr>
          <w:rFonts w:ascii="Times New Roman" w:hAnsi="Times New Roman" w:cs="Times New Roman"/>
          <w:sz w:val="24"/>
          <w:szCs w:val="24"/>
          <w:lang w:val="en-GB"/>
          <w:rPrChange w:id="911" w:author="RL" w:date="2018-07-06T07:34:00Z">
            <w:rPr>
              <w:rFonts w:ascii="Times New Roman" w:hAnsi="Times New Roman" w:cs="Times New Roman"/>
              <w:i/>
              <w:sz w:val="24"/>
              <w:szCs w:val="24"/>
              <w:lang w:val="en-GB"/>
            </w:rPr>
          </w:rPrChange>
        </w:rPr>
        <w:t xml:space="preserve"> </w:t>
      </w:r>
      <w:ins w:id="912" w:author="RL" w:date="2018-07-06T07:34:00Z">
        <w:r w:rsidR="001C69EA" w:rsidRPr="00213295">
          <w:rPr>
            <w:rFonts w:ascii="Times New Roman" w:hAnsi="Times New Roman" w:cs="Times New Roman"/>
            <w:i/>
            <w:sz w:val="24"/>
            <w:szCs w:val="24"/>
            <w:lang w:val="en-GB"/>
            <w:rPrChange w:id="913" w:author="RL" w:date="2018-07-09T09:12:00Z">
              <w:rPr>
                <w:rFonts w:ascii="Times New Roman" w:hAnsi="Times New Roman" w:cs="Times New Roman"/>
                <w:sz w:val="24"/>
                <w:szCs w:val="24"/>
                <w:lang w:val="en-GB"/>
              </w:rPr>
            </w:rPrChange>
          </w:rPr>
          <w:t>p.</w:t>
        </w:r>
        <w:r w:rsidR="001C69EA" w:rsidRPr="006E4263">
          <w:rPr>
            <w:rFonts w:ascii="Times New Roman" w:hAnsi="Times New Roman" w:cs="Times New Roman"/>
            <w:sz w:val="24"/>
            <w:szCs w:val="24"/>
            <w:lang w:val="en-GB"/>
          </w:rPr>
          <w:t xml:space="preserve"> </w:t>
        </w:r>
      </w:ins>
      <w:del w:id="914" w:author="RL" w:date="2018-07-06T09:34:00Z">
        <w:r w:rsidR="002B21CA" w:rsidRPr="001E3958" w:rsidDel="00F36E29">
          <w:rPr>
            <w:rFonts w:ascii="Times New Roman" w:hAnsi="Times New Roman" w:cs="Times New Roman"/>
            <w:i/>
            <w:sz w:val="24"/>
            <w:szCs w:val="24"/>
            <w:lang w:val="en-GB"/>
          </w:rPr>
          <w:delText>pipiens</w:delText>
        </w:r>
        <w:r w:rsidR="002B21CA" w:rsidDel="00F36E29">
          <w:rPr>
            <w:rFonts w:ascii="Times New Roman" w:hAnsi="Times New Roman" w:cs="Times New Roman"/>
            <w:sz w:val="24"/>
            <w:szCs w:val="24"/>
            <w:lang w:val="en-GB"/>
          </w:rPr>
          <w:delText xml:space="preserve"> biotype </w:delText>
        </w:r>
      </w:del>
      <w:proofErr w:type="spellStart"/>
      <w:r w:rsidR="002B21CA" w:rsidRPr="00100A48">
        <w:rPr>
          <w:rFonts w:ascii="Times New Roman" w:hAnsi="Times New Roman" w:cs="Times New Roman"/>
          <w:i/>
          <w:sz w:val="24"/>
          <w:szCs w:val="24"/>
          <w:lang w:val="en-GB"/>
        </w:rPr>
        <w:t>molestus</w:t>
      </w:r>
      <w:proofErr w:type="spellEnd"/>
      <w:r w:rsidR="002B21CA">
        <w:rPr>
          <w:rFonts w:ascii="Times New Roman" w:hAnsi="Times New Roman" w:cs="Times New Roman"/>
          <w:sz w:val="24"/>
          <w:szCs w:val="24"/>
          <w:lang w:val="en-GB"/>
        </w:rPr>
        <w:t xml:space="preserve"> and a TR up to </w:t>
      </w:r>
      <w:del w:id="915" w:author="RL" w:date="2018-07-10T14:05:00Z">
        <w:r w:rsidR="002B21CA" w:rsidDel="003B6C91">
          <w:rPr>
            <w:rFonts w:ascii="Times New Roman" w:hAnsi="Times New Roman" w:cs="Times New Roman"/>
            <w:sz w:val="24"/>
            <w:szCs w:val="24"/>
            <w:lang w:val="en-GB"/>
          </w:rPr>
          <w:delText>33</w:delText>
        </w:r>
      </w:del>
      <w:ins w:id="916" w:author="RL" w:date="2018-07-10T14:05:00Z">
        <w:r w:rsidR="003B6C91">
          <w:rPr>
            <w:rFonts w:ascii="Times New Roman" w:hAnsi="Times New Roman" w:cs="Times New Roman"/>
            <w:sz w:val="24"/>
            <w:szCs w:val="24"/>
            <w:lang w:val="en-GB"/>
          </w:rPr>
          <w:t>30</w:t>
        </w:r>
      </w:ins>
      <w:r w:rsidR="002B21CA">
        <w:rPr>
          <w:rFonts w:ascii="Times New Roman" w:hAnsi="Times New Roman" w:cs="Times New Roman"/>
          <w:sz w:val="24"/>
          <w:szCs w:val="24"/>
          <w:lang w:val="en-GB"/>
        </w:rPr>
        <w:t xml:space="preserve">% for </w:t>
      </w:r>
      <w:proofErr w:type="spellStart"/>
      <w:r w:rsidR="002B21CA" w:rsidRPr="00100A48">
        <w:rPr>
          <w:rFonts w:ascii="Times New Roman" w:hAnsi="Times New Roman" w:cs="Times New Roman"/>
          <w:i/>
          <w:sz w:val="24"/>
          <w:szCs w:val="24"/>
          <w:lang w:val="en-GB"/>
        </w:rPr>
        <w:t>Cx</w:t>
      </w:r>
      <w:proofErr w:type="spellEnd"/>
      <w:ins w:id="917" w:author="RL" w:date="2018-07-06T07:34:00Z">
        <w:r w:rsidR="001C69EA" w:rsidRPr="006E4263">
          <w:rPr>
            <w:rFonts w:ascii="Times New Roman" w:hAnsi="Times New Roman" w:cs="Times New Roman"/>
            <w:sz w:val="24"/>
            <w:szCs w:val="24"/>
            <w:lang w:val="en-GB"/>
            <w:rPrChange w:id="918" w:author="RL" w:date="2018-07-06T07:34:00Z">
              <w:rPr>
                <w:rFonts w:ascii="Times New Roman" w:hAnsi="Times New Roman" w:cs="Times New Roman"/>
                <w:i/>
                <w:sz w:val="24"/>
                <w:szCs w:val="24"/>
                <w:lang w:val="en-GB"/>
              </w:rPr>
            </w:rPrChange>
          </w:rPr>
          <w:t>.</w:t>
        </w:r>
      </w:ins>
      <w:r w:rsidR="002B21CA" w:rsidRPr="006E4263">
        <w:rPr>
          <w:rFonts w:ascii="Times New Roman" w:hAnsi="Times New Roman" w:cs="Times New Roman"/>
          <w:sz w:val="24"/>
          <w:szCs w:val="24"/>
          <w:lang w:val="en-GB"/>
          <w:rPrChange w:id="919" w:author="RL" w:date="2018-07-06T07:34:00Z">
            <w:rPr>
              <w:rFonts w:ascii="Times New Roman" w:hAnsi="Times New Roman" w:cs="Times New Roman"/>
              <w:i/>
              <w:sz w:val="24"/>
              <w:szCs w:val="24"/>
              <w:lang w:val="en-GB"/>
            </w:rPr>
          </w:rPrChange>
        </w:rPr>
        <w:t xml:space="preserve"> </w:t>
      </w:r>
      <w:ins w:id="920" w:author="RL" w:date="2018-07-06T07:34:00Z">
        <w:r w:rsidR="001C69EA" w:rsidRPr="006E4263">
          <w:rPr>
            <w:rFonts w:ascii="Times New Roman" w:hAnsi="Times New Roman" w:cs="Times New Roman"/>
            <w:i/>
            <w:sz w:val="24"/>
            <w:szCs w:val="24"/>
            <w:lang w:val="en-GB"/>
            <w:rPrChange w:id="921" w:author="RL" w:date="2018-07-06T07:34:00Z">
              <w:rPr>
                <w:rFonts w:ascii="Times New Roman" w:hAnsi="Times New Roman" w:cs="Times New Roman"/>
                <w:sz w:val="24"/>
                <w:szCs w:val="24"/>
                <w:lang w:val="en-GB"/>
              </w:rPr>
            </w:rPrChange>
          </w:rPr>
          <w:t>p.</w:t>
        </w:r>
        <w:r w:rsidR="001C69EA" w:rsidRPr="006E4263">
          <w:rPr>
            <w:rFonts w:ascii="Times New Roman" w:hAnsi="Times New Roman" w:cs="Times New Roman"/>
            <w:sz w:val="24"/>
            <w:szCs w:val="24"/>
            <w:lang w:val="en-GB"/>
          </w:rPr>
          <w:t xml:space="preserve"> </w:t>
        </w:r>
      </w:ins>
      <w:proofErr w:type="spellStart"/>
      <w:r w:rsidR="002B21CA" w:rsidRPr="001E3958">
        <w:rPr>
          <w:rFonts w:ascii="Times New Roman" w:hAnsi="Times New Roman" w:cs="Times New Roman"/>
          <w:i/>
          <w:sz w:val="24"/>
          <w:szCs w:val="24"/>
          <w:lang w:val="en-GB"/>
        </w:rPr>
        <w:t>pipiens</w:t>
      </w:r>
      <w:proofErr w:type="spellEnd"/>
      <w:r w:rsidR="002B21CA">
        <w:rPr>
          <w:rFonts w:ascii="Times New Roman" w:hAnsi="Times New Roman" w:cs="Times New Roman"/>
          <w:sz w:val="24"/>
          <w:szCs w:val="24"/>
          <w:lang w:val="en-GB"/>
        </w:rPr>
        <w:t xml:space="preserve"> </w:t>
      </w:r>
      <w:del w:id="922" w:author="RL" w:date="2018-07-06T09:34:00Z">
        <w:r w:rsidR="002B21CA" w:rsidDel="00070673">
          <w:rPr>
            <w:rFonts w:ascii="Times New Roman" w:hAnsi="Times New Roman" w:cs="Times New Roman"/>
            <w:sz w:val="24"/>
            <w:szCs w:val="24"/>
            <w:lang w:val="en-GB"/>
          </w:rPr>
          <w:delText xml:space="preserve">biotype </w:delText>
        </w:r>
        <w:r w:rsidR="002B21CA" w:rsidRPr="00100A48" w:rsidDel="00070673">
          <w:rPr>
            <w:rFonts w:ascii="Times New Roman" w:hAnsi="Times New Roman" w:cs="Times New Roman"/>
            <w:i/>
            <w:sz w:val="24"/>
            <w:szCs w:val="24"/>
            <w:lang w:val="en-GB"/>
          </w:rPr>
          <w:delText>pipiens</w:delText>
        </w:r>
        <w:r w:rsidR="002B21CA" w:rsidDel="00070673">
          <w:rPr>
            <w:rFonts w:ascii="Times New Roman" w:hAnsi="Times New Roman" w:cs="Times New Roman"/>
            <w:i/>
            <w:sz w:val="24"/>
            <w:szCs w:val="24"/>
            <w:lang w:val="en-GB"/>
          </w:rPr>
          <w:delText xml:space="preserve"> </w:delText>
        </w:r>
      </w:del>
      <w:r w:rsidR="002B21CA" w:rsidRPr="00A127ED">
        <w:rPr>
          <w:rFonts w:ascii="Times New Roman" w:hAnsi="Times New Roman" w:cs="Times New Roman"/>
          <w:sz w:val="24"/>
          <w:szCs w:val="24"/>
          <w:lang w:val="en-GB"/>
        </w:rPr>
        <w:t>[</w:t>
      </w:r>
      <w:ins w:id="923" w:author="RL" w:date="2018-07-10T13:53:00Z">
        <w:r w:rsidR="00461D0C" w:rsidRPr="00461D0C">
          <w:rPr>
            <w:rFonts w:ascii="Times New Roman" w:hAnsi="Times New Roman" w:cs="Times New Roman"/>
            <w:sz w:val="24"/>
            <w:szCs w:val="24"/>
            <w:highlight w:val="yellow"/>
            <w:lang w:val="en-GB"/>
            <w:rPrChange w:id="924" w:author="RL" w:date="2018-07-10T13:53:00Z">
              <w:rPr>
                <w:rFonts w:ascii="Times New Roman" w:hAnsi="Times New Roman" w:cs="Times New Roman"/>
                <w:sz w:val="24"/>
                <w:szCs w:val="24"/>
                <w:lang w:val="en-GB"/>
              </w:rPr>
            </w:rPrChange>
          </w:rPr>
          <w:t>Figure 3</w:t>
        </w:r>
      </w:ins>
      <w:del w:id="925" w:author="RL" w:date="2018-07-10T13:53:00Z">
        <w:r w:rsidR="002B21CA" w:rsidDel="00461D0C">
          <w:rPr>
            <w:rFonts w:ascii="Times New Roman" w:hAnsi="Times New Roman" w:cs="Times New Roman"/>
            <w:sz w:val="24"/>
            <w:szCs w:val="24"/>
            <w:highlight w:val="yellow"/>
            <w:lang w:val="en-GB"/>
          </w:rPr>
          <w:delText>Vogels et al 201</w:delText>
        </w:r>
        <w:r w:rsidR="002B21CA" w:rsidRPr="0030752B" w:rsidDel="00461D0C">
          <w:rPr>
            <w:rFonts w:ascii="Times New Roman" w:hAnsi="Times New Roman" w:cs="Times New Roman"/>
            <w:sz w:val="24"/>
            <w:szCs w:val="24"/>
            <w:highlight w:val="yellow"/>
            <w:lang w:val="en-GB"/>
          </w:rPr>
          <w:delText>6</w:delText>
        </w:r>
        <w:r w:rsidR="002B21CA" w:rsidDel="00461D0C">
          <w:rPr>
            <w:rFonts w:ascii="Times New Roman" w:hAnsi="Times New Roman" w:cs="Times New Roman"/>
            <w:sz w:val="24"/>
            <w:szCs w:val="24"/>
            <w:lang w:val="en-GB"/>
          </w:rPr>
          <w:delText xml:space="preserve">, </w:delText>
        </w:r>
        <w:r w:rsidR="002B21CA" w:rsidRPr="00566239" w:rsidDel="00461D0C">
          <w:rPr>
            <w:rFonts w:ascii="Times New Roman" w:hAnsi="Times New Roman" w:cs="Times New Roman"/>
            <w:sz w:val="24"/>
            <w:szCs w:val="24"/>
            <w:highlight w:val="yellow"/>
            <w:lang w:val="en-GB"/>
          </w:rPr>
          <w:delText>Vogels et al 2017B</w:delText>
        </w:r>
      </w:del>
      <w:r w:rsidR="002B21CA" w:rsidRPr="00A127ED">
        <w:rPr>
          <w:rFonts w:ascii="Times New Roman" w:hAnsi="Times New Roman" w:cs="Times New Roman"/>
          <w:sz w:val="24"/>
          <w:szCs w:val="24"/>
          <w:lang w:val="en-GB"/>
        </w:rPr>
        <w:t>]</w:t>
      </w:r>
      <w:del w:id="926" w:author="RL" w:date="2018-07-06T07:57:00Z">
        <w:r w:rsidR="002B21CA" w:rsidDel="00B27F1D">
          <w:rPr>
            <w:rFonts w:ascii="Times New Roman" w:hAnsi="Times New Roman" w:cs="Times New Roman"/>
            <w:sz w:val="24"/>
            <w:szCs w:val="24"/>
            <w:lang w:val="en-GB"/>
          </w:rPr>
          <w:delText>, all performed with a WNV titer of 10</w:delText>
        </w:r>
        <w:r w:rsidR="002B21CA" w:rsidRPr="00A4705B" w:rsidDel="00B27F1D">
          <w:rPr>
            <w:rFonts w:ascii="Times New Roman" w:hAnsi="Times New Roman" w:cs="Times New Roman"/>
            <w:sz w:val="24"/>
            <w:szCs w:val="24"/>
            <w:vertAlign w:val="superscript"/>
            <w:lang w:val="en-GB"/>
          </w:rPr>
          <w:delText>7</w:delText>
        </w:r>
        <w:r w:rsidR="002B21CA" w:rsidDel="00B27F1D">
          <w:rPr>
            <w:rFonts w:ascii="Times New Roman" w:hAnsi="Times New Roman" w:cs="Times New Roman"/>
            <w:sz w:val="24"/>
            <w:szCs w:val="24"/>
            <w:lang w:val="en-GB"/>
          </w:rPr>
          <w:delText xml:space="preserve"> PFU/ml, which is similar to the infection dose we used</w:delText>
        </w:r>
      </w:del>
      <w:r w:rsidR="002B21CA">
        <w:rPr>
          <w:rFonts w:ascii="Times New Roman" w:hAnsi="Times New Roman" w:cs="Times New Roman"/>
          <w:sz w:val="24"/>
          <w:szCs w:val="24"/>
          <w:lang w:val="en-GB"/>
        </w:rPr>
        <w:t xml:space="preserve">. </w:t>
      </w:r>
      <w:ins w:id="927" w:author="RL" w:date="2018-07-10T14:06:00Z">
        <w:r w:rsidR="0085719E">
          <w:rPr>
            <w:rFonts w:ascii="Times New Roman" w:hAnsi="Times New Roman" w:cs="Times New Roman"/>
            <w:sz w:val="24"/>
            <w:szCs w:val="24"/>
            <w:lang w:val="en-GB"/>
          </w:rPr>
          <w:t>Higher TRs between 30% and 75% were</w:t>
        </w:r>
      </w:ins>
      <w:ins w:id="928" w:author="RL" w:date="2018-07-10T14:07:00Z">
        <w:r w:rsidR="0085719E">
          <w:rPr>
            <w:rFonts w:ascii="Times New Roman" w:hAnsi="Times New Roman" w:cs="Times New Roman"/>
            <w:sz w:val="24"/>
            <w:szCs w:val="24"/>
            <w:lang w:val="en-GB"/>
          </w:rPr>
          <w:t xml:space="preserve"> </w:t>
        </w:r>
      </w:ins>
      <w:ins w:id="929" w:author="RL" w:date="2018-07-10T14:09:00Z">
        <w:r w:rsidR="0085719E">
          <w:rPr>
            <w:rFonts w:ascii="Times New Roman" w:hAnsi="Times New Roman" w:cs="Times New Roman"/>
            <w:sz w:val="24"/>
            <w:szCs w:val="24"/>
            <w:lang w:val="en-GB"/>
          </w:rPr>
          <w:t xml:space="preserve">only </w:t>
        </w:r>
      </w:ins>
      <w:ins w:id="930" w:author="RL" w:date="2018-07-10T14:07:00Z">
        <w:r w:rsidR="0085719E">
          <w:rPr>
            <w:rFonts w:ascii="Times New Roman" w:hAnsi="Times New Roman" w:cs="Times New Roman"/>
            <w:sz w:val="24"/>
            <w:szCs w:val="24"/>
            <w:lang w:val="en-GB"/>
          </w:rPr>
          <w:t xml:space="preserve">found for not further differentiated </w:t>
        </w:r>
        <w:proofErr w:type="spellStart"/>
        <w:r w:rsidR="0085719E" w:rsidRPr="0085719E">
          <w:rPr>
            <w:rFonts w:ascii="Times New Roman" w:hAnsi="Times New Roman" w:cs="Times New Roman"/>
            <w:i/>
            <w:sz w:val="24"/>
            <w:szCs w:val="24"/>
            <w:lang w:val="en-GB"/>
            <w:rPrChange w:id="931" w:author="RL" w:date="2018-07-10T14:08:00Z">
              <w:rPr>
                <w:rFonts w:ascii="Times New Roman" w:hAnsi="Times New Roman" w:cs="Times New Roman"/>
                <w:sz w:val="24"/>
                <w:szCs w:val="24"/>
                <w:lang w:val="en-GB"/>
              </w:rPr>
            </w:rPrChange>
          </w:rPr>
          <w:t>Cx</w:t>
        </w:r>
      </w:ins>
      <w:proofErr w:type="spellEnd"/>
      <w:ins w:id="932" w:author="RL" w:date="2018-07-10T14:08:00Z">
        <w:r w:rsidR="0085719E" w:rsidRPr="0085719E">
          <w:rPr>
            <w:rFonts w:ascii="Times New Roman" w:hAnsi="Times New Roman" w:cs="Times New Roman"/>
            <w:i/>
            <w:sz w:val="24"/>
            <w:szCs w:val="24"/>
            <w:lang w:val="en-GB"/>
            <w:rPrChange w:id="933" w:author="RL" w:date="2018-07-10T14:08:00Z">
              <w:rPr>
                <w:rFonts w:ascii="Times New Roman" w:hAnsi="Times New Roman" w:cs="Times New Roman"/>
                <w:sz w:val="24"/>
                <w:szCs w:val="24"/>
                <w:lang w:val="en-GB"/>
              </w:rPr>
            </w:rPrChange>
          </w:rPr>
          <w:t>.</w:t>
        </w:r>
      </w:ins>
      <w:ins w:id="934" w:author="RL" w:date="2018-07-10T14:07:00Z">
        <w:r w:rsidR="0085719E" w:rsidRPr="0085719E">
          <w:rPr>
            <w:rFonts w:ascii="Times New Roman" w:hAnsi="Times New Roman" w:cs="Times New Roman"/>
            <w:i/>
            <w:sz w:val="24"/>
            <w:szCs w:val="24"/>
            <w:lang w:val="en-GB"/>
            <w:rPrChange w:id="935" w:author="RL" w:date="2018-07-10T14:08:00Z">
              <w:rPr>
                <w:rFonts w:ascii="Times New Roman" w:hAnsi="Times New Roman" w:cs="Times New Roman"/>
                <w:sz w:val="24"/>
                <w:szCs w:val="24"/>
                <w:lang w:val="en-GB"/>
              </w:rPr>
            </w:rPrChange>
          </w:rPr>
          <w:t xml:space="preserve"> </w:t>
        </w:r>
        <w:proofErr w:type="spellStart"/>
        <w:r w:rsidR="0085719E" w:rsidRPr="0085719E">
          <w:rPr>
            <w:rFonts w:ascii="Times New Roman" w:hAnsi="Times New Roman" w:cs="Times New Roman"/>
            <w:i/>
            <w:sz w:val="24"/>
            <w:szCs w:val="24"/>
            <w:lang w:val="en-GB"/>
            <w:rPrChange w:id="936" w:author="RL" w:date="2018-07-10T14:08:00Z">
              <w:rPr>
                <w:rFonts w:ascii="Times New Roman" w:hAnsi="Times New Roman" w:cs="Times New Roman"/>
                <w:sz w:val="24"/>
                <w:szCs w:val="24"/>
                <w:lang w:val="en-GB"/>
              </w:rPr>
            </w:rPrChange>
          </w:rPr>
          <w:t>pipiens</w:t>
        </w:r>
        <w:proofErr w:type="spellEnd"/>
        <w:r w:rsidR="0085719E">
          <w:rPr>
            <w:rFonts w:ascii="Times New Roman" w:hAnsi="Times New Roman" w:cs="Times New Roman"/>
            <w:sz w:val="24"/>
            <w:szCs w:val="24"/>
            <w:lang w:val="en-GB"/>
          </w:rPr>
          <w:t xml:space="preserve"> </w:t>
        </w:r>
        <w:proofErr w:type="spellStart"/>
        <w:r w:rsidR="0085719E">
          <w:rPr>
            <w:rFonts w:ascii="Times New Roman" w:hAnsi="Times New Roman" w:cs="Times New Roman"/>
            <w:sz w:val="24"/>
            <w:szCs w:val="24"/>
            <w:lang w:val="en-GB"/>
          </w:rPr>
          <w:t>s.l.</w:t>
        </w:r>
        <w:proofErr w:type="spellEnd"/>
        <w:r w:rsidR="0085719E">
          <w:rPr>
            <w:rFonts w:ascii="Times New Roman" w:hAnsi="Times New Roman" w:cs="Times New Roman"/>
            <w:sz w:val="24"/>
            <w:szCs w:val="24"/>
            <w:lang w:val="en-GB"/>
          </w:rPr>
          <w:t xml:space="preserve"> </w:t>
        </w:r>
      </w:ins>
      <w:ins w:id="937" w:author="RL" w:date="2018-07-10T14:10:00Z">
        <w:r w:rsidR="0085719E">
          <w:rPr>
            <w:rFonts w:ascii="Times New Roman" w:hAnsi="Times New Roman" w:cs="Times New Roman"/>
            <w:sz w:val="24"/>
            <w:szCs w:val="24"/>
            <w:lang w:val="en-GB"/>
          </w:rPr>
          <w:t>mosquitoes</w:t>
        </w:r>
      </w:ins>
      <w:ins w:id="938" w:author="RL" w:date="2018-07-10T14:07:00Z">
        <w:r w:rsidR="0085719E">
          <w:rPr>
            <w:rFonts w:ascii="Times New Roman" w:hAnsi="Times New Roman" w:cs="Times New Roman"/>
            <w:sz w:val="24"/>
            <w:szCs w:val="24"/>
            <w:lang w:val="en-GB"/>
          </w:rPr>
          <w:t>.</w:t>
        </w:r>
      </w:ins>
      <w:ins w:id="939" w:author="RL" w:date="2018-07-10T14:06:00Z">
        <w:r w:rsidR="0085719E">
          <w:rPr>
            <w:rFonts w:ascii="Times New Roman" w:hAnsi="Times New Roman" w:cs="Times New Roman"/>
            <w:sz w:val="24"/>
            <w:szCs w:val="24"/>
            <w:lang w:val="en-GB"/>
          </w:rPr>
          <w:t xml:space="preserve"> </w:t>
        </w:r>
      </w:ins>
    </w:p>
    <w:p w14:paraId="53661619" w14:textId="77777777" w:rsidR="001273F0" w:rsidRDefault="001273F0" w:rsidP="009F7366">
      <w:pPr>
        <w:spacing w:line="480" w:lineRule="auto"/>
        <w:rPr>
          <w:ins w:id="940" w:author="RL" w:date="2018-07-10T13:52:00Z"/>
          <w:rFonts w:ascii="Times New Roman" w:hAnsi="Times New Roman" w:cs="Times New Roman"/>
          <w:sz w:val="24"/>
          <w:szCs w:val="24"/>
          <w:lang w:val="en-GB"/>
        </w:rPr>
      </w:pPr>
    </w:p>
    <w:p w14:paraId="14802C35" w14:textId="388C6EE8" w:rsidR="001273F0" w:rsidRDefault="00E84FD3" w:rsidP="001273F0">
      <w:pPr>
        <w:spacing w:line="480" w:lineRule="auto"/>
        <w:rPr>
          <w:ins w:id="941" w:author="RL" w:date="2018-07-10T13:52:00Z"/>
          <w:rFonts w:ascii="Times New Roman" w:hAnsi="Times New Roman" w:cs="Times New Roman"/>
          <w:b/>
          <w:color w:val="365F91" w:themeColor="accent1" w:themeShade="BF"/>
          <w:sz w:val="24"/>
          <w:szCs w:val="24"/>
          <w:lang w:val="en-GB"/>
        </w:rPr>
      </w:pPr>
      <w:ins w:id="942" w:author="RL" w:date="2018-07-10T15:48:00Z">
        <w:r>
          <w:rPr>
            <w:rStyle w:val="Kommentarzeichen"/>
          </w:rPr>
          <w:commentReference w:id="943"/>
        </w:r>
      </w:ins>
      <w:ins w:id="944" w:author="RL" w:date="2018-07-12T15:20:00Z">
        <w:r w:rsidR="00557561">
          <w:rPr>
            <w:rFonts w:ascii="Times New Roman" w:hAnsi="Times New Roman" w:cs="Times New Roman"/>
            <w:b/>
            <w:noProof/>
            <w:color w:val="365F91" w:themeColor="accent1" w:themeShade="BF"/>
            <w:sz w:val="24"/>
            <w:szCs w:val="24"/>
            <w:lang w:eastAsia="de-DE"/>
          </w:rPr>
          <w:drawing>
            <wp:inline distT="0" distB="0" distL="0" distR="0" wp14:anchorId="4BD0BA7C" wp14:editId="2A58EE5D">
              <wp:extent cx="5756910" cy="505861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058611"/>
                      </a:xfrm>
                      <a:prstGeom prst="rect">
                        <a:avLst/>
                      </a:prstGeom>
                      <a:noFill/>
                      <a:ln>
                        <a:noFill/>
                      </a:ln>
                    </pic:spPr>
                  </pic:pic>
                </a:graphicData>
              </a:graphic>
            </wp:inline>
          </w:drawing>
        </w:r>
      </w:ins>
    </w:p>
    <w:p w14:paraId="399F4A1F" w14:textId="527114D0" w:rsidR="001273F0" w:rsidRPr="00461D0C" w:rsidRDefault="001273F0">
      <w:pPr>
        <w:spacing w:after="0" w:line="480" w:lineRule="auto"/>
        <w:rPr>
          <w:ins w:id="945" w:author="RL" w:date="2018-07-10T13:52:00Z"/>
          <w:rFonts w:ascii="Times New Roman" w:hAnsi="Times New Roman" w:cs="Times New Roman"/>
          <w:b/>
          <w:color w:val="365F91" w:themeColor="accent1" w:themeShade="BF"/>
          <w:sz w:val="24"/>
          <w:szCs w:val="24"/>
          <w:lang w:val="en-GB"/>
          <w:rPrChange w:id="946" w:author="RL" w:date="2018-07-10T13:53:00Z">
            <w:rPr>
              <w:ins w:id="947" w:author="RL" w:date="2018-07-10T13:52:00Z"/>
              <w:rFonts w:ascii="Times New Roman" w:hAnsi="Times New Roman" w:cs="Times New Roman"/>
              <w:sz w:val="24"/>
              <w:szCs w:val="24"/>
              <w:lang w:val="en-GB"/>
            </w:rPr>
          </w:rPrChange>
        </w:rPr>
        <w:pPrChange w:id="948" w:author="RL" w:date="2018-07-10T13:52:00Z">
          <w:pPr>
            <w:spacing w:line="480" w:lineRule="auto"/>
          </w:pPr>
        </w:pPrChange>
      </w:pPr>
      <w:ins w:id="949" w:author="RL" w:date="2018-07-10T13:52:00Z">
        <w:r w:rsidRPr="007941F4">
          <w:rPr>
            <w:rFonts w:ascii="Times New Roman" w:hAnsi="Times New Roman" w:cs="Times New Roman"/>
            <w:b/>
            <w:sz w:val="24"/>
            <w:szCs w:val="24"/>
            <w:lang w:val="en-GB"/>
          </w:rPr>
          <w:lastRenderedPageBreak/>
          <w:t>Figure</w:t>
        </w:r>
        <w:commentRangeStart w:id="950"/>
        <w:r w:rsidRPr="007941F4">
          <w:rPr>
            <w:rFonts w:ascii="Times New Roman" w:hAnsi="Times New Roman" w:cs="Times New Roman"/>
            <w:b/>
            <w:sz w:val="24"/>
            <w:szCs w:val="24"/>
            <w:lang w:val="en-GB"/>
          </w:rPr>
          <w:t xml:space="preserve"> </w:t>
        </w:r>
        <w:r>
          <w:rPr>
            <w:rFonts w:ascii="Times New Roman" w:hAnsi="Times New Roman" w:cs="Times New Roman"/>
            <w:b/>
            <w:sz w:val="24"/>
            <w:szCs w:val="24"/>
            <w:lang w:val="en-GB"/>
          </w:rPr>
          <w:t>3</w:t>
        </w:r>
      </w:ins>
      <w:ins w:id="951" w:author="RL" w:date="2018-07-12T15:21:00Z">
        <w:r w:rsidR="00BD558A">
          <w:rPr>
            <w:rFonts w:ascii="Times New Roman" w:hAnsi="Times New Roman" w:cs="Times New Roman"/>
            <w:b/>
            <w:sz w:val="24"/>
            <w:szCs w:val="24"/>
            <w:lang w:val="en-GB"/>
          </w:rPr>
          <w:t xml:space="preserve"> A</w:t>
        </w:r>
      </w:ins>
      <w:commentRangeEnd w:id="950"/>
      <w:r w:rsidR="00B94A2B">
        <w:rPr>
          <w:rStyle w:val="Kommentarzeichen"/>
        </w:rPr>
        <w:commentReference w:id="950"/>
      </w:r>
      <w:ins w:id="952" w:author="RL" w:date="2018-07-10T13:52:00Z">
        <w:r w:rsidRPr="007941F4">
          <w:rPr>
            <w:rFonts w:ascii="Times New Roman" w:hAnsi="Times New Roman" w:cs="Times New Roman"/>
            <w:b/>
            <w:sz w:val="24"/>
            <w:szCs w:val="24"/>
            <w:lang w:val="en-GB"/>
          </w:rPr>
          <w:t xml:space="preserve">: Transmission </w:t>
        </w:r>
        <w:r>
          <w:rPr>
            <w:rFonts w:ascii="Times New Roman" w:hAnsi="Times New Roman" w:cs="Times New Roman"/>
            <w:b/>
            <w:sz w:val="24"/>
            <w:szCs w:val="24"/>
            <w:lang w:val="en-GB"/>
          </w:rPr>
          <w:t>rate of</w:t>
        </w:r>
        <w:r w:rsidRPr="007941F4">
          <w:rPr>
            <w:rFonts w:ascii="Times New Roman" w:hAnsi="Times New Roman" w:cs="Times New Roman"/>
            <w:b/>
            <w:sz w:val="24"/>
            <w:szCs w:val="24"/>
            <w:lang w:val="en-GB"/>
          </w:rPr>
          <w:t xml:space="preserve"> </w:t>
        </w:r>
        <w:r>
          <w:rPr>
            <w:rFonts w:ascii="Times New Roman" w:hAnsi="Times New Roman" w:cs="Times New Roman"/>
            <w:b/>
            <w:sz w:val="24"/>
            <w:szCs w:val="24"/>
            <w:lang w:val="en-GB"/>
          </w:rPr>
          <w:t xml:space="preserve">three </w:t>
        </w:r>
        <w:r w:rsidRPr="007941F4">
          <w:rPr>
            <w:rFonts w:ascii="Times New Roman" w:hAnsi="Times New Roman" w:cs="Times New Roman"/>
            <w:b/>
            <w:i/>
            <w:sz w:val="24"/>
            <w:szCs w:val="24"/>
            <w:lang w:val="en-GB"/>
          </w:rPr>
          <w:t>Culex</w:t>
        </w:r>
        <w:r w:rsidRPr="007941F4">
          <w:rPr>
            <w:rFonts w:ascii="Times New Roman" w:hAnsi="Times New Roman" w:cs="Times New Roman"/>
            <w:b/>
            <w:sz w:val="24"/>
            <w:szCs w:val="24"/>
            <w:lang w:val="en-GB"/>
          </w:rPr>
          <w:t xml:space="preserve"> </w:t>
        </w:r>
        <w:r>
          <w:rPr>
            <w:rFonts w:ascii="Times New Roman" w:hAnsi="Times New Roman" w:cs="Times New Roman"/>
            <w:b/>
            <w:sz w:val="24"/>
            <w:szCs w:val="24"/>
            <w:lang w:val="en-GB"/>
          </w:rPr>
          <w:t>species</w:t>
        </w:r>
        <w:r w:rsidRPr="007941F4" w:rsidDel="00FF17C8">
          <w:rPr>
            <w:rFonts w:ascii="Times New Roman" w:hAnsi="Times New Roman" w:cs="Times New Roman"/>
            <w:b/>
            <w:sz w:val="24"/>
            <w:szCs w:val="24"/>
            <w:lang w:val="en-GB"/>
          </w:rPr>
          <w:t xml:space="preserve"> </w:t>
        </w:r>
        <w:r w:rsidRPr="007941F4">
          <w:rPr>
            <w:rFonts w:ascii="Times New Roman" w:hAnsi="Times New Roman" w:cs="Times New Roman"/>
            <w:b/>
            <w:sz w:val="24"/>
            <w:szCs w:val="24"/>
            <w:lang w:val="en-GB"/>
          </w:rPr>
          <w:t xml:space="preserve">experimentally </w:t>
        </w:r>
        <w:r>
          <w:rPr>
            <w:rFonts w:ascii="Times New Roman" w:hAnsi="Times New Roman" w:cs="Times New Roman"/>
            <w:b/>
            <w:sz w:val="24"/>
            <w:szCs w:val="24"/>
            <w:lang w:val="en-GB"/>
          </w:rPr>
          <w:t>infected with West Nile virus in comparison to previous published vector competence studies w</w:t>
        </w:r>
        <w:bookmarkStart w:id="953" w:name="_GoBack"/>
        <w:bookmarkEnd w:id="953"/>
        <w:r>
          <w:rPr>
            <w:rFonts w:ascii="Times New Roman" w:hAnsi="Times New Roman" w:cs="Times New Roman"/>
            <w:b/>
            <w:sz w:val="24"/>
            <w:szCs w:val="24"/>
            <w:lang w:val="en-GB"/>
          </w:rPr>
          <w:t xml:space="preserve">ith European populations of </w:t>
        </w:r>
        <w:r w:rsidRPr="00653330">
          <w:rPr>
            <w:rFonts w:ascii="Times New Roman" w:hAnsi="Times New Roman" w:cs="Times New Roman"/>
            <w:b/>
            <w:i/>
            <w:sz w:val="24"/>
            <w:szCs w:val="24"/>
            <w:lang w:val="en-GB"/>
          </w:rPr>
          <w:t xml:space="preserve">Culex </w:t>
        </w:r>
        <w:proofErr w:type="spellStart"/>
        <w:r w:rsidRPr="00653330">
          <w:rPr>
            <w:rFonts w:ascii="Times New Roman" w:hAnsi="Times New Roman" w:cs="Times New Roman"/>
            <w:b/>
            <w:i/>
            <w:sz w:val="24"/>
            <w:szCs w:val="24"/>
            <w:lang w:val="en-GB"/>
          </w:rPr>
          <w:t>pipiens</w:t>
        </w:r>
        <w:proofErr w:type="spellEnd"/>
        <w:r>
          <w:rPr>
            <w:rFonts w:ascii="Times New Roman" w:hAnsi="Times New Roman" w:cs="Times New Roman"/>
            <w:b/>
            <w:sz w:val="24"/>
            <w:szCs w:val="24"/>
            <w:lang w:val="en-GB"/>
          </w:rPr>
          <w:t xml:space="preserve"> </w:t>
        </w:r>
        <w:proofErr w:type="spellStart"/>
        <w:r>
          <w:rPr>
            <w:rFonts w:ascii="Times New Roman" w:hAnsi="Times New Roman" w:cs="Times New Roman"/>
            <w:b/>
            <w:sz w:val="24"/>
            <w:szCs w:val="24"/>
            <w:lang w:val="en-GB"/>
          </w:rPr>
          <w:t>s.l.</w:t>
        </w:r>
        <w:proofErr w:type="spellEnd"/>
        <w:r>
          <w:rPr>
            <w:rFonts w:ascii="Times New Roman" w:hAnsi="Times New Roman" w:cs="Times New Roman"/>
            <w:b/>
            <w:sz w:val="24"/>
            <w:szCs w:val="24"/>
            <w:lang w:val="en-GB"/>
          </w:rPr>
          <w:t>/</w:t>
        </w:r>
        <w:proofErr w:type="spellStart"/>
        <w:r w:rsidRPr="00653330">
          <w:rPr>
            <w:rFonts w:ascii="Times New Roman" w:hAnsi="Times New Roman" w:cs="Times New Roman"/>
            <w:b/>
            <w:i/>
            <w:sz w:val="24"/>
            <w:szCs w:val="24"/>
            <w:lang w:val="en-GB"/>
          </w:rPr>
          <w:t>torrentium</w:t>
        </w:r>
      </w:ins>
      <w:proofErr w:type="spellEnd"/>
      <w:ins w:id="954" w:author="RL" w:date="2018-07-10T13:53:00Z">
        <w:r w:rsidR="00461D0C">
          <w:rPr>
            <w:rFonts w:ascii="Times New Roman" w:hAnsi="Times New Roman" w:cs="Times New Roman"/>
            <w:b/>
            <w:i/>
            <w:sz w:val="24"/>
            <w:szCs w:val="24"/>
            <w:lang w:val="en-GB"/>
          </w:rPr>
          <w:t xml:space="preserve"> </w:t>
        </w:r>
        <w:r w:rsidR="00461D0C">
          <w:rPr>
            <w:rFonts w:ascii="Times New Roman" w:hAnsi="Times New Roman" w:cs="Times New Roman"/>
            <w:b/>
            <w:sz w:val="24"/>
            <w:szCs w:val="24"/>
            <w:lang w:val="en-GB"/>
          </w:rPr>
          <w:t>[</w:t>
        </w:r>
        <w:commentRangeStart w:id="955"/>
        <w:proofErr w:type="spellStart"/>
        <w:r w:rsidR="00461D0C">
          <w:rPr>
            <w:rFonts w:ascii="Times New Roman" w:hAnsi="Times New Roman" w:cs="Times New Roman"/>
            <w:sz w:val="24"/>
            <w:szCs w:val="24"/>
            <w:highlight w:val="yellow"/>
            <w:lang w:val="en-GB"/>
          </w:rPr>
          <w:t>Vogels</w:t>
        </w:r>
        <w:proofErr w:type="spellEnd"/>
        <w:r w:rsidR="00461D0C">
          <w:rPr>
            <w:rFonts w:ascii="Times New Roman" w:hAnsi="Times New Roman" w:cs="Times New Roman"/>
            <w:sz w:val="24"/>
            <w:szCs w:val="24"/>
            <w:highlight w:val="yellow"/>
            <w:lang w:val="en-GB"/>
          </w:rPr>
          <w:t xml:space="preserve"> et al 201</w:t>
        </w:r>
        <w:r w:rsidR="00461D0C" w:rsidRPr="0030752B">
          <w:rPr>
            <w:rFonts w:ascii="Times New Roman" w:hAnsi="Times New Roman" w:cs="Times New Roman"/>
            <w:sz w:val="24"/>
            <w:szCs w:val="24"/>
            <w:highlight w:val="yellow"/>
            <w:lang w:val="en-GB"/>
          </w:rPr>
          <w:t>6</w:t>
        </w:r>
        <w:r w:rsidR="00461D0C">
          <w:rPr>
            <w:rFonts w:ascii="Times New Roman" w:hAnsi="Times New Roman" w:cs="Times New Roman"/>
            <w:sz w:val="24"/>
            <w:szCs w:val="24"/>
            <w:lang w:val="en-GB"/>
          </w:rPr>
          <w:t xml:space="preserve">, </w:t>
        </w:r>
        <w:proofErr w:type="spellStart"/>
        <w:r w:rsidR="00461D0C" w:rsidRPr="00566239">
          <w:rPr>
            <w:rFonts w:ascii="Times New Roman" w:hAnsi="Times New Roman" w:cs="Times New Roman"/>
            <w:sz w:val="24"/>
            <w:szCs w:val="24"/>
            <w:highlight w:val="yellow"/>
            <w:lang w:val="en-GB"/>
          </w:rPr>
          <w:t>Vogels</w:t>
        </w:r>
        <w:proofErr w:type="spellEnd"/>
        <w:r w:rsidR="00461D0C" w:rsidRPr="00566239">
          <w:rPr>
            <w:rFonts w:ascii="Times New Roman" w:hAnsi="Times New Roman" w:cs="Times New Roman"/>
            <w:sz w:val="24"/>
            <w:szCs w:val="24"/>
            <w:highlight w:val="yellow"/>
            <w:lang w:val="en-GB"/>
          </w:rPr>
          <w:t xml:space="preserve"> et al 2017B</w:t>
        </w:r>
      </w:ins>
      <w:commentRangeEnd w:id="955"/>
      <w:ins w:id="956" w:author="RL" w:date="2018-07-10T14:16:00Z">
        <w:r w:rsidR="00FF1C17">
          <w:rPr>
            <w:rStyle w:val="Kommentarzeichen"/>
          </w:rPr>
          <w:commentReference w:id="955"/>
        </w:r>
      </w:ins>
      <w:ins w:id="957" w:author="RL" w:date="2018-07-10T13:53:00Z">
        <w:r w:rsidR="00461D0C">
          <w:rPr>
            <w:rFonts w:ascii="Times New Roman" w:hAnsi="Times New Roman" w:cs="Times New Roman"/>
            <w:sz w:val="24"/>
            <w:szCs w:val="24"/>
            <w:lang w:val="en-GB"/>
          </w:rPr>
          <w:t>]</w:t>
        </w:r>
      </w:ins>
      <w:ins w:id="958" w:author="RenkeLuehken" w:date="2018-07-12T19:26:00Z">
        <w:r w:rsidR="00DF68D9">
          <w:rPr>
            <w:rFonts w:ascii="Times New Roman" w:hAnsi="Times New Roman" w:cs="Times New Roman"/>
            <w:sz w:val="24"/>
            <w:szCs w:val="24"/>
            <w:lang w:val="en-GB"/>
          </w:rPr>
          <w:t xml:space="preserve"> </w:t>
        </w:r>
        <w:commentRangeStart w:id="959"/>
        <w:r w:rsidR="00DF68D9">
          <w:rPr>
            <w:rFonts w:ascii="Times New Roman" w:hAnsi="Times New Roman" w:cs="Times New Roman"/>
            <w:sz w:val="24"/>
            <w:szCs w:val="24"/>
            <w:lang w:val="en-GB"/>
          </w:rPr>
          <w:t>B:</w:t>
        </w:r>
      </w:ins>
      <w:commentRangeEnd w:id="959"/>
      <w:ins w:id="960" w:author="RenkeLuehken" w:date="2018-07-12T19:27:00Z">
        <w:r w:rsidR="004504AD">
          <w:rPr>
            <w:rStyle w:val="Kommentarzeichen"/>
          </w:rPr>
          <w:commentReference w:id="959"/>
        </w:r>
      </w:ins>
      <w:ins w:id="961" w:author="RenkeLuehken" w:date="2018-07-12T19:26:00Z">
        <w:r w:rsidR="00DF68D9">
          <w:rPr>
            <w:rFonts w:ascii="Times New Roman" w:hAnsi="Times New Roman" w:cs="Times New Roman"/>
            <w:sz w:val="24"/>
            <w:szCs w:val="24"/>
            <w:lang w:val="en-GB"/>
          </w:rPr>
          <w:t xml:space="preserve"> Average temperature (July/August) in the year of</w:t>
        </w:r>
      </w:ins>
      <w:ins w:id="962" w:author="RenkeLuehken" w:date="2018-07-12T19:27:00Z">
        <w:r w:rsidR="007A58B1">
          <w:rPr>
            <w:rFonts w:ascii="Times New Roman" w:hAnsi="Times New Roman" w:cs="Times New Roman"/>
            <w:sz w:val="24"/>
            <w:szCs w:val="24"/>
            <w:lang w:val="en-GB"/>
          </w:rPr>
          <w:t xml:space="preserve"> each</w:t>
        </w:r>
      </w:ins>
      <w:ins w:id="963" w:author="RenkeLuehken" w:date="2018-07-12T19:26:00Z">
        <w:r w:rsidR="00DF68D9">
          <w:rPr>
            <w:rFonts w:ascii="Times New Roman" w:hAnsi="Times New Roman" w:cs="Times New Roman"/>
            <w:sz w:val="24"/>
            <w:szCs w:val="24"/>
            <w:lang w:val="en-GB"/>
          </w:rPr>
          <w:t xml:space="preserve"> detected human WNV case</w:t>
        </w:r>
      </w:ins>
      <w:ins w:id="964" w:author="RenkeLuehken" w:date="2018-07-12T19:47:00Z">
        <w:r w:rsidR="002D64BF">
          <w:rPr>
            <w:rFonts w:ascii="Times New Roman" w:hAnsi="Times New Roman" w:cs="Times New Roman"/>
            <w:sz w:val="24"/>
            <w:szCs w:val="24"/>
            <w:lang w:val="en-GB"/>
          </w:rPr>
          <w:t xml:space="preserve"> in Europe between 2011 and 2017 [</w:t>
        </w:r>
        <w:r w:rsidR="002D64BF" w:rsidRPr="005758BD">
          <w:rPr>
            <w:rFonts w:ascii="Times New Roman" w:hAnsi="Times New Roman" w:cs="Times New Roman"/>
            <w:sz w:val="24"/>
            <w:szCs w:val="24"/>
            <w:highlight w:val="yellow"/>
            <w:lang w:val="en-GB"/>
            <w:rPrChange w:id="965" w:author="RenkeLuehken" w:date="2018-07-12T19:47:00Z">
              <w:rPr>
                <w:rFonts w:ascii="Times New Roman" w:hAnsi="Times New Roman" w:cs="Times New Roman"/>
                <w:sz w:val="24"/>
                <w:szCs w:val="24"/>
                <w:lang w:val="en-GB"/>
              </w:rPr>
            </w:rPrChange>
          </w:rPr>
          <w:t>ECDC WNV</w:t>
        </w:r>
        <w:r w:rsidR="002D64BF">
          <w:rPr>
            <w:rFonts w:ascii="Times New Roman" w:hAnsi="Times New Roman" w:cs="Times New Roman"/>
            <w:sz w:val="24"/>
            <w:szCs w:val="24"/>
            <w:lang w:val="en-GB"/>
          </w:rPr>
          <w:t>]</w:t>
        </w:r>
      </w:ins>
      <w:ins w:id="966" w:author="RenkeLuehken" w:date="2018-07-12T19:26:00Z">
        <w:r w:rsidR="00DF68D9">
          <w:rPr>
            <w:rFonts w:ascii="Times New Roman" w:hAnsi="Times New Roman" w:cs="Times New Roman"/>
            <w:sz w:val="24"/>
            <w:szCs w:val="24"/>
            <w:lang w:val="en-GB"/>
          </w:rPr>
          <w:t>.</w:t>
        </w:r>
      </w:ins>
    </w:p>
    <w:p w14:paraId="0DAF6C5B" w14:textId="77777777" w:rsidR="001273F0" w:rsidRDefault="001273F0" w:rsidP="009F7366">
      <w:pPr>
        <w:spacing w:line="480" w:lineRule="auto"/>
        <w:rPr>
          <w:ins w:id="967" w:author="RL" w:date="2018-07-06T07:11:00Z"/>
          <w:rFonts w:ascii="Times New Roman" w:hAnsi="Times New Roman" w:cs="Times New Roman"/>
          <w:sz w:val="24"/>
          <w:szCs w:val="24"/>
          <w:lang w:val="en-GB"/>
        </w:rPr>
      </w:pPr>
    </w:p>
    <w:p w14:paraId="6CE6151F" w14:textId="76CA63B8" w:rsidR="00280865" w:rsidRDefault="001864BA" w:rsidP="00190460">
      <w:pPr>
        <w:spacing w:line="480" w:lineRule="auto"/>
        <w:rPr>
          <w:ins w:id="968" w:author="RL" w:date="2018-07-06T09:39:00Z"/>
          <w:rFonts w:ascii="Times New Roman" w:hAnsi="Times New Roman" w:cs="Times New Roman"/>
          <w:sz w:val="24"/>
          <w:szCs w:val="24"/>
          <w:lang w:val="en-GB"/>
        </w:rPr>
      </w:pPr>
      <w:ins w:id="969" w:author="RL" w:date="2018-07-06T09:19:00Z">
        <w:r>
          <w:rPr>
            <w:rFonts w:ascii="Times New Roman" w:hAnsi="Times New Roman" w:cs="Times New Roman"/>
            <w:sz w:val="24"/>
            <w:szCs w:val="24"/>
            <w:lang w:val="en-GB"/>
          </w:rPr>
          <w:t xml:space="preserve">The </w:t>
        </w:r>
      </w:ins>
      <w:ins w:id="970" w:author="RL" w:date="2018-07-10T14:13:00Z">
        <w:r w:rsidR="00485E6E">
          <w:rPr>
            <w:rFonts w:ascii="Times New Roman" w:hAnsi="Times New Roman" w:cs="Times New Roman"/>
            <w:sz w:val="24"/>
            <w:szCs w:val="24"/>
            <w:lang w:val="en-GB"/>
          </w:rPr>
          <w:t>susceptibility</w:t>
        </w:r>
      </w:ins>
      <w:ins w:id="971" w:author="RL" w:date="2018-07-06T09:19:00Z">
        <w:r>
          <w:rPr>
            <w:rFonts w:ascii="Times New Roman" w:hAnsi="Times New Roman" w:cs="Times New Roman"/>
            <w:sz w:val="24"/>
            <w:szCs w:val="24"/>
            <w:lang w:val="en-GB"/>
          </w:rPr>
          <w:t xml:space="preserve"> of </w:t>
        </w:r>
      </w:ins>
      <w:moveToRangeStart w:id="972" w:author="RL" w:date="2018-07-06T07:11:00Z" w:name="move518624415"/>
      <w:moveTo w:id="973" w:author="RL" w:date="2018-07-06T07:11:00Z">
        <w:del w:id="974" w:author="RL" w:date="2018-07-06T09:19:00Z">
          <w:r w:rsidR="0096666B" w:rsidDel="001864BA">
            <w:rPr>
              <w:rFonts w:ascii="Times New Roman" w:hAnsi="Times New Roman" w:cs="Times New Roman"/>
              <w:sz w:val="24"/>
              <w:szCs w:val="24"/>
              <w:lang w:val="en-US"/>
            </w:rPr>
            <w:delText>A positive</w:delText>
          </w:r>
        </w:del>
      </w:moveTo>
      <w:ins w:id="975" w:author="RL" w:date="2018-07-06T09:19:00Z">
        <w:r>
          <w:rPr>
            <w:rFonts w:ascii="Times New Roman" w:hAnsi="Times New Roman" w:cs="Times New Roman"/>
            <w:sz w:val="24"/>
            <w:szCs w:val="24"/>
            <w:lang w:val="en-US"/>
          </w:rPr>
          <w:t>WNV</w:t>
        </w:r>
      </w:ins>
      <w:moveTo w:id="976" w:author="RL" w:date="2018-07-06T07:11:00Z">
        <w:r w:rsidR="0096666B">
          <w:rPr>
            <w:rFonts w:ascii="Times New Roman" w:hAnsi="Times New Roman" w:cs="Times New Roman"/>
            <w:sz w:val="24"/>
            <w:szCs w:val="24"/>
            <w:lang w:val="en-US"/>
          </w:rPr>
          <w:t xml:space="preserve"> infection </w:t>
        </w:r>
        <w:del w:id="977" w:author="RL" w:date="2018-07-06T09:19:00Z">
          <w:r w:rsidR="0096666B" w:rsidDel="001864BA">
            <w:rPr>
              <w:rFonts w:ascii="Times New Roman" w:hAnsi="Times New Roman" w:cs="Times New Roman"/>
              <w:sz w:val="24"/>
              <w:szCs w:val="24"/>
              <w:lang w:val="en-US"/>
            </w:rPr>
            <w:delText xml:space="preserve">rate for </w:delText>
          </w:r>
          <w:r w:rsidR="0096666B" w:rsidRPr="00E34CE9" w:rsidDel="001864BA">
            <w:rPr>
              <w:rFonts w:ascii="Times New Roman" w:hAnsi="Times New Roman" w:cs="Times New Roman"/>
              <w:i/>
              <w:sz w:val="24"/>
              <w:szCs w:val="24"/>
              <w:lang w:val="en-US"/>
            </w:rPr>
            <w:delText>Cx torrentium</w:delText>
          </w:r>
        </w:del>
        <w:r w:rsidR="0096666B">
          <w:rPr>
            <w:rFonts w:ascii="Times New Roman" w:hAnsi="Times New Roman" w:cs="Times New Roman"/>
            <w:sz w:val="24"/>
            <w:szCs w:val="24"/>
            <w:lang w:val="en-US"/>
          </w:rPr>
          <w:t xml:space="preserve"> has been shown </w:t>
        </w:r>
      </w:moveTo>
      <w:ins w:id="978" w:author="RL" w:date="2018-07-06T09:19:00Z">
        <w:r>
          <w:rPr>
            <w:rFonts w:ascii="Times New Roman" w:hAnsi="Times New Roman" w:cs="Times New Roman"/>
            <w:sz w:val="24"/>
            <w:szCs w:val="24"/>
            <w:lang w:val="en-US"/>
          </w:rPr>
          <w:t xml:space="preserve">for </w:t>
        </w:r>
        <w:proofErr w:type="spellStart"/>
        <w:r w:rsidRPr="00E34CE9">
          <w:rPr>
            <w:rFonts w:ascii="Times New Roman" w:hAnsi="Times New Roman" w:cs="Times New Roman"/>
            <w:i/>
            <w:sz w:val="24"/>
            <w:szCs w:val="24"/>
            <w:lang w:val="en-US"/>
          </w:rPr>
          <w:t>Cx</w:t>
        </w:r>
      </w:ins>
      <w:proofErr w:type="spellEnd"/>
      <w:ins w:id="979" w:author="RL" w:date="2018-07-10T13:54:00Z">
        <w:r w:rsidR="00461D0C">
          <w:rPr>
            <w:rFonts w:ascii="Times New Roman" w:hAnsi="Times New Roman" w:cs="Times New Roman"/>
            <w:i/>
            <w:sz w:val="24"/>
            <w:szCs w:val="24"/>
            <w:lang w:val="en-US"/>
          </w:rPr>
          <w:t>.</w:t>
        </w:r>
      </w:ins>
      <w:ins w:id="980" w:author="RL" w:date="2018-07-06T09:19:00Z">
        <w:r w:rsidRPr="00E34CE9">
          <w:rPr>
            <w:rFonts w:ascii="Times New Roman" w:hAnsi="Times New Roman" w:cs="Times New Roman"/>
            <w:i/>
            <w:sz w:val="24"/>
            <w:szCs w:val="24"/>
            <w:lang w:val="en-US"/>
          </w:rPr>
          <w:t xml:space="preserve"> </w:t>
        </w:r>
        <w:proofErr w:type="spellStart"/>
        <w:r w:rsidRPr="00E34CE9">
          <w:rPr>
            <w:rFonts w:ascii="Times New Roman" w:hAnsi="Times New Roman" w:cs="Times New Roman"/>
            <w:i/>
            <w:sz w:val="24"/>
            <w:szCs w:val="24"/>
            <w:lang w:val="en-US"/>
          </w:rPr>
          <w:t>torrentium</w:t>
        </w:r>
        <w:proofErr w:type="spellEnd"/>
        <w:r>
          <w:rPr>
            <w:rFonts w:ascii="Times New Roman" w:hAnsi="Times New Roman" w:cs="Times New Roman"/>
            <w:sz w:val="24"/>
            <w:szCs w:val="24"/>
            <w:lang w:val="en-US"/>
          </w:rPr>
          <w:t xml:space="preserve"> </w:t>
        </w:r>
      </w:ins>
      <w:moveTo w:id="981" w:author="RL" w:date="2018-07-06T07:11:00Z">
        <w:r w:rsidR="0096666B">
          <w:rPr>
            <w:rFonts w:ascii="Times New Roman" w:hAnsi="Times New Roman" w:cs="Times New Roman"/>
            <w:sz w:val="24"/>
            <w:szCs w:val="24"/>
            <w:lang w:val="en-US"/>
          </w:rPr>
          <w:t xml:space="preserve">earlier, but </w:t>
        </w:r>
        <w:del w:id="982" w:author="RL" w:date="2018-07-06T08:53:00Z">
          <w:r w:rsidR="0096666B" w:rsidDel="007263C7">
            <w:rPr>
              <w:rFonts w:ascii="Times New Roman" w:hAnsi="Times New Roman" w:cs="Times New Roman"/>
              <w:sz w:val="24"/>
              <w:szCs w:val="24"/>
              <w:lang w:val="en-US"/>
            </w:rPr>
            <w:delText>investigation of the saliva</w:delText>
          </w:r>
        </w:del>
      </w:moveTo>
      <w:ins w:id="983" w:author="RL" w:date="2018-07-06T08:53:00Z">
        <w:r w:rsidR="007263C7">
          <w:rPr>
            <w:rFonts w:ascii="Times New Roman" w:hAnsi="Times New Roman" w:cs="Times New Roman"/>
            <w:sz w:val="24"/>
            <w:szCs w:val="24"/>
            <w:lang w:val="en-US"/>
          </w:rPr>
          <w:t>no salivation assay was conducted</w:t>
        </w:r>
      </w:ins>
      <w:moveTo w:id="984" w:author="RL" w:date="2018-07-06T07:11:00Z">
        <w:r w:rsidR="0096666B">
          <w:rPr>
            <w:rFonts w:ascii="Times New Roman" w:hAnsi="Times New Roman" w:cs="Times New Roman"/>
            <w:sz w:val="24"/>
            <w:szCs w:val="24"/>
            <w:lang w:val="en-US"/>
          </w:rPr>
          <w:t xml:space="preserve"> and therefore </w:t>
        </w:r>
      </w:moveTo>
      <w:ins w:id="985" w:author="RL" w:date="2018-07-06T08:08:00Z">
        <w:r w:rsidR="000752DF">
          <w:rPr>
            <w:rFonts w:ascii="Times New Roman" w:hAnsi="Times New Roman" w:cs="Times New Roman"/>
            <w:sz w:val="24"/>
            <w:szCs w:val="24"/>
            <w:lang w:val="en-US"/>
          </w:rPr>
          <w:t xml:space="preserve">explicit </w:t>
        </w:r>
      </w:ins>
      <w:moveTo w:id="986" w:author="RL" w:date="2018-07-06T07:11:00Z">
        <w:r w:rsidR="0096666B">
          <w:rPr>
            <w:rFonts w:ascii="Times New Roman" w:hAnsi="Times New Roman" w:cs="Times New Roman"/>
            <w:sz w:val="24"/>
            <w:szCs w:val="24"/>
            <w:lang w:val="en-US"/>
          </w:rPr>
          <w:t xml:space="preserve">information of the vector competence </w:t>
        </w:r>
      </w:moveTo>
      <w:ins w:id="987" w:author="RL" w:date="2018-07-10T14:14:00Z">
        <w:r w:rsidR="001536B0">
          <w:rPr>
            <w:rFonts w:ascii="Times New Roman" w:hAnsi="Times New Roman" w:cs="Times New Roman"/>
            <w:sz w:val="24"/>
            <w:szCs w:val="24"/>
            <w:lang w:val="en-US"/>
          </w:rPr>
          <w:t xml:space="preserve">of the species </w:t>
        </w:r>
      </w:ins>
      <w:moveTo w:id="988" w:author="RL" w:date="2018-07-06T07:11:00Z">
        <w:del w:id="989" w:author="RL" w:date="2018-07-06T08:08:00Z">
          <w:r w:rsidR="0096666B" w:rsidDel="000752DF">
            <w:rPr>
              <w:rFonts w:ascii="Times New Roman" w:hAnsi="Times New Roman" w:cs="Times New Roman"/>
              <w:sz w:val="24"/>
              <w:szCs w:val="24"/>
              <w:lang w:val="en-US"/>
            </w:rPr>
            <w:delText>is</w:delText>
          </w:r>
        </w:del>
      </w:moveTo>
      <w:ins w:id="990" w:author="RL" w:date="2018-07-06T08:08:00Z">
        <w:r w:rsidR="000752DF">
          <w:rPr>
            <w:rFonts w:ascii="Times New Roman" w:hAnsi="Times New Roman" w:cs="Times New Roman"/>
            <w:sz w:val="24"/>
            <w:szCs w:val="24"/>
            <w:lang w:val="en-US"/>
          </w:rPr>
          <w:t>was</w:t>
        </w:r>
      </w:ins>
      <w:moveTo w:id="991" w:author="RL" w:date="2018-07-06T07:11:00Z">
        <w:r w:rsidR="0096666B">
          <w:rPr>
            <w:rFonts w:ascii="Times New Roman" w:hAnsi="Times New Roman" w:cs="Times New Roman"/>
            <w:sz w:val="24"/>
            <w:szCs w:val="24"/>
            <w:lang w:val="en-US"/>
          </w:rPr>
          <w:t xml:space="preserve"> </w:t>
        </w:r>
        <w:del w:id="992" w:author="RL" w:date="2018-07-06T10:48:00Z">
          <w:r w:rsidR="0096666B" w:rsidDel="00344D31">
            <w:rPr>
              <w:rFonts w:ascii="Times New Roman" w:hAnsi="Times New Roman" w:cs="Times New Roman"/>
              <w:sz w:val="24"/>
              <w:szCs w:val="24"/>
              <w:lang w:val="en-US"/>
            </w:rPr>
            <w:delText>lacking</w:delText>
          </w:r>
        </w:del>
      </w:moveTo>
      <w:ins w:id="993" w:author="RL" w:date="2018-07-06T10:48:00Z">
        <w:r w:rsidR="00344D31">
          <w:rPr>
            <w:rFonts w:ascii="Times New Roman" w:hAnsi="Times New Roman" w:cs="Times New Roman"/>
            <w:sz w:val="24"/>
            <w:szCs w:val="24"/>
            <w:lang w:val="en-US"/>
          </w:rPr>
          <w:t>missing</w:t>
        </w:r>
      </w:ins>
      <w:moveTo w:id="994" w:author="RL" w:date="2018-07-06T07:11:00Z">
        <w:r w:rsidR="0096666B">
          <w:rPr>
            <w:rFonts w:ascii="Times New Roman" w:hAnsi="Times New Roman" w:cs="Times New Roman"/>
            <w:sz w:val="24"/>
            <w:szCs w:val="24"/>
            <w:lang w:val="en-US"/>
          </w:rPr>
          <w:t xml:space="preserve"> </w:t>
        </w:r>
        <w:r w:rsidR="0096666B" w:rsidRPr="00A127ED">
          <w:rPr>
            <w:rFonts w:ascii="Times New Roman" w:hAnsi="Times New Roman" w:cs="Times New Roman"/>
            <w:sz w:val="24"/>
            <w:szCs w:val="24"/>
            <w:lang w:val="en-GB"/>
          </w:rPr>
          <w:t>[</w:t>
        </w:r>
        <w:proofErr w:type="spellStart"/>
        <w:r w:rsidR="0096666B" w:rsidRPr="00E34CE9">
          <w:rPr>
            <w:rFonts w:ascii="Times New Roman" w:hAnsi="Times New Roman" w:cs="Times New Roman"/>
            <w:sz w:val="24"/>
            <w:szCs w:val="24"/>
            <w:highlight w:val="yellow"/>
            <w:lang w:val="en-GB"/>
          </w:rPr>
          <w:t>Leggewie</w:t>
        </w:r>
        <w:proofErr w:type="spellEnd"/>
        <w:r w:rsidR="0096666B" w:rsidRPr="00E34CE9">
          <w:rPr>
            <w:rFonts w:ascii="Times New Roman" w:hAnsi="Times New Roman" w:cs="Times New Roman"/>
            <w:sz w:val="24"/>
            <w:szCs w:val="24"/>
            <w:highlight w:val="yellow"/>
            <w:lang w:val="en-GB"/>
          </w:rPr>
          <w:t xml:space="preserve"> et al 2016</w:t>
        </w:r>
        <w:r w:rsidR="0096666B" w:rsidRPr="00A127ED">
          <w:rPr>
            <w:rFonts w:ascii="Times New Roman" w:hAnsi="Times New Roman" w:cs="Times New Roman"/>
            <w:sz w:val="24"/>
            <w:szCs w:val="24"/>
            <w:lang w:val="en-GB"/>
          </w:rPr>
          <w:t>]</w:t>
        </w:r>
        <w:r w:rsidR="0096666B">
          <w:rPr>
            <w:rFonts w:ascii="Times New Roman" w:hAnsi="Times New Roman" w:cs="Times New Roman"/>
            <w:sz w:val="24"/>
            <w:szCs w:val="24"/>
            <w:lang w:val="en-GB"/>
          </w:rPr>
          <w:t>.</w:t>
        </w:r>
      </w:moveTo>
      <w:moveFromRangeStart w:id="995" w:author="RL" w:date="2018-07-06T08:01:00Z" w:name="move518627429"/>
      <w:moveToRangeEnd w:id="972"/>
      <w:moveFrom w:id="996" w:author="RL" w:date="2018-07-06T08:01:00Z">
        <w:del w:id="997" w:author="RL" w:date="2018-07-06T09:35:00Z">
          <w:r w:rsidR="002B21CA" w:rsidDel="00190460">
            <w:rPr>
              <w:rFonts w:ascii="Times New Roman" w:hAnsi="Times New Roman" w:cs="Times New Roman"/>
              <w:sz w:val="24"/>
              <w:szCs w:val="24"/>
              <w:lang w:val="en-GB"/>
            </w:rPr>
            <w:delText xml:space="preserve">Interestingly, our studies were performed with WNV lineage 1 whereas the studies of Vogels </w:delText>
          </w:r>
          <w:r w:rsidR="002B21CA" w:rsidRPr="00A0381B" w:rsidDel="00190460">
            <w:rPr>
              <w:rFonts w:ascii="Times New Roman" w:hAnsi="Times New Roman" w:cs="Times New Roman"/>
              <w:i/>
              <w:sz w:val="24"/>
              <w:szCs w:val="24"/>
              <w:lang w:val="en-GB"/>
            </w:rPr>
            <w:delText>et al</w:delText>
          </w:r>
          <w:r w:rsidR="002B21CA" w:rsidDel="00190460">
            <w:rPr>
              <w:rFonts w:ascii="Times New Roman" w:hAnsi="Times New Roman" w:cs="Times New Roman"/>
              <w:sz w:val="24"/>
              <w:szCs w:val="24"/>
              <w:lang w:val="en-GB"/>
            </w:rPr>
            <w:delText xml:space="preserve">. were performed with WNV lineage 2, suggesting that the different WNV lineages </w:delText>
          </w:r>
          <w:r w:rsidR="0025311F" w:rsidDel="00190460">
            <w:rPr>
              <w:rFonts w:ascii="Times New Roman" w:hAnsi="Times New Roman" w:cs="Times New Roman"/>
              <w:sz w:val="24"/>
              <w:szCs w:val="24"/>
              <w:lang w:val="en-GB"/>
            </w:rPr>
            <w:delText>do not</w:delText>
          </w:r>
          <w:r w:rsidR="002B21CA" w:rsidDel="00190460">
            <w:rPr>
              <w:rFonts w:ascii="Times New Roman" w:hAnsi="Times New Roman" w:cs="Times New Roman"/>
              <w:sz w:val="24"/>
              <w:szCs w:val="24"/>
              <w:lang w:val="en-GB"/>
            </w:rPr>
            <w:delText xml:space="preserve"> show a big difference in </w:delText>
          </w:r>
          <w:r w:rsidR="002B21CA" w:rsidRPr="0040299A" w:rsidDel="00190460">
            <w:rPr>
              <w:rFonts w:ascii="Times New Roman" w:hAnsi="Times New Roman" w:cs="Times New Roman"/>
              <w:i/>
              <w:sz w:val="24"/>
              <w:szCs w:val="24"/>
              <w:lang w:val="en-GB"/>
            </w:rPr>
            <w:delText xml:space="preserve">Culex </w:delText>
          </w:r>
          <w:r w:rsidR="002B21CA" w:rsidDel="00190460">
            <w:rPr>
              <w:rFonts w:ascii="Times New Roman" w:hAnsi="Times New Roman" w:cs="Times New Roman"/>
              <w:sz w:val="24"/>
              <w:szCs w:val="24"/>
              <w:lang w:val="en-GB"/>
            </w:rPr>
            <w:delText>mosquitoes.</w:delText>
          </w:r>
          <w:r w:rsidR="002B21CA" w:rsidRPr="002B21CA" w:rsidDel="00190460">
            <w:rPr>
              <w:rFonts w:ascii="Times New Roman" w:hAnsi="Times New Roman" w:cs="Times New Roman"/>
              <w:sz w:val="24"/>
              <w:szCs w:val="24"/>
              <w:lang w:val="en-US"/>
            </w:rPr>
            <w:delText xml:space="preserve"> </w:delText>
          </w:r>
        </w:del>
      </w:moveFrom>
      <w:moveFromRangeEnd w:id="995"/>
      <w:del w:id="998" w:author="RL" w:date="2018-07-06T09:35:00Z">
        <w:r w:rsidR="002B21CA" w:rsidDel="00190460">
          <w:rPr>
            <w:rFonts w:ascii="Times New Roman" w:hAnsi="Times New Roman" w:cs="Times New Roman"/>
            <w:sz w:val="24"/>
            <w:szCs w:val="24"/>
            <w:lang w:val="en-US"/>
          </w:rPr>
          <w:delText xml:space="preserve">Furthermore, our results indicate that </w:delText>
        </w:r>
        <w:r w:rsidR="002B21CA" w:rsidRPr="000C7D6C" w:rsidDel="00190460">
          <w:rPr>
            <w:rFonts w:ascii="Times New Roman" w:hAnsi="Times New Roman" w:cs="Times New Roman"/>
            <w:i/>
            <w:sz w:val="24"/>
            <w:szCs w:val="24"/>
            <w:lang w:val="en-US"/>
          </w:rPr>
          <w:delText>Cx torrentium</w:delText>
        </w:r>
        <w:r w:rsidR="002B21CA" w:rsidDel="00190460">
          <w:rPr>
            <w:rFonts w:ascii="Times New Roman" w:hAnsi="Times New Roman" w:cs="Times New Roman"/>
            <w:sz w:val="24"/>
            <w:szCs w:val="24"/>
            <w:lang w:val="en-US"/>
          </w:rPr>
          <w:delText xml:space="preserve"> is the seventh European species that is a highly competent vector for WNV.</w:delText>
        </w:r>
      </w:del>
      <w:r w:rsidR="007B7699">
        <w:rPr>
          <w:rFonts w:ascii="Times New Roman" w:hAnsi="Times New Roman" w:cs="Times New Roman"/>
          <w:sz w:val="24"/>
          <w:szCs w:val="24"/>
          <w:lang w:val="en-US"/>
        </w:rPr>
        <w:t xml:space="preserve"> </w:t>
      </w:r>
      <w:r w:rsidR="00D44277">
        <w:rPr>
          <w:rFonts w:ascii="Times New Roman" w:hAnsi="Times New Roman" w:cs="Times New Roman"/>
          <w:sz w:val="24"/>
          <w:szCs w:val="24"/>
          <w:lang w:val="en-GB"/>
        </w:rPr>
        <w:t>The TR</w:t>
      </w:r>
      <w:ins w:id="999" w:author="RL" w:date="2018-07-06T09:36:00Z">
        <w:r w:rsidR="00190460">
          <w:rPr>
            <w:rFonts w:ascii="Times New Roman" w:hAnsi="Times New Roman" w:cs="Times New Roman"/>
            <w:sz w:val="24"/>
            <w:szCs w:val="24"/>
            <w:lang w:val="en-GB"/>
          </w:rPr>
          <w:t>s</w:t>
        </w:r>
      </w:ins>
      <w:r w:rsidR="00D44277">
        <w:rPr>
          <w:rFonts w:ascii="Times New Roman" w:hAnsi="Times New Roman" w:cs="Times New Roman"/>
          <w:sz w:val="24"/>
          <w:szCs w:val="24"/>
          <w:lang w:val="en-GB"/>
        </w:rPr>
        <w:t xml:space="preserve"> of </w:t>
      </w:r>
      <w:proofErr w:type="spellStart"/>
      <w:r w:rsidR="00D44277" w:rsidRPr="00D44277">
        <w:rPr>
          <w:rFonts w:ascii="Times New Roman" w:hAnsi="Times New Roman" w:cs="Times New Roman"/>
          <w:i/>
          <w:sz w:val="24"/>
          <w:szCs w:val="24"/>
          <w:lang w:val="en-GB"/>
        </w:rPr>
        <w:t>Cx</w:t>
      </w:r>
      <w:proofErr w:type="spellEnd"/>
      <w:ins w:id="1000" w:author="RL" w:date="2018-07-10T13:54:00Z">
        <w:r w:rsidR="00461D0C">
          <w:rPr>
            <w:rFonts w:ascii="Times New Roman" w:hAnsi="Times New Roman" w:cs="Times New Roman"/>
            <w:i/>
            <w:sz w:val="24"/>
            <w:szCs w:val="24"/>
            <w:lang w:val="en-GB"/>
          </w:rPr>
          <w:t>.</w:t>
        </w:r>
      </w:ins>
      <w:r w:rsidR="00D44277" w:rsidRPr="00D44277">
        <w:rPr>
          <w:rFonts w:ascii="Times New Roman" w:hAnsi="Times New Roman" w:cs="Times New Roman"/>
          <w:i/>
          <w:sz w:val="24"/>
          <w:szCs w:val="24"/>
          <w:lang w:val="en-GB"/>
        </w:rPr>
        <w:t xml:space="preserve"> </w:t>
      </w:r>
      <w:proofErr w:type="spellStart"/>
      <w:r w:rsidR="00D44277" w:rsidRPr="00D44277">
        <w:rPr>
          <w:rFonts w:ascii="Times New Roman" w:hAnsi="Times New Roman" w:cs="Times New Roman"/>
          <w:i/>
          <w:sz w:val="24"/>
          <w:szCs w:val="24"/>
          <w:lang w:val="en-GB"/>
        </w:rPr>
        <w:t>torrentium</w:t>
      </w:r>
      <w:proofErr w:type="spellEnd"/>
      <w:r w:rsidR="00D44277">
        <w:rPr>
          <w:rFonts w:ascii="Times New Roman" w:hAnsi="Times New Roman" w:cs="Times New Roman"/>
          <w:sz w:val="24"/>
          <w:szCs w:val="24"/>
          <w:lang w:val="en-GB"/>
        </w:rPr>
        <w:t xml:space="preserve"> </w:t>
      </w:r>
      <w:del w:id="1001" w:author="RL" w:date="2018-07-06T10:41:00Z">
        <w:r w:rsidR="00BD7C39" w:rsidDel="00344D31">
          <w:rPr>
            <w:rFonts w:ascii="Times New Roman" w:hAnsi="Times New Roman" w:cs="Times New Roman"/>
            <w:sz w:val="24"/>
            <w:szCs w:val="24"/>
            <w:lang w:val="en-GB"/>
          </w:rPr>
          <w:delText xml:space="preserve">was </w:delText>
        </w:r>
      </w:del>
      <w:ins w:id="1002" w:author="RL" w:date="2018-07-06T10:41:00Z">
        <w:r w:rsidR="00344D31">
          <w:rPr>
            <w:rFonts w:ascii="Times New Roman" w:hAnsi="Times New Roman" w:cs="Times New Roman"/>
            <w:sz w:val="24"/>
            <w:szCs w:val="24"/>
            <w:lang w:val="en-GB"/>
          </w:rPr>
          <w:t xml:space="preserve">were </w:t>
        </w:r>
      </w:ins>
      <w:r w:rsidR="00D44277">
        <w:rPr>
          <w:rFonts w:ascii="Times New Roman" w:hAnsi="Times New Roman" w:cs="Times New Roman"/>
          <w:sz w:val="24"/>
          <w:szCs w:val="24"/>
          <w:lang w:val="en-GB"/>
        </w:rPr>
        <w:t>substantially higher</w:t>
      </w:r>
      <w:r w:rsidR="00141DBA">
        <w:rPr>
          <w:rFonts w:ascii="Times New Roman" w:hAnsi="Times New Roman" w:cs="Times New Roman"/>
          <w:sz w:val="24"/>
          <w:szCs w:val="24"/>
          <w:lang w:val="en-GB"/>
        </w:rPr>
        <w:t xml:space="preserve"> </w:t>
      </w:r>
      <w:del w:id="1003" w:author="RL" w:date="2018-07-06T10:09:00Z">
        <w:r w:rsidR="00141DBA" w:rsidDel="00BD42EE">
          <w:rPr>
            <w:rFonts w:ascii="Times New Roman" w:hAnsi="Times New Roman" w:cs="Times New Roman"/>
            <w:sz w:val="24"/>
            <w:szCs w:val="24"/>
            <w:lang w:val="en-GB"/>
          </w:rPr>
          <w:delText xml:space="preserve">than </w:delText>
        </w:r>
      </w:del>
      <w:ins w:id="1004" w:author="RL" w:date="2018-07-06T10:09:00Z">
        <w:r w:rsidR="00BD42EE">
          <w:rPr>
            <w:rFonts w:ascii="Times New Roman" w:hAnsi="Times New Roman" w:cs="Times New Roman"/>
            <w:sz w:val="24"/>
            <w:szCs w:val="24"/>
            <w:lang w:val="en-GB"/>
          </w:rPr>
          <w:t>compared to</w:t>
        </w:r>
      </w:ins>
      <w:ins w:id="1005" w:author="RL" w:date="2018-07-06T09:35:00Z">
        <w:r w:rsidR="00190460">
          <w:rPr>
            <w:rFonts w:ascii="Times New Roman" w:hAnsi="Times New Roman" w:cs="Times New Roman"/>
            <w:sz w:val="24"/>
            <w:szCs w:val="24"/>
            <w:lang w:val="en-GB"/>
          </w:rPr>
          <w:t xml:space="preserve"> </w:t>
        </w:r>
      </w:ins>
      <w:r w:rsidR="00141DBA">
        <w:rPr>
          <w:rFonts w:ascii="Times New Roman" w:hAnsi="Times New Roman" w:cs="Times New Roman"/>
          <w:sz w:val="24"/>
          <w:szCs w:val="24"/>
          <w:lang w:val="en-GB"/>
        </w:rPr>
        <w:t xml:space="preserve">the other </w:t>
      </w:r>
      <w:ins w:id="1006" w:author="RL" w:date="2018-07-06T08:09:00Z">
        <w:r w:rsidR="000752DF">
          <w:rPr>
            <w:rFonts w:ascii="Times New Roman" w:hAnsi="Times New Roman" w:cs="Times New Roman"/>
            <w:sz w:val="24"/>
            <w:szCs w:val="24"/>
            <w:lang w:val="en-GB"/>
          </w:rPr>
          <w:t xml:space="preserve">two </w:t>
        </w:r>
      </w:ins>
      <w:ins w:id="1007" w:author="RL" w:date="2018-07-06T09:35:00Z">
        <w:r w:rsidR="00190460">
          <w:rPr>
            <w:rFonts w:ascii="Times New Roman" w:hAnsi="Times New Roman" w:cs="Times New Roman"/>
            <w:sz w:val="24"/>
            <w:szCs w:val="24"/>
            <w:lang w:val="en-GB"/>
          </w:rPr>
          <w:t xml:space="preserve">tested </w:t>
        </w:r>
      </w:ins>
      <w:r w:rsidR="00141DBA" w:rsidRPr="00190460">
        <w:rPr>
          <w:rFonts w:ascii="Times New Roman" w:hAnsi="Times New Roman" w:cs="Times New Roman"/>
          <w:i/>
          <w:sz w:val="24"/>
          <w:szCs w:val="24"/>
          <w:lang w:val="en-GB"/>
          <w:rPrChange w:id="1008" w:author="RL" w:date="2018-07-06T09:35:00Z">
            <w:rPr>
              <w:rFonts w:ascii="Times New Roman" w:hAnsi="Times New Roman" w:cs="Times New Roman"/>
              <w:sz w:val="24"/>
              <w:szCs w:val="24"/>
              <w:lang w:val="en-GB"/>
            </w:rPr>
          </w:rPrChange>
        </w:rPr>
        <w:t>Culex</w:t>
      </w:r>
      <w:r w:rsidR="00141DBA">
        <w:rPr>
          <w:rFonts w:ascii="Times New Roman" w:hAnsi="Times New Roman" w:cs="Times New Roman"/>
          <w:sz w:val="24"/>
          <w:szCs w:val="24"/>
          <w:lang w:val="en-GB"/>
        </w:rPr>
        <w:t xml:space="preserve"> </w:t>
      </w:r>
      <w:del w:id="1009" w:author="RL" w:date="2018-07-06T08:09:00Z">
        <w:r w:rsidR="00141DBA" w:rsidDel="000752DF">
          <w:rPr>
            <w:rFonts w:ascii="Times New Roman" w:hAnsi="Times New Roman" w:cs="Times New Roman"/>
            <w:sz w:val="24"/>
            <w:szCs w:val="24"/>
            <w:lang w:val="en-GB"/>
          </w:rPr>
          <w:delText>species</w:delText>
        </w:r>
        <w:r w:rsidR="00D44277" w:rsidDel="000752DF">
          <w:rPr>
            <w:rFonts w:ascii="Times New Roman" w:hAnsi="Times New Roman" w:cs="Times New Roman"/>
            <w:sz w:val="24"/>
            <w:szCs w:val="24"/>
            <w:lang w:val="en-GB"/>
          </w:rPr>
          <w:delText xml:space="preserve"> </w:delText>
        </w:r>
      </w:del>
      <w:ins w:id="1010" w:author="RL" w:date="2018-07-06T08:09:00Z">
        <w:r w:rsidR="000752DF">
          <w:rPr>
            <w:rFonts w:ascii="Times New Roman" w:hAnsi="Times New Roman" w:cs="Times New Roman"/>
            <w:sz w:val="24"/>
            <w:szCs w:val="24"/>
            <w:lang w:val="en-GB"/>
          </w:rPr>
          <w:t xml:space="preserve">taxa </w:t>
        </w:r>
      </w:ins>
      <w:r w:rsidR="00D44277">
        <w:rPr>
          <w:rFonts w:ascii="Times New Roman" w:hAnsi="Times New Roman" w:cs="Times New Roman"/>
          <w:sz w:val="24"/>
          <w:szCs w:val="24"/>
          <w:lang w:val="en-GB"/>
        </w:rPr>
        <w:t>with 90%</w:t>
      </w:r>
      <w:r w:rsidR="00F234DF">
        <w:rPr>
          <w:rFonts w:ascii="Times New Roman" w:hAnsi="Times New Roman" w:cs="Times New Roman"/>
          <w:sz w:val="24"/>
          <w:szCs w:val="24"/>
          <w:lang w:val="en-GB"/>
        </w:rPr>
        <w:t xml:space="preserve"> </w:t>
      </w:r>
      <w:ins w:id="1011" w:author="RL" w:date="2018-07-06T09:36:00Z">
        <w:r w:rsidR="00190460">
          <w:rPr>
            <w:rFonts w:ascii="Times New Roman" w:hAnsi="Times New Roman" w:cs="Times New Roman"/>
            <w:sz w:val="24"/>
            <w:szCs w:val="24"/>
            <w:lang w:val="en-GB"/>
          </w:rPr>
          <w:t>(</w:t>
        </w:r>
      </w:ins>
      <w:ins w:id="1012" w:author="RL" w:date="2018-07-09T06:47:00Z">
        <w:r w:rsidR="00263B3F">
          <w:rPr>
            <w:rFonts w:ascii="Times New Roman" w:hAnsi="Times New Roman" w:cs="Times New Roman"/>
            <w:sz w:val="24"/>
            <w:szCs w:val="24"/>
            <w:lang w:val="en-GB"/>
          </w:rPr>
          <w:t xml:space="preserve">27°C, </w:t>
        </w:r>
      </w:ins>
      <w:r w:rsidR="00F234DF">
        <w:rPr>
          <w:rFonts w:ascii="Times New Roman" w:hAnsi="Times New Roman" w:cs="Times New Roman"/>
          <w:sz w:val="24"/>
          <w:szCs w:val="24"/>
          <w:lang w:val="en-GB"/>
        </w:rPr>
        <w:t>21 dpi</w:t>
      </w:r>
      <w:ins w:id="1013" w:author="RL" w:date="2018-07-06T09:36:00Z">
        <w:r w:rsidR="00190460">
          <w:rPr>
            <w:rFonts w:ascii="Times New Roman" w:hAnsi="Times New Roman" w:cs="Times New Roman"/>
            <w:sz w:val="24"/>
            <w:szCs w:val="24"/>
            <w:lang w:val="en-GB"/>
          </w:rPr>
          <w:t>)</w:t>
        </w:r>
      </w:ins>
      <w:r w:rsidR="00D44277">
        <w:rPr>
          <w:rFonts w:ascii="Times New Roman" w:hAnsi="Times New Roman" w:cs="Times New Roman"/>
          <w:sz w:val="24"/>
          <w:szCs w:val="24"/>
          <w:lang w:val="en-GB"/>
        </w:rPr>
        <w:t xml:space="preserve"> </w:t>
      </w:r>
      <w:r w:rsidR="00F234DF" w:rsidRPr="006B1C06">
        <w:rPr>
          <w:rFonts w:ascii="Times New Roman" w:hAnsi="Times New Roman" w:cs="Times New Roman"/>
          <w:sz w:val="24"/>
          <w:szCs w:val="24"/>
          <w:lang w:val="en-GB"/>
        </w:rPr>
        <w:t xml:space="preserve">and </w:t>
      </w:r>
      <w:ins w:id="1014" w:author="RL" w:date="2018-07-09T06:48:00Z">
        <w:r w:rsidR="00263B3F">
          <w:rPr>
            <w:rFonts w:ascii="Times New Roman" w:hAnsi="Times New Roman" w:cs="Times New Roman"/>
            <w:sz w:val="24"/>
            <w:szCs w:val="24"/>
            <w:lang w:val="en-GB"/>
          </w:rPr>
          <w:t>62% (24°C, 21 dpi)</w:t>
        </w:r>
      </w:ins>
      <w:ins w:id="1015" w:author="RL" w:date="2018-07-09T06:49:00Z">
        <w:r w:rsidR="00263B3F">
          <w:rPr>
            <w:rFonts w:ascii="Times New Roman" w:hAnsi="Times New Roman" w:cs="Times New Roman"/>
            <w:sz w:val="24"/>
            <w:szCs w:val="24"/>
            <w:lang w:val="en-GB"/>
          </w:rPr>
          <w:t>, and</w:t>
        </w:r>
      </w:ins>
      <w:ins w:id="1016" w:author="RL" w:date="2018-07-09T06:48:00Z">
        <w:r w:rsidR="00263B3F">
          <w:rPr>
            <w:rFonts w:ascii="Times New Roman" w:hAnsi="Times New Roman" w:cs="Times New Roman"/>
            <w:sz w:val="24"/>
            <w:szCs w:val="24"/>
            <w:lang w:val="en-GB"/>
          </w:rPr>
          <w:t xml:space="preserve"> </w:t>
        </w:r>
      </w:ins>
      <w:del w:id="1017" w:author="RL" w:date="2018-07-06T09:36:00Z">
        <w:r w:rsidR="006B1C06" w:rsidRPr="006B1C06" w:rsidDel="00190460">
          <w:rPr>
            <w:rFonts w:ascii="Times New Roman" w:hAnsi="Times New Roman" w:cs="Times New Roman"/>
            <w:sz w:val="24"/>
            <w:szCs w:val="24"/>
            <w:lang w:val="en-GB"/>
          </w:rPr>
          <w:delText>this</w:delText>
        </w:r>
        <w:r w:rsidR="00F234DF" w:rsidDel="00190460">
          <w:rPr>
            <w:rFonts w:ascii="Times New Roman" w:hAnsi="Times New Roman" w:cs="Times New Roman"/>
            <w:sz w:val="24"/>
            <w:szCs w:val="24"/>
            <w:lang w:val="en-GB"/>
          </w:rPr>
          <w:delText xml:space="preserve"> </w:delText>
        </w:r>
        <w:r w:rsidR="00BD7C39" w:rsidDel="00190460">
          <w:rPr>
            <w:rFonts w:ascii="Times New Roman" w:hAnsi="Times New Roman" w:cs="Times New Roman"/>
            <w:sz w:val="24"/>
            <w:szCs w:val="24"/>
            <w:lang w:val="en-GB"/>
          </w:rPr>
          <w:delText xml:space="preserve">was </w:delText>
        </w:r>
      </w:del>
      <w:r w:rsidR="00F234DF">
        <w:rPr>
          <w:rFonts w:ascii="Times New Roman" w:hAnsi="Times New Roman" w:cs="Times New Roman"/>
          <w:sz w:val="24"/>
          <w:szCs w:val="24"/>
          <w:lang w:val="en-GB"/>
        </w:rPr>
        <w:t xml:space="preserve">the only species with infectious saliva </w:t>
      </w:r>
      <w:ins w:id="1018" w:author="RL" w:date="2018-07-06T09:37:00Z">
        <w:r w:rsidR="00190460">
          <w:rPr>
            <w:rFonts w:ascii="Times New Roman" w:hAnsi="Times New Roman" w:cs="Times New Roman"/>
            <w:sz w:val="24"/>
            <w:szCs w:val="24"/>
            <w:lang w:val="en-GB"/>
          </w:rPr>
          <w:t xml:space="preserve">at </w:t>
        </w:r>
      </w:ins>
      <w:r w:rsidR="00F234DF">
        <w:rPr>
          <w:rFonts w:ascii="Times New Roman" w:hAnsi="Times New Roman" w:cs="Times New Roman"/>
          <w:sz w:val="24"/>
          <w:szCs w:val="24"/>
          <w:lang w:val="en-GB"/>
        </w:rPr>
        <w:t>14 dpi</w:t>
      </w:r>
      <w:ins w:id="1019" w:author="RL" w:date="2018-07-10T14:14:00Z">
        <w:r w:rsidR="008E7422">
          <w:rPr>
            <w:rFonts w:ascii="Times New Roman" w:hAnsi="Times New Roman" w:cs="Times New Roman"/>
            <w:sz w:val="24"/>
            <w:szCs w:val="24"/>
            <w:lang w:val="en-GB"/>
          </w:rPr>
          <w:t xml:space="preserve"> (27°C)</w:t>
        </w:r>
      </w:ins>
      <w:r w:rsidR="00D44277">
        <w:rPr>
          <w:rFonts w:ascii="Times New Roman" w:hAnsi="Times New Roman" w:cs="Times New Roman"/>
          <w:sz w:val="24"/>
          <w:szCs w:val="24"/>
          <w:lang w:val="en-GB"/>
        </w:rPr>
        <w:t xml:space="preserve">. </w:t>
      </w:r>
      <w:del w:id="1020" w:author="RL" w:date="2018-07-06T09:36:00Z">
        <w:r w:rsidR="00F234DF" w:rsidDel="00190460">
          <w:rPr>
            <w:rFonts w:ascii="Times New Roman" w:hAnsi="Times New Roman" w:cs="Times New Roman"/>
            <w:sz w:val="24"/>
            <w:szCs w:val="24"/>
            <w:lang w:val="en-GB"/>
          </w:rPr>
          <w:delText xml:space="preserve">Same picture </w:delText>
        </w:r>
        <w:r w:rsidR="003776FF" w:rsidDel="00190460">
          <w:rPr>
            <w:rFonts w:ascii="Times New Roman" w:hAnsi="Times New Roman" w:cs="Times New Roman"/>
            <w:sz w:val="24"/>
            <w:szCs w:val="24"/>
            <w:lang w:val="en-GB"/>
          </w:rPr>
          <w:delText>at</w:delText>
        </w:r>
        <w:r w:rsidR="00F234DF" w:rsidDel="00190460">
          <w:rPr>
            <w:rFonts w:ascii="Times New Roman" w:hAnsi="Times New Roman" w:cs="Times New Roman"/>
            <w:sz w:val="24"/>
            <w:szCs w:val="24"/>
            <w:lang w:val="en-GB"/>
          </w:rPr>
          <w:delText xml:space="preserve"> an incubation temperature of 24°C, where </w:delText>
        </w:r>
        <w:r w:rsidR="00F234DF" w:rsidRPr="007A6E0F" w:rsidDel="00190460">
          <w:rPr>
            <w:rFonts w:ascii="Times New Roman" w:hAnsi="Times New Roman" w:cs="Times New Roman"/>
            <w:i/>
            <w:sz w:val="24"/>
            <w:szCs w:val="24"/>
            <w:lang w:val="en-GB"/>
          </w:rPr>
          <w:delText>Cx torrentium</w:delText>
        </w:r>
        <w:r w:rsidR="00F234DF" w:rsidDel="00190460">
          <w:rPr>
            <w:rFonts w:ascii="Times New Roman" w:hAnsi="Times New Roman" w:cs="Times New Roman"/>
            <w:sz w:val="24"/>
            <w:szCs w:val="24"/>
            <w:lang w:val="en-GB"/>
          </w:rPr>
          <w:delText xml:space="preserve"> showed </w:delText>
        </w:r>
        <w:r w:rsidR="004352B8" w:rsidDel="00190460">
          <w:rPr>
            <w:rFonts w:ascii="Times New Roman" w:hAnsi="Times New Roman" w:cs="Times New Roman"/>
            <w:sz w:val="24"/>
            <w:szCs w:val="24"/>
            <w:lang w:val="en-GB"/>
          </w:rPr>
          <w:delText xml:space="preserve">again </w:delText>
        </w:r>
        <w:r w:rsidR="007A6E0F" w:rsidDel="00190460">
          <w:rPr>
            <w:rFonts w:ascii="Times New Roman" w:hAnsi="Times New Roman" w:cs="Times New Roman"/>
            <w:sz w:val="24"/>
            <w:szCs w:val="24"/>
            <w:lang w:val="en-GB"/>
          </w:rPr>
          <w:delText>the highest</w:delText>
        </w:r>
        <w:r w:rsidR="00F234DF" w:rsidDel="00190460">
          <w:rPr>
            <w:rFonts w:ascii="Times New Roman" w:hAnsi="Times New Roman" w:cs="Times New Roman"/>
            <w:sz w:val="24"/>
            <w:szCs w:val="24"/>
            <w:lang w:val="en-GB"/>
          </w:rPr>
          <w:delText xml:space="preserve"> TR </w:delText>
        </w:r>
        <w:r w:rsidR="007A6E0F" w:rsidDel="00190460">
          <w:rPr>
            <w:rFonts w:ascii="Times New Roman" w:hAnsi="Times New Roman" w:cs="Times New Roman"/>
            <w:sz w:val="24"/>
            <w:szCs w:val="24"/>
            <w:lang w:val="en-GB"/>
          </w:rPr>
          <w:delText>with</w:delText>
        </w:r>
        <w:r w:rsidR="00F234DF" w:rsidDel="00190460">
          <w:rPr>
            <w:rFonts w:ascii="Times New Roman" w:hAnsi="Times New Roman" w:cs="Times New Roman"/>
            <w:sz w:val="24"/>
            <w:szCs w:val="24"/>
            <w:lang w:val="en-GB"/>
          </w:rPr>
          <w:delText xml:space="preserve"> 62%</w:delText>
        </w:r>
        <w:r w:rsidR="007A6E0F" w:rsidDel="00190460">
          <w:rPr>
            <w:rFonts w:ascii="Times New Roman" w:hAnsi="Times New Roman" w:cs="Times New Roman"/>
            <w:sz w:val="24"/>
            <w:szCs w:val="24"/>
            <w:lang w:val="en-GB"/>
          </w:rPr>
          <w:delText xml:space="preserve">. </w:delText>
        </w:r>
      </w:del>
      <w:r w:rsidR="001E18AE">
        <w:rPr>
          <w:rFonts w:ascii="Times New Roman" w:hAnsi="Times New Roman" w:cs="Times New Roman"/>
          <w:sz w:val="24"/>
          <w:szCs w:val="24"/>
          <w:lang w:val="en-GB"/>
        </w:rPr>
        <w:t xml:space="preserve">Comparative studies regarding the infection rate of </w:t>
      </w:r>
      <w:proofErr w:type="spellStart"/>
      <w:r w:rsidR="001E18AE" w:rsidRPr="001E18AE">
        <w:rPr>
          <w:rFonts w:ascii="Times New Roman" w:hAnsi="Times New Roman" w:cs="Times New Roman"/>
          <w:i/>
          <w:sz w:val="24"/>
          <w:szCs w:val="24"/>
          <w:lang w:val="en-GB"/>
        </w:rPr>
        <w:t>Cx</w:t>
      </w:r>
      <w:proofErr w:type="spellEnd"/>
      <w:ins w:id="1021" w:author="RL" w:date="2018-07-06T09:46:00Z">
        <w:r w:rsidR="007A6D69">
          <w:rPr>
            <w:rFonts w:ascii="Times New Roman" w:hAnsi="Times New Roman" w:cs="Times New Roman"/>
            <w:i/>
            <w:sz w:val="24"/>
            <w:szCs w:val="24"/>
            <w:lang w:val="en-GB"/>
          </w:rPr>
          <w:t>.</w:t>
        </w:r>
      </w:ins>
      <w:r w:rsidR="001E18AE" w:rsidRPr="001E18AE">
        <w:rPr>
          <w:rFonts w:ascii="Times New Roman" w:hAnsi="Times New Roman" w:cs="Times New Roman"/>
          <w:i/>
          <w:sz w:val="24"/>
          <w:szCs w:val="24"/>
          <w:lang w:val="en-GB"/>
        </w:rPr>
        <w:t xml:space="preserve"> p</w:t>
      </w:r>
      <w:del w:id="1022" w:author="RL" w:date="2018-07-09T06:49:00Z">
        <w:r w:rsidR="001E18AE" w:rsidRPr="001E18AE" w:rsidDel="00263B3F">
          <w:rPr>
            <w:rFonts w:ascii="Times New Roman" w:hAnsi="Times New Roman" w:cs="Times New Roman"/>
            <w:i/>
            <w:sz w:val="24"/>
            <w:szCs w:val="24"/>
            <w:lang w:val="en-GB"/>
          </w:rPr>
          <w:delText>ipiens</w:delText>
        </w:r>
      </w:del>
      <w:ins w:id="1023" w:author="RL" w:date="2018-07-09T06:49:00Z">
        <w:r w:rsidR="00263B3F">
          <w:rPr>
            <w:rFonts w:ascii="Times New Roman" w:hAnsi="Times New Roman" w:cs="Times New Roman"/>
            <w:i/>
            <w:sz w:val="24"/>
            <w:szCs w:val="24"/>
            <w:lang w:val="en-GB"/>
          </w:rPr>
          <w:t>.</w:t>
        </w:r>
      </w:ins>
      <w:r w:rsidR="001E18AE">
        <w:rPr>
          <w:rFonts w:ascii="Times New Roman" w:hAnsi="Times New Roman" w:cs="Times New Roman"/>
          <w:sz w:val="24"/>
          <w:szCs w:val="24"/>
          <w:lang w:val="en-GB"/>
        </w:rPr>
        <w:t xml:space="preserve"> </w:t>
      </w:r>
      <w:del w:id="1024" w:author="RL" w:date="2018-07-09T06:49:00Z">
        <w:r w:rsidR="001E18AE" w:rsidDel="00263B3F">
          <w:rPr>
            <w:rFonts w:ascii="Times New Roman" w:hAnsi="Times New Roman" w:cs="Times New Roman"/>
            <w:sz w:val="24"/>
            <w:szCs w:val="24"/>
            <w:lang w:val="en-GB"/>
          </w:rPr>
          <w:delText xml:space="preserve">biotype </w:delText>
        </w:r>
      </w:del>
      <w:proofErr w:type="spellStart"/>
      <w:r w:rsidR="001E18AE" w:rsidRPr="001E18AE">
        <w:rPr>
          <w:rFonts w:ascii="Times New Roman" w:hAnsi="Times New Roman" w:cs="Times New Roman"/>
          <w:i/>
          <w:sz w:val="24"/>
          <w:szCs w:val="24"/>
          <w:lang w:val="en-GB"/>
        </w:rPr>
        <w:t>pipiens</w:t>
      </w:r>
      <w:proofErr w:type="spellEnd"/>
      <w:r w:rsidR="001E18AE">
        <w:rPr>
          <w:rFonts w:ascii="Times New Roman" w:hAnsi="Times New Roman" w:cs="Times New Roman"/>
          <w:sz w:val="24"/>
          <w:szCs w:val="24"/>
          <w:lang w:val="en-GB"/>
        </w:rPr>
        <w:t xml:space="preserve"> and </w:t>
      </w:r>
      <w:proofErr w:type="spellStart"/>
      <w:r w:rsidR="001E18AE" w:rsidRPr="001E18AE">
        <w:rPr>
          <w:rFonts w:ascii="Times New Roman" w:hAnsi="Times New Roman" w:cs="Times New Roman"/>
          <w:i/>
          <w:sz w:val="24"/>
          <w:szCs w:val="24"/>
          <w:lang w:val="en-GB"/>
        </w:rPr>
        <w:t>Cx</w:t>
      </w:r>
      <w:proofErr w:type="spellEnd"/>
      <w:ins w:id="1025" w:author="RL" w:date="2018-07-09T06:49:00Z">
        <w:r w:rsidR="00263B3F">
          <w:rPr>
            <w:rFonts w:ascii="Times New Roman" w:hAnsi="Times New Roman" w:cs="Times New Roman"/>
            <w:i/>
            <w:sz w:val="24"/>
            <w:szCs w:val="24"/>
            <w:lang w:val="en-GB"/>
          </w:rPr>
          <w:t>.</w:t>
        </w:r>
      </w:ins>
      <w:r w:rsidR="001E18AE" w:rsidRPr="001E18AE">
        <w:rPr>
          <w:rFonts w:ascii="Times New Roman" w:hAnsi="Times New Roman" w:cs="Times New Roman"/>
          <w:i/>
          <w:sz w:val="24"/>
          <w:szCs w:val="24"/>
          <w:lang w:val="en-GB"/>
        </w:rPr>
        <w:t xml:space="preserve"> </w:t>
      </w:r>
      <w:proofErr w:type="spellStart"/>
      <w:r w:rsidR="001E18AE" w:rsidRPr="001E18AE">
        <w:rPr>
          <w:rFonts w:ascii="Times New Roman" w:hAnsi="Times New Roman" w:cs="Times New Roman"/>
          <w:i/>
          <w:sz w:val="24"/>
          <w:szCs w:val="24"/>
          <w:lang w:val="en-GB"/>
        </w:rPr>
        <w:t>torrentium</w:t>
      </w:r>
      <w:proofErr w:type="spellEnd"/>
      <w:r w:rsidR="001E18AE">
        <w:rPr>
          <w:rFonts w:ascii="Times New Roman" w:hAnsi="Times New Roman" w:cs="Times New Roman"/>
          <w:sz w:val="24"/>
          <w:szCs w:val="24"/>
          <w:lang w:val="en-GB"/>
        </w:rPr>
        <w:t xml:space="preserve"> also showed </w:t>
      </w:r>
      <w:del w:id="1026" w:author="RL" w:date="2018-07-09T06:49:00Z">
        <w:r w:rsidR="001E18AE" w:rsidDel="00263B3F">
          <w:rPr>
            <w:rFonts w:ascii="Times New Roman" w:hAnsi="Times New Roman" w:cs="Times New Roman"/>
            <w:sz w:val="24"/>
            <w:szCs w:val="24"/>
            <w:lang w:val="en-GB"/>
          </w:rPr>
          <w:delText xml:space="preserve">proper results with </w:delText>
        </w:r>
      </w:del>
      <w:r w:rsidR="001E18AE">
        <w:rPr>
          <w:rFonts w:ascii="Times New Roman" w:hAnsi="Times New Roman" w:cs="Times New Roman"/>
          <w:sz w:val="24"/>
          <w:szCs w:val="24"/>
          <w:lang w:val="en-GB"/>
        </w:rPr>
        <w:t xml:space="preserve">higher infection rates for </w:t>
      </w:r>
      <w:proofErr w:type="spellStart"/>
      <w:r w:rsidR="001E18AE" w:rsidRPr="001E18AE">
        <w:rPr>
          <w:rFonts w:ascii="Times New Roman" w:hAnsi="Times New Roman" w:cs="Times New Roman"/>
          <w:i/>
          <w:sz w:val="24"/>
          <w:szCs w:val="24"/>
          <w:lang w:val="en-GB"/>
        </w:rPr>
        <w:t>Cx</w:t>
      </w:r>
      <w:proofErr w:type="spellEnd"/>
      <w:ins w:id="1027" w:author="RL" w:date="2018-07-06T09:42:00Z">
        <w:r w:rsidR="0024567C">
          <w:rPr>
            <w:rFonts w:ascii="Times New Roman" w:hAnsi="Times New Roman" w:cs="Times New Roman"/>
            <w:i/>
            <w:sz w:val="24"/>
            <w:szCs w:val="24"/>
            <w:lang w:val="en-GB"/>
          </w:rPr>
          <w:t>.</w:t>
        </w:r>
      </w:ins>
      <w:r w:rsidR="001E18AE" w:rsidRPr="001E18AE">
        <w:rPr>
          <w:rFonts w:ascii="Times New Roman" w:hAnsi="Times New Roman" w:cs="Times New Roman"/>
          <w:i/>
          <w:sz w:val="24"/>
          <w:szCs w:val="24"/>
          <w:lang w:val="en-GB"/>
        </w:rPr>
        <w:t xml:space="preserve"> </w:t>
      </w:r>
      <w:proofErr w:type="spellStart"/>
      <w:r w:rsidR="001E18AE" w:rsidRPr="001E18AE">
        <w:rPr>
          <w:rFonts w:ascii="Times New Roman" w:hAnsi="Times New Roman" w:cs="Times New Roman"/>
          <w:i/>
          <w:sz w:val="24"/>
          <w:szCs w:val="24"/>
          <w:lang w:val="en-GB"/>
        </w:rPr>
        <w:t>torrentium</w:t>
      </w:r>
      <w:proofErr w:type="spellEnd"/>
      <w:r w:rsidR="001E18AE">
        <w:rPr>
          <w:rFonts w:ascii="Times New Roman" w:hAnsi="Times New Roman" w:cs="Times New Roman"/>
          <w:sz w:val="24"/>
          <w:szCs w:val="24"/>
          <w:lang w:val="en-GB"/>
        </w:rPr>
        <w:t xml:space="preserve"> </w:t>
      </w:r>
      <w:r w:rsidR="001E18AE" w:rsidRPr="00A127ED">
        <w:rPr>
          <w:rFonts w:ascii="Times New Roman" w:hAnsi="Times New Roman" w:cs="Times New Roman"/>
          <w:sz w:val="24"/>
          <w:szCs w:val="24"/>
          <w:lang w:val="en-GB"/>
        </w:rPr>
        <w:t>[</w:t>
      </w:r>
      <w:proofErr w:type="spellStart"/>
      <w:r w:rsidR="001E18AE" w:rsidRPr="00E34CE9">
        <w:rPr>
          <w:rFonts w:ascii="Times New Roman" w:hAnsi="Times New Roman" w:cs="Times New Roman"/>
          <w:sz w:val="24"/>
          <w:szCs w:val="24"/>
          <w:highlight w:val="yellow"/>
          <w:lang w:val="en-GB"/>
        </w:rPr>
        <w:t>Leggewie</w:t>
      </w:r>
      <w:proofErr w:type="spellEnd"/>
      <w:r w:rsidR="001E18AE" w:rsidRPr="00E34CE9">
        <w:rPr>
          <w:rFonts w:ascii="Times New Roman" w:hAnsi="Times New Roman" w:cs="Times New Roman"/>
          <w:sz w:val="24"/>
          <w:szCs w:val="24"/>
          <w:highlight w:val="yellow"/>
          <w:lang w:val="en-GB"/>
        </w:rPr>
        <w:t xml:space="preserve"> et al 2016</w:t>
      </w:r>
      <w:r w:rsidR="001E18AE" w:rsidRPr="00A127ED">
        <w:rPr>
          <w:rFonts w:ascii="Times New Roman" w:hAnsi="Times New Roman" w:cs="Times New Roman"/>
          <w:sz w:val="24"/>
          <w:szCs w:val="24"/>
          <w:lang w:val="en-GB"/>
        </w:rPr>
        <w:t>]</w:t>
      </w:r>
      <w:r w:rsidR="001E18AE">
        <w:rPr>
          <w:rFonts w:ascii="Times New Roman" w:hAnsi="Times New Roman" w:cs="Times New Roman"/>
          <w:sz w:val="24"/>
          <w:szCs w:val="24"/>
          <w:lang w:val="en-GB"/>
        </w:rPr>
        <w:t xml:space="preserve">. </w:t>
      </w:r>
      <w:ins w:id="1028" w:author="RL" w:date="2018-07-10T14:40:00Z">
        <w:r w:rsidR="00D25B11">
          <w:rPr>
            <w:rFonts w:ascii="Times New Roman" w:hAnsi="Times New Roman" w:cs="Times New Roman"/>
            <w:sz w:val="24"/>
            <w:szCs w:val="24"/>
            <w:lang w:val="en-GB"/>
          </w:rPr>
          <w:t xml:space="preserve">With 90% at 27°C (21 dpi), </w:t>
        </w:r>
        <w:proofErr w:type="spellStart"/>
        <w:r w:rsidR="00D25B11" w:rsidRPr="00D25B11">
          <w:rPr>
            <w:rFonts w:ascii="Times New Roman" w:hAnsi="Times New Roman" w:cs="Times New Roman"/>
            <w:i/>
            <w:sz w:val="24"/>
            <w:szCs w:val="24"/>
            <w:lang w:val="en-GB"/>
            <w:rPrChange w:id="1029" w:author="RL" w:date="2018-07-10T14:41:00Z">
              <w:rPr>
                <w:rFonts w:ascii="Times New Roman" w:hAnsi="Times New Roman" w:cs="Times New Roman"/>
                <w:sz w:val="24"/>
                <w:szCs w:val="24"/>
                <w:lang w:val="en-GB"/>
              </w:rPr>
            </w:rPrChange>
          </w:rPr>
          <w:t>Cx</w:t>
        </w:r>
        <w:proofErr w:type="spellEnd"/>
        <w:r w:rsidR="00D25B11" w:rsidRPr="00D25B11">
          <w:rPr>
            <w:rFonts w:ascii="Times New Roman" w:hAnsi="Times New Roman" w:cs="Times New Roman"/>
            <w:i/>
            <w:sz w:val="24"/>
            <w:szCs w:val="24"/>
            <w:lang w:val="en-GB"/>
            <w:rPrChange w:id="1030" w:author="RL" w:date="2018-07-10T14:41:00Z">
              <w:rPr>
                <w:rFonts w:ascii="Times New Roman" w:hAnsi="Times New Roman" w:cs="Times New Roman"/>
                <w:sz w:val="24"/>
                <w:szCs w:val="24"/>
                <w:lang w:val="en-GB"/>
              </w:rPr>
            </w:rPrChange>
          </w:rPr>
          <w:t>.</w:t>
        </w:r>
      </w:ins>
      <w:ins w:id="1031" w:author="RL" w:date="2018-07-10T14:41:00Z">
        <w:r w:rsidR="00D25B11" w:rsidRPr="00D25B11">
          <w:rPr>
            <w:rFonts w:ascii="Times New Roman" w:hAnsi="Times New Roman" w:cs="Times New Roman"/>
            <w:i/>
            <w:sz w:val="24"/>
            <w:szCs w:val="24"/>
            <w:lang w:val="en-GB"/>
            <w:rPrChange w:id="1032" w:author="RL" w:date="2018-07-10T14:41:00Z">
              <w:rPr>
                <w:rFonts w:ascii="Times New Roman" w:hAnsi="Times New Roman" w:cs="Times New Roman"/>
                <w:sz w:val="24"/>
                <w:szCs w:val="24"/>
                <w:lang w:val="en-GB"/>
              </w:rPr>
            </w:rPrChange>
          </w:rPr>
          <w:t xml:space="preserve"> </w:t>
        </w:r>
        <w:proofErr w:type="spellStart"/>
        <w:r w:rsidR="00D25B11" w:rsidRPr="00D25B11">
          <w:rPr>
            <w:rFonts w:ascii="Times New Roman" w:hAnsi="Times New Roman" w:cs="Times New Roman"/>
            <w:i/>
            <w:sz w:val="24"/>
            <w:szCs w:val="24"/>
            <w:lang w:val="en-GB"/>
            <w:rPrChange w:id="1033" w:author="RL" w:date="2018-07-10T14:41:00Z">
              <w:rPr>
                <w:rFonts w:ascii="Times New Roman" w:hAnsi="Times New Roman" w:cs="Times New Roman"/>
                <w:sz w:val="24"/>
                <w:szCs w:val="24"/>
                <w:lang w:val="en-GB"/>
              </w:rPr>
            </w:rPrChange>
          </w:rPr>
          <w:t>torrentium</w:t>
        </w:r>
        <w:proofErr w:type="spellEnd"/>
        <w:r w:rsidR="00D25B11">
          <w:rPr>
            <w:rFonts w:ascii="Times New Roman" w:hAnsi="Times New Roman" w:cs="Times New Roman"/>
            <w:sz w:val="24"/>
            <w:szCs w:val="24"/>
            <w:lang w:val="en-GB"/>
          </w:rPr>
          <w:t xml:space="preserve"> had the highest transmission rate</w:t>
        </w:r>
      </w:ins>
      <w:ins w:id="1034" w:author="RL" w:date="2018-07-10T14:24:00Z">
        <w:r w:rsidR="00F6603C">
          <w:rPr>
            <w:rFonts w:ascii="Times New Roman" w:hAnsi="Times New Roman" w:cs="Times New Roman"/>
            <w:sz w:val="24"/>
            <w:szCs w:val="24"/>
            <w:lang w:val="en-GB"/>
          </w:rPr>
          <w:t xml:space="preserve"> </w:t>
        </w:r>
      </w:ins>
      <w:ins w:id="1035" w:author="RL" w:date="2018-07-10T14:41:00Z">
        <w:r w:rsidR="00D25B11">
          <w:rPr>
            <w:rFonts w:ascii="Times New Roman" w:hAnsi="Times New Roman" w:cs="Times New Roman"/>
            <w:sz w:val="24"/>
            <w:szCs w:val="24"/>
            <w:lang w:val="en-GB"/>
          </w:rPr>
          <w:t xml:space="preserve">detected for any of the </w:t>
        </w:r>
        <w:proofErr w:type="spellStart"/>
        <w:r w:rsidR="00D25B11" w:rsidRPr="00D25B11">
          <w:rPr>
            <w:rFonts w:ascii="Times New Roman" w:hAnsi="Times New Roman" w:cs="Times New Roman"/>
            <w:i/>
            <w:sz w:val="24"/>
            <w:szCs w:val="24"/>
            <w:lang w:val="en-GB"/>
            <w:rPrChange w:id="1036" w:author="RL" w:date="2018-07-10T14:42:00Z">
              <w:rPr>
                <w:rFonts w:ascii="Times New Roman" w:hAnsi="Times New Roman" w:cs="Times New Roman"/>
                <w:sz w:val="24"/>
                <w:szCs w:val="24"/>
                <w:lang w:val="en-GB"/>
              </w:rPr>
            </w:rPrChange>
          </w:rPr>
          <w:t>Cx</w:t>
        </w:r>
        <w:proofErr w:type="spellEnd"/>
        <w:r w:rsidR="00D25B11" w:rsidRPr="00D25B11">
          <w:rPr>
            <w:rFonts w:ascii="Times New Roman" w:hAnsi="Times New Roman" w:cs="Times New Roman"/>
            <w:i/>
            <w:sz w:val="24"/>
            <w:szCs w:val="24"/>
            <w:lang w:val="en-GB"/>
            <w:rPrChange w:id="1037" w:author="RL" w:date="2018-07-10T14:42:00Z">
              <w:rPr>
                <w:rFonts w:ascii="Times New Roman" w:hAnsi="Times New Roman" w:cs="Times New Roman"/>
                <w:sz w:val="24"/>
                <w:szCs w:val="24"/>
                <w:lang w:val="en-GB"/>
              </w:rPr>
            </w:rPrChange>
          </w:rPr>
          <w:t>.</w:t>
        </w:r>
      </w:ins>
      <w:ins w:id="1038" w:author="RL" w:date="2018-07-10T14:42:00Z">
        <w:r w:rsidR="00D25B11" w:rsidRPr="00D25B11">
          <w:rPr>
            <w:rFonts w:ascii="Times New Roman" w:hAnsi="Times New Roman" w:cs="Times New Roman"/>
            <w:i/>
            <w:sz w:val="24"/>
            <w:szCs w:val="24"/>
            <w:lang w:val="en-GB"/>
            <w:rPrChange w:id="1039" w:author="RL" w:date="2018-07-10T14:42:00Z">
              <w:rPr>
                <w:rFonts w:ascii="Times New Roman" w:hAnsi="Times New Roman" w:cs="Times New Roman"/>
                <w:sz w:val="24"/>
                <w:szCs w:val="24"/>
                <w:lang w:val="en-GB"/>
              </w:rPr>
            </w:rPrChange>
          </w:rPr>
          <w:t xml:space="preserve"> </w:t>
        </w:r>
        <w:proofErr w:type="spellStart"/>
        <w:r w:rsidR="00D25B11" w:rsidRPr="00D25B11">
          <w:rPr>
            <w:rFonts w:ascii="Times New Roman" w:hAnsi="Times New Roman" w:cs="Times New Roman"/>
            <w:i/>
            <w:sz w:val="24"/>
            <w:szCs w:val="24"/>
            <w:lang w:val="en-GB"/>
            <w:rPrChange w:id="1040" w:author="RL" w:date="2018-07-10T14:42:00Z">
              <w:rPr>
                <w:rFonts w:ascii="Times New Roman" w:hAnsi="Times New Roman" w:cs="Times New Roman"/>
                <w:sz w:val="24"/>
                <w:szCs w:val="24"/>
                <w:lang w:val="en-GB"/>
              </w:rPr>
            </w:rPrChange>
          </w:rPr>
          <w:t>pipiens</w:t>
        </w:r>
        <w:proofErr w:type="spellEnd"/>
        <w:r w:rsidR="00D25B11">
          <w:rPr>
            <w:rFonts w:ascii="Times New Roman" w:hAnsi="Times New Roman" w:cs="Times New Roman"/>
            <w:sz w:val="24"/>
            <w:szCs w:val="24"/>
            <w:lang w:val="en-GB"/>
          </w:rPr>
          <w:t xml:space="preserve"> </w:t>
        </w:r>
        <w:proofErr w:type="spellStart"/>
        <w:r w:rsidR="00D25B11">
          <w:rPr>
            <w:rFonts w:ascii="Times New Roman" w:hAnsi="Times New Roman" w:cs="Times New Roman"/>
            <w:sz w:val="24"/>
            <w:szCs w:val="24"/>
            <w:lang w:val="en-GB"/>
          </w:rPr>
          <w:t>s.l.</w:t>
        </w:r>
        <w:proofErr w:type="spellEnd"/>
        <w:r w:rsidR="00D25B11">
          <w:rPr>
            <w:rFonts w:ascii="Times New Roman" w:hAnsi="Times New Roman" w:cs="Times New Roman"/>
            <w:sz w:val="24"/>
            <w:szCs w:val="24"/>
            <w:lang w:val="en-GB"/>
          </w:rPr>
          <w:t>/</w:t>
        </w:r>
        <w:proofErr w:type="spellStart"/>
        <w:r w:rsidR="00D25B11" w:rsidRPr="00D25B11">
          <w:rPr>
            <w:rFonts w:ascii="Times New Roman" w:hAnsi="Times New Roman" w:cs="Times New Roman"/>
            <w:i/>
            <w:sz w:val="24"/>
            <w:szCs w:val="24"/>
            <w:lang w:val="en-GB"/>
            <w:rPrChange w:id="1041" w:author="RL" w:date="2018-07-10T14:42:00Z">
              <w:rPr>
                <w:rFonts w:ascii="Times New Roman" w:hAnsi="Times New Roman" w:cs="Times New Roman"/>
                <w:sz w:val="24"/>
                <w:szCs w:val="24"/>
                <w:lang w:val="en-GB"/>
              </w:rPr>
            </w:rPrChange>
          </w:rPr>
          <w:t>torrentium</w:t>
        </w:r>
        <w:proofErr w:type="spellEnd"/>
        <w:r w:rsidR="00D25B11">
          <w:rPr>
            <w:rFonts w:ascii="Times New Roman" w:hAnsi="Times New Roman" w:cs="Times New Roman"/>
            <w:sz w:val="24"/>
            <w:szCs w:val="24"/>
            <w:lang w:val="en-GB"/>
          </w:rPr>
          <w:t xml:space="preserve"> taxa so far </w:t>
        </w:r>
      </w:ins>
      <w:ins w:id="1042" w:author="RL" w:date="2018-07-10T14:15:00Z">
        <w:r w:rsidR="009870DB">
          <w:rPr>
            <w:rFonts w:ascii="Times New Roman" w:hAnsi="Times New Roman" w:cs="Times New Roman"/>
            <w:sz w:val="24"/>
            <w:szCs w:val="24"/>
            <w:lang w:val="en-GB"/>
          </w:rPr>
          <w:t>(</w:t>
        </w:r>
        <w:r w:rsidR="009870DB" w:rsidRPr="009870DB">
          <w:rPr>
            <w:rFonts w:ascii="Times New Roman" w:hAnsi="Times New Roman" w:cs="Times New Roman"/>
            <w:sz w:val="24"/>
            <w:szCs w:val="24"/>
            <w:highlight w:val="yellow"/>
            <w:lang w:val="en-GB"/>
            <w:rPrChange w:id="1043" w:author="RL" w:date="2018-07-10T14:15:00Z">
              <w:rPr>
                <w:rFonts w:ascii="Times New Roman" w:hAnsi="Times New Roman" w:cs="Times New Roman"/>
                <w:sz w:val="24"/>
                <w:szCs w:val="24"/>
                <w:lang w:val="en-GB"/>
              </w:rPr>
            </w:rPrChange>
          </w:rPr>
          <w:t>Figure 3</w:t>
        </w:r>
        <w:r w:rsidR="009870DB">
          <w:rPr>
            <w:rFonts w:ascii="Times New Roman" w:hAnsi="Times New Roman" w:cs="Times New Roman"/>
            <w:sz w:val="24"/>
            <w:szCs w:val="24"/>
            <w:lang w:val="en-GB"/>
          </w:rPr>
          <w:t xml:space="preserve">). </w:t>
        </w:r>
      </w:ins>
      <w:del w:id="1044" w:author="RL" w:date="2018-07-09T06:49:00Z">
        <w:r w:rsidR="00A0381B" w:rsidDel="00263B3F">
          <w:rPr>
            <w:rFonts w:ascii="Times New Roman" w:hAnsi="Times New Roman" w:cs="Times New Roman"/>
            <w:sz w:val="24"/>
            <w:szCs w:val="24"/>
            <w:lang w:val="en-GB"/>
          </w:rPr>
          <w:delText xml:space="preserve"> </w:delText>
        </w:r>
      </w:del>
      <w:del w:id="1045" w:author="RL" w:date="2018-07-06T10:13:00Z">
        <w:r w:rsidR="00A0381B" w:rsidDel="00BD42EE">
          <w:rPr>
            <w:rFonts w:ascii="Times New Roman" w:hAnsi="Times New Roman" w:cs="Times New Roman"/>
            <w:sz w:val="24"/>
            <w:szCs w:val="24"/>
            <w:lang w:val="en-GB"/>
          </w:rPr>
          <w:delText>Likewise</w:delText>
        </w:r>
      </w:del>
      <w:ins w:id="1046" w:author="RL" w:date="2018-07-06T10:13:00Z">
        <w:r w:rsidR="00BD42EE">
          <w:rPr>
            <w:rFonts w:ascii="Times New Roman" w:hAnsi="Times New Roman" w:cs="Times New Roman"/>
            <w:sz w:val="24"/>
            <w:szCs w:val="24"/>
            <w:lang w:val="en-GB"/>
          </w:rPr>
          <w:t>Accordingly</w:t>
        </w:r>
      </w:ins>
      <w:r w:rsidR="00A0381B">
        <w:rPr>
          <w:rFonts w:ascii="Times New Roman" w:hAnsi="Times New Roman" w:cs="Times New Roman"/>
          <w:sz w:val="24"/>
          <w:szCs w:val="24"/>
          <w:lang w:val="en-GB"/>
        </w:rPr>
        <w:t xml:space="preserve">, the </w:t>
      </w:r>
      <w:del w:id="1047" w:author="RL" w:date="2018-07-06T10:13:00Z">
        <w:r w:rsidR="00A0381B" w:rsidDel="00E06F08">
          <w:rPr>
            <w:rFonts w:ascii="Times New Roman" w:hAnsi="Times New Roman" w:cs="Times New Roman"/>
            <w:sz w:val="24"/>
            <w:szCs w:val="24"/>
            <w:lang w:val="en-GB"/>
          </w:rPr>
          <w:delText>transmission efficiency (</w:delText>
        </w:r>
      </w:del>
      <w:r w:rsidR="00A0381B">
        <w:rPr>
          <w:rFonts w:ascii="Times New Roman" w:hAnsi="Times New Roman" w:cs="Times New Roman"/>
          <w:sz w:val="24"/>
          <w:szCs w:val="24"/>
          <w:lang w:val="en-GB"/>
        </w:rPr>
        <w:t>TE</w:t>
      </w:r>
      <w:del w:id="1048" w:author="RL" w:date="2018-07-06T10:13:00Z">
        <w:r w:rsidR="00A0381B" w:rsidDel="00E06F08">
          <w:rPr>
            <w:rFonts w:ascii="Times New Roman" w:hAnsi="Times New Roman" w:cs="Times New Roman"/>
            <w:sz w:val="24"/>
            <w:szCs w:val="24"/>
            <w:lang w:val="en-GB"/>
          </w:rPr>
          <w:delText>)</w:delText>
        </w:r>
      </w:del>
      <w:r w:rsidR="00A0381B">
        <w:rPr>
          <w:rFonts w:ascii="Times New Roman" w:hAnsi="Times New Roman" w:cs="Times New Roman"/>
          <w:sz w:val="24"/>
          <w:szCs w:val="24"/>
          <w:lang w:val="en-GB"/>
        </w:rPr>
        <w:t xml:space="preserve"> of </w:t>
      </w:r>
      <w:proofErr w:type="spellStart"/>
      <w:r w:rsidR="00A0381B" w:rsidRPr="00A0381B">
        <w:rPr>
          <w:rFonts w:ascii="Times New Roman" w:hAnsi="Times New Roman" w:cs="Times New Roman"/>
          <w:i/>
          <w:sz w:val="24"/>
          <w:szCs w:val="24"/>
          <w:lang w:val="en-GB"/>
        </w:rPr>
        <w:t>Cx</w:t>
      </w:r>
      <w:proofErr w:type="spellEnd"/>
      <w:r w:rsidR="00A0381B" w:rsidRPr="00A0381B">
        <w:rPr>
          <w:rFonts w:ascii="Times New Roman" w:hAnsi="Times New Roman" w:cs="Times New Roman"/>
          <w:i/>
          <w:sz w:val="24"/>
          <w:szCs w:val="24"/>
          <w:lang w:val="en-GB"/>
        </w:rPr>
        <w:t xml:space="preserve">. </w:t>
      </w:r>
      <w:proofErr w:type="spellStart"/>
      <w:r w:rsidR="00A0381B" w:rsidRPr="00A0381B">
        <w:rPr>
          <w:rFonts w:ascii="Times New Roman" w:hAnsi="Times New Roman" w:cs="Times New Roman"/>
          <w:i/>
          <w:sz w:val="24"/>
          <w:szCs w:val="24"/>
          <w:lang w:val="en-GB"/>
        </w:rPr>
        <w:t>torrentium</w:t>
      </w:r>
      <w:proofErr w:type="spellEnd"/>
      <w:r w:rsidR="00A0381B">
        <w:rPr>
          <w:rFonts w:ascii="Times New Roman" w:hAnsi="Times New Roman" w:cs="Times New Roman"/>
          <w:sz w:val="24"/>
          <w:szCs w:val="24"/>
          <w:lang w:val="en-GB"/>
        </w:rPr>
        <w:t xml:space="preserve"> with 17% </w:t>
      </w:r>
      <w:del w:id="1049" w:author="RL" w:date="2018-07-06T10:14:00Z">
        <w:r w:rsidR="00A0381B" w:rsidDel="00E06F08">
          <w:rPr>
            <w:rFonts w:ascii="Times New Roman" w:hAnsi="Times New Roman" w:cs="Times New Roman"/>
            <w:sz w:val="24"/>
            <w:szCs w:val="24"/>
            <w:lang w:val="en-GB"/>
          </w:rPr>
          <w:delText xml:space="preserve">at </w:delText>
        </w:r>
      </w:del>
      <w:ins w:id="1050" w:author="RL" w:date="2018-07-06T10:14:00Z">
        <w:r w:rsidR="00E06F08">
          <w:rPr>
            <w:rFonts w:ascii="Times New Roman" w:hAnsi="Times New Roman" w:cs="Times New Roman"/>
            <w:sz w:val="24"/>
            <w:szCs w:val="24"/>
            <w:lang w:val="en-GB"/>
          </w:rPr>
          <w:t>(</w:t>
        </w:r>
      </w:ins>
      <w:r w:rsidR="00A0381B">
        <w:rPr>
          <w:rFonts w:ascii="Times New Roman" w:hAnsi="Times New Roman" w:cs="Times New Roman"/>
          <w:sz w:val="24"/>
          <w:szCs w:val="24"/>
          <w:lang w:val="en-GB"/>
        </w:rPr>
        <w:t>24°C</w:t>
      </w:r>
      <w:ins w:id="1051" w:author="RL" w:date="2018-07-06T10:14:00Z">
        <w:r w:rsidR="00E06F08">
          <w:rPr>
            <w:rFonts w:ascii="Times New Roman" w:hAnsi="Times New Roman" w:cs="Times New Roman"/>
            <w:sz w:val="24"/>
            <w:szCs w:val="24"/>
            <w:lang w:val="en-GB"/>
          </w:rPr>
          <w:t>)</w:t>
        </w:r>
      </w:ins>
      <w:r w:rsidR="00A0381B">
        <w:rPr>
          <w:rFonts w:ascii="Times New Roman" w:hAnsi="Times New Roman" w:cs="Times New Roman"/>
          <w:sz w:val="24"/>
          <w:szCs w:val="24"/>
          <w:lang w:val="en-GB"/>
        </w:rPr>
        <w:t xml:space="preserve"> and 24% </w:t>
      </w:r>
      <w:del w:id="1052" w:author="RL" w:date="2018-07-06T10:14:00Z">
        <w:r w:rsidR="00A0381B" w:rsidDel="00E06F08">
          <w:rPr>
            <w:rFonts w:ascii="Times New Roman" w:hAnsi="Times New Roman" w:cs="Times New Roman"/>
            <w:sz w:val="24"/>
            <w:szCs w:val="24"/>
            <w:lang w:val="en-GB"/>
          </w:rPr>
          <w:delText xml:space="preserve">at </w:delText>
        </w:r>
      </w:del>
      <w:r w:rsidR="00A0381B">
        <w:rPr>
          <w:rFonts w:ascii="Times New Roman" w:hAnsi="Times New Roman" w:cs="Times New Roman"/>
          <w:sz w:val="24"/>
          <w:szCs w:val="24"/>
          <w:lang w:val="en-GB"/>
        </w:rPr>
        <w:t xml:space="preserve">27°C (21 dpi) </w:t>
      </w:r>
      <w:del w:id="1053" w:author="RL" w:date="2018-07-09T06:50:00Z">
        <w:r w:rsidR="00A0381B" w:rsidDel="00263B3F">
          <w:rPr>
            <w:rFonts w:ascii="Times New Roman" w:hAnsi="Times New Roman" w:cs="Times New Roman"/>
            <w:sz w:val="24"/>
            <w:szCs w:val="24"/>
            <w:lang w:val="en-GB"/>
          </w:rPr>
          <w:delText xml:space="preserve">is </w:delText>
        </w:r>
      </w:del>
      <w:ins w:id="1054" w:author="RL" w:date="2018-07-09T06:50:00Z">
        <w:r w:rsidR="00263B3F">
          <w:rPr>
            <w:rFonts w:ascii="Times New Roman" w:hAnsi="Times New Roman" w:cs="Times New Roman"/>
            <w:sz w:val="24"/>
            <w:szCs w:val="24"/>
            <w:lang w:val="en-GB"/>
          </w:rPr>
          <w:t xml:space="preserve">was also </w:t>
        </w:r>
      </w:ins>
      <w:r w:rsidR="00A0381B">
        <w:rPr>
          <w:rFonts w:ascii="Times New Roman" w:hAnsi="Times New Roman" w:cs="Times New Roman"/>
          <w:sz w:val="24"/>
          <w:szCs w:val="24"/>
          <w:lang w:val="en-GB"/>
        </w:rPr>
        <w:t xml:space="preserve">notable higher in comparison to 3% for </w:t>
      </w:r>
      <w:proofErr w:type="spellStart"/>
      <w:r w:rsidR="00A0381B" w:rsidRPr="00A0381B">
        <w:rPr>
          <w:rFonts w:ascii="Times New Roman" w:hAnsi="Times New Roman" w:cs="Times New Roman"/>
          <w:i/>
          <w:sz w:val="24"/>
          <w:szCs w:val="24"/>
          <w:lang w:val="en-GB"/>
        </w:rPr>
        <w:t>Cx</w:t>
      </w:r>
      <w:proofErr w:type="spellEnd"/>
      <w:r w:rsidR="00A0381B" w:rsidRPr="00A0381B">
        <w:rPr>
          <w:rFonts w:ascii="Times New Roman" w:hAnsi="Times New Roman" w:cs="Times New Roman"/>
          <w:i/>
          <w:sz w:val="24"/>
          <w:szCs w:val="24"/>
          <w:lang w:val="en-GB"/>
        </w:rPr>
        <w:t>. p</w:t>
      </w:r>
      <w:del w:id="1055" w:author="RL" w:date="2018-07-06T09:41:00Z">
        <w:r w:rsidR="00A0381B" w:rsidRPr="00A0381B" w:rsidDel="0024567C">
          <w:rPr>
            <w:rFonts w:ascii="Times New Roman" w:hAnsi="Times New Roman" w:cs="Times New Roman"/>
            <w:i/>
            <w:sz w:val="24"/>
            <w:szCs w:val="24"/>
            <w:lang w:val="en-GB"/>
          </w:rPr>
          <w:delText>ip</w:delText>
        </w:r>
      </w:del>
      <w:r w:rsidR="00A0381B" w:rsidRPr="00A0381B">
        <w:rPr>
          <w:rFonts w:ascii="Times New Roman" w:hAnsi="Times New Roman" w:cs="Times New Roman"/>
          <w:i/>
          <w:sz w:val="24"/>
          <w:szCs w:val="24"/>
          <w:lang w:val="en-GB"/>
        </w:rPr>
        <w:t xml:space="preserve">. </w:t>
      </w:r>
      <w:proofErr w:type="spellStart"/>
      <w:r w:rsidR="00A0381B">
        <w:rPr>
          <w:rFonts w:ascii="Times New Roman" w:hAnsi="Times New Roman" w:cs="Times New Roman"/>
          <w:i/>
          <w:sz w:val="24"/>
          <w:szCs w:val="24"/>
          <w:lang w:val="en-GB"/>
        </w:rPr>
        <w:t>p</w:t>
      </w:r>
      <w:r w:rsidR="00A0381B" w:rsidRPr="00A0381B">
        <w:rPr>
          <w:rFonts w:ascii="Times New Roman" w:hAnsi="Times New Roman" w:cs="Times New Roman"/>
          <w:i/>
          <w:sz w:val="24"/>
          <w:szCs w:val="24"/>
          <w:lang w:val="en-GB"/>
        </w:rPr>
        <w:t>ipiens</w:t>
      </w:r>
      <w:proofErr w:type="spellEnd"/>
      <w:r w:rsidR="00A0381B">
        <w:rPr>
          <w:rFonts w:ascii="Times New Roman" w:hAnsi="Times New Roman" w:cs="Times New Roman"/>
          <w:sz w:val="24"/>
          <w:szCs w:val="24"/>
          <w:lang w:val="en-GB"/>
        </w:rPr>
        <w:t xml:space="preserve"> and 2% for </w:t>
      </w:r>
      <w:proofErr w:type="spellStart"/>
      <w:r w:rsidR="00A0381B" w:rsidRPr="00A0381B">
        <w:rPr>
          <w:rFonts w:ascii="Times New Roman" w:hAnsi="Times New Roman" w:cs="Times New Roman"/>
          <w:i/>
          <w:sz w:val="24"/>
          <w:szCs w:val="24"/>
          <w:lang w:val="en-GB"/>
        </w:rPr>
        <w:t>Cx</w:t>
      </w:r>
      <w:proofErr w:type="spellEnd"/>
      <w:r w:rsidR="00A0381B" w:rsidRPr="00A0381B">
        <w:rPr>
          <w:rFonts w:ascii="Times New Roman" w:hAnsi="Times New Roman" w:cs="Times New Roman"/>
          <w:i/>
          <w:sz w:val="24"/>
          <w:szCs w:val="24"/>
          <w:lang w:val="en-GB"/>
        </w:rPr>
        <w:t>. p</w:t>
      </w:r>
      <w:del w:id="1056" w:author="RL" w:date="2018-07-06T09:41:00Z">
        <w:r w:rsidR="00A0381B" w:rsidRPr="00A0381B" w:rsidDel="0024567C">
          <w:rPr>
            <w:rFonts w:ascii="Times New Roman" w:hAnsi="Times New Roman" w:cs="Times New Roman"/>
            <w:i/>
            <w:sz w:val="24"/>
            <w:szCs w:val="24"/>
            <w:lang w:val="en-GB"/>
          </w:rPr>
          <w:delText>ip</w:delText>
        </w:r>
      </w:del>
      <w:r w:rsidR="00A0381B" w:rsidRPr="00A0381B">
        <w:rPr>
          <w:rFonts w:ascii="Times New Roman" w:hAnsi="Times New Roman" w:cs="Times New Roman"/>
          <w:i/>
          <w:sz w:val="24"/>
          <w:szCs w:val="24"/>
          <w:lang w:val="en-GB"/>
        </w:rPr>
        <w:t xml:space="preserve">. </w:t>
      </w:r>
      <w:proofErr w:type="spellStart"/>
      <w:r w:rsidR="00A0381B" w:rsidRPr="00A0381B">
        <w:rPr>
          <w:rFonts w:ascii="Times New Roman" w:hAnsi="Times New Roman" w:cs="Times New Roman"/>
          <w:i/>
          <w:sz w:val="24"/>
          <w:szCs w:val="24"/>
          <w:lang w:val="en-GB"/>
        </w:rPr>
        <w:t>molestus</w:t>
      </w:r>
      <w:proofErr w:type="spellEnd"/>
      <w:r w:rsidR="00A0381B">
        <w:rPr>
          <w:rFonts w:ascii="Times New Roman" w:hAnsi="Times New Roman" w:cs="Times New Roman"/>
          <w:sz w:val="24"/>
          <w:szCs w:val="24"/>
          <w:lang w:val="en-GB"/>
        </w:rPr>
        <w:t xml:space="preserve">. </w:t>
      </w:r>
    </w:p>
    <w:p w14:paraId="141F43CC" w14:textId="3DCF53CD" w:rsidR="00C90FE8" w:rsidRPr="00A0381B" w:rsidDel="00C072A2" w:rsidRDefault="00566239" w:rsidP="00190460">
      <w:pPr>
        <w:spacing w:line="480" w:lineRule="auto"/>
        <w:rPr>
          <w:moveFrom w:id="1057" w:author="RL" w:date="2018-07-06T10:52:00Z"/>
          <w:rFonts w:ascii="Times New Roman" w:hAnsi="Times New Roman" w:cs="Times New Roman"/>
          <w:sz w:val="24"/>
          <w:szCs w:val="24"/>
          <w:lang w:val="en-GB"/>
        </w:rPr>
      </w:pPr>
      <w:moveFromRangeStart w:id="1058" w:author="RL" w:date="2018-07-06T10:52:00Z" w:name="move518637661"/>
      <w:moveFrom w:id="1059" w:author="RL" w:date="2018-07-06T10:52:00Z">
        <w:r w:rsidDel="00C072A2">
          <w:rPr>
            <w:rFonts w:ascii="Times New Roman" w:hAnsi="Times New Roman" w:cs="Times New Roman"/>
            <w:sz w:val="24"/>
            <w:szCs w:val="24"/>
            <w:lang w:val="en-GB"/>
          </w:rPr>
          <w:lastRenderedPageBreak/>
          <w:t>Additionally, the observed temperature dependence of WNV transmission</w:t>
        </w:r>
        <w:r w:rsidR="003776FF" w:rsidDel="00C072A2">
          <w:rPr>
            <w:rFonts w:ascii="Times New Roman" w:hAnsi="Times New Roman" w:cs="Times New Roman"/>
            <w:sz w:val="24"/>
            <w:szCs w:val="24"/>
            <w:lang w:val="en-GB"/>
          </w:rPr>
          <w:t xml:space="preserve"> in our results</w:t>
        </w:r>
        <w:r w:rsidDel="00C072A2">
          <w:rPr>
            <w:rFonts w:ascii="Times New Roman" w:hAnsi="Times New Roman" w:cs="Times New Roman"/>
            <w:sz w:val="24"/>
            <w:szCs w:val="24"/>
            <w:lang w:val="en-GB"/>
          </w:rPr>
          <w:t xml:space="preserve"> is also shown in </w:t>
        </w:r>
        <w:r w:rsidR="00674EB4" w:rsidDel="00C072A2">
          <w:rPr>
            <w:rFonts w:ascii="Times New Roman" w:hAnsi="Times New Roman" w:cs="Times New Roman"/>
            <w:sz w:val="24"/>
            <w:szCs w:val="24"/>
            <w:lang w:val="en-GB"/>
          </w:rPr>
          <w:t>other</w:t>
        </w:r>
        <w:r w:rsidR="00CF7D28" w:rsidDel="00C072A2">
          <w:rPr>
            <w:rFonts w:ascii="Times New Roman" w:hAnsi="Times New Roman" w:cs="Times New Roman"/>
            <w:sz w:val="24"/>
            <w:szCs w:val="24"/>
            <w:lang w:val="en-GB"/>
          </w:rPr>
          <w:t xml:space="preserve"> </w:t>
        </w:r>
        <w:r w:rsidDel="00C072A2">
          <w:rPr>
            <w:rFonts w:ascii="Times New Roman" w:hAnsi="Times New Roman" w:cs="Times New Roman"/>
            <w:sz w:val="24"/>
            <w:szCs w:val="24"/>
            <w:lang w:val="en-GB"/>
          </w:rPr>
          <w:t xml:space="preserve">studies </w:t>
        </w:r>
        <w:r w:rsidR="004352B8" w:rsidRPr="00A127ED" w:rsidDel="00C072A2">
          <w:rPr>
            <w:rFonts w:ascii="Times New Roman" w:hAnsi="Times New Roman" w:cs="Times New Roman"/>
            <w:sz w:val="24"/>
            <w:szCs w:val="24"/>
            <w:lang w:val="en-GB"/>
          </w:rPr>
          <w:t>[</w:t>
        </w:r>
        <w:r w:rsidR="00674EB4" w:rsidRPr="00674EB4" w:rsidDel="00C072A2">
          <w:rPr>
            <w:rFonts w:ascii="Times New Roman" w:hAnsi="Times New Roman" w:cs="Times New Roman"/>
            <w:sz w:val="24"/>
            <w:szCs w:val="24"/>
            <w:highlight w:val="yellow"/>
            <w:lang w:val="en-GB"/>
          </w:rPr>
          <w:t>Kenney et al 2014,</w:t>
        </w:r>
        <w:r w:rsidR="00674EB4" w:rsidDel="00C072A2">
          <w:rPr>
            <w:rFonts w:ascii="Times New Roman" w:hAnsi="Times New Roman" w:cs="Times New Roman"/>
            <w:sz w:val="24"/>
            <w:szCs w:val="24"/>
            <w:lang w:val="en-GB"/>
          </w:rPr>
          <w:t xml:space="preserve"> </w:t>
        </w:r>
        <w:r w:rsidR="004352B8" w:rsidRPr="00566239" w:rsidDel="00C072A2">
          <w:rPr>
            <w:rFonts w:ascii="Times New Roman" w:hAnsi="Times New Roman" w:cs="Times New Roman"/>
            <w:sz w:val="24"/>
            <w:szCs w:val="24"/>
            <w:highlight w:val="yellow"/>
            <w:lang w:val="en-GB"/>
          </w:rPr>
          <w:t>Vogels et al 2017B</w:t>
        </w:r>
        <w:r w:rsidR="004352B8" w:rsidRPr="00A127ED" w:rsidDel="00C072A2">
          <w:rPr>
            <w:rFonts w:ascii="Times New Roman" w:hAnsi="Times New Roman" w:cs="Times New Roman"/>
            <w:sz w:val="24"/>
            <w:szCs w:val="24"/>
            <w:lang w:val="en-GB"/>
          </w:rPr>
          <w:t>]</w:t>
        </w:r>
        <w:r w:rsidR="00CF7D28" w:rsidDel="00C072A2">
          <w:rPr>
            <w:rFonts w:ascii="Times New Roman" w:hAnsi="Times New Roman" w:cs="Times New Roman"/>
            <w:sz w:val="24"/>
            <w:szCs w:val="24"/>
            <w:lang w:val="en-GB"/>
          </w:rPr>
          <w:t xml:space="preserve">. Tropical temperatures like 27°/28°C support transmission of WNV, while more moderate temperatures like 23°/24°C </w:t>
        </w:r>
        <w:r w:rsidR="007A6E0F" w:rsidDel="00C072A2">
          <w:rPr>
            <w:rFonts w:ascii="Times New Roman" w:hAnsi="Times New Roman" w:cs="Times New Roman"/>
            <w:sz w:val="24"/>
            <w:szCs w:val="24"/>
            <w:lang w:val="en-GB"/>
          </w:rPr>
          <w:t>lead</w:t>
        </w:r>
        <w:r w:rsidR="00F234DF" w:rsidDel="00C072A2">
          <w:rPr>
            <w:rFonts w:ascii="Times New Roman" w:hAnsi="Times New Roman" w:cs="Times New Roman"/>
            <w:sz w:val="24"/>
            <w:szCs w:val="24"/>
            <w:lang w:val="en-GB"/>
          </w:rPr>
          <w:t xml:space="preserve"> to</w:t>
        </w:r>
        <w:r w:rsidR="00CF7D28" w:rsidDel="00C072A2">
          <w:rPr>
            <w:rFonts w:ascii="Times New Roman" w:hAnsi="Times New Roman" w:cs="Times New Roman"/>
            <w:sz w:val="24"/>
            <w:szCs w:val="24"/>
            <w:lang w:val="en-GB"/>
          </w:rPr>
          <w:t xml:space="preserve"> a clearly reduced TR. </w:t>
        </w:r>
        <w:r w:rsidR="00F234DF" w:rsidDel="00C072A2">
          <w:rPr>
            <w:rFonts w:ascii="Times New Roman" w:hAnsi="Times New Roman" w:cs="Times New Roman"/>
            <w:sz w:val="24"/>
            <w:szCs w:val="24"/>
            <w:lang w:val="en-GB"/>
          </w:rPr>
          <w:t>Like our study, m</w:t>
        </w:r>
        <w:r w:rsidR="00CF7D28" w:rsidDel="00C072A2">
          <w:rPr>
            <w:rFonts w:ascii="Times New Roman" w:hAnsi="Times New Roman" w:cs="Times New Roman"/>
            <w:sz w:val="24"/>
            <w:szCs w:val="24"/>
            <w:lang w:val="en-GB"/>
          </w:rPr>
          <w:t xml:space="preserve">ost studies </w:t>
        </w:r>
        <w:r w:rsidR="00BD7C39" w:rsidDel="00C072A2">
          <w:rPr>
            <w:rFonts w:ascii="Times New Roman" w:hAnsi="Times New Roman" w:cs="Times New Roman"/>
            <w:sz w:val="24"/>
            <w:szCs w:val="24"/>
            <w:lang w:val="en-GB"/>
          </w:rPr>
          <w:t>did not</w:t>
        </w:r>
        <w:r w:rsidR="00CF7D28" w:rsidDel="00C072A2">
          <w:rPr>
            <w:rFonts w:ascii="Times New Roman" w:hAnsi="Times New Roman" w:cs="Times New Roman"/>
            <w:sz w:val="24"/>
            <w:szCs w:val="24"/>
            <w:lang w:val="en-GB"/>
          </w:rPr>
          <w:t xml:space="preserve"> show any transmission at lower temperatures of 21°C/18°C</w:t>
        </w:r>
        <w:r w:rsidR="00F234DF" w:rsidDel="00C072A2">
          <w:rPr>
            <w:rFonts w:ascii="Times New Roman" w:hAnsi="Times New Roman" w:cs="Times New Roman"/>
            <w:sz w:val="24"/>
            <w:szCs w:val="24"/>
            <w:lang w:val="en-GB"/>
          </w:rPr>
          <w:t xml:space="preserve"> or a TR below 10%. </w:t>
        </w:r>
      </w:moveFrom>
    </w:p>
    <w:moveFromRangeEnd w:id="1058"/>
    <w:p w14:paraId="27CE658D" w14:textId="4470ECBC" w:rsidR="00217A9E" w:rsidDel="007A1492" w:rsidRDefault="00EA39D6" w:rsidP="00B244C3">
      <w:pPr>
        <w:spacing w:line="480" w:lineRule="auto"/>
        <w:rPr>
          <w:del w:id="1060" w:author="RL" w:date="2018-07-09T07:49:00Z"/>
          <w:rFonts w:ascii="Times New Roman" w:hAnsi="Times New Roman" w:cs="Times New Roman"/>
          <w:sz w:val="24"/>
          <w:szCs w:val="24"/>
          <w:lang w:val="en-GB"/>
        </w:rPr>
      </w:pPr>
      <w:r>
        <w:rPr>
          <w:rFonts w:ascii="Times New Roman" w:hAnsi="Times New Roman" w:cs="Times New Roman"/>
          <w:sz w:val="24"/>
          <w:szCs w:val="24"/>
          <w:lang w:val="en-GB"/>
        </w:rPr>
        <w:t xml:space="preserve">There </w:t>
      </w:r>
      <w:del w:id="1061" w:author="RL" w:date="2018-07-06T11:05:00Z">
        <w:r w:rsidDel="00A64ABA">
          <w:rPr>
            <w:rFonts w:ascii="Times New Roman" w:hAnsi="Times New Roman" w:cs="Times New Roman"/>
            <w:sz w:val="24"/>
            <w:szCs w:val="24"/>
            <w:lang w:val="en-GB"/>
          </w:rPr>
          <w:delText xml:space="preserve">are </w:delText>
        </w:r>
      </w:del>
      <w:ins w:id="1062" w:author="RL" w:date="2018-07-09T07:10:00Z">
        <w:r w:rsidR="000C3FBA">
          <w:rPr>
            <w:rFonts w:ascii="Times New Roman" w:hAnsi="Times New Roman" w:cs="Times New Roman"/>
            <w:sz w:val="24"/>
            <w:szCs w:val="24"/>
            <w:lang w:val="en-GB"/>
          </w:rPr>
          <w:t>was</w:t>
        </w:r>
      </w:ins>
      <w:ins w:id="1063" w:author="RL" w:date="2018-07-06T11:05:00Z">
        <w:r w:rsidR="00A64ABA">
          <w:rPr>
            <w:rFonts w:ascii="Times New Roman" w:hAnsi="Times New Roman" w:cs="Times New Roman"/>
            <w:sz w:val="24"/>
            <w:szCs w:val="24"/>
            <w:lang w:val="en-GB"/>
          </w:rPr>
          <w:t xml:space="preserve"> </w:t>
        </w:r>
      </w:ins>
      <w:r>
        <w:rPr>
          <w:rFonts w:ascii="Times New Roman" w:hAnsi="Times New Roman" w:cs="Times New Roman"/>
          <w:sz w:val="24"/>
          <w:szCs w:val="24"/>
          <w:lang w:val="en-GB"/>
        </w:rPr>
        <w:t xml:space="preserve">only </w:t>
      </w:r>
      <w:del w:id="1064" w:author="RL" w:date="2018-07-06T06:38:00Z">
        <w:r w:rsidDel="00D1591B">
          <w:rPr>
            <w:rFonts w:ascii="Times New Roman" w:hAnsi="Times New Roman" w:cs="Times New Roman"/>
            <w:sz w:val="24"/>
            <w:szCs w:val="24"/>
            <w:lang w:val="en-GB"/>
          </w:rPr>
          <w:delText xml:space="preserve">a </w:delText>
        </w:r>
      </w:del>
      <w:del w:id="1065" w:author="RL" w:date="2018-07-09T07:04:00Z">
        <w:r w:rsidDel="00B26BE2">
          <w:rPr>
            <w:rFonts w:ascii="Times New Roman" w:hAnsi="Times New Roman" w:cs="Times New Roman"/>
            <w:sz w:val="24"/>
            <w:szCs w:val="24"/>
            <w:lang w:val="en-GB"/>
          </w:rPr>
          <w:delText xml:space="preserve">few </w:delText>
        </w:r>
      </w:del>
      <w:commentRangeStart w:id="1066"/>
      <w:ins w:id="1067" w:author="RL" w:date="2018-07-09T07:04:00Z">
        <w:r w:rsidR="00B26BE2">
          <w:rPr>
            <w:rFonts w:ascii="Times New Roman" w:hAnsi="Times New Roman" w:cs="Times New Roman"/>
            <w:sz w:val="24"/>
            <w:szCs w:val="24"/>
            <w:lang w:val="en-GB"/>
          </w:rPr>
          <w:t xml:space="preserve">one </w:t>
        </w:r>
        <w:commentRangeEnd w:id="1066"/>
        <w:r w:rsidR="00B26BE2">
          <w:rPr>
            <w:rStyle w:val="Kommentarzeichen"/>
          </w:rPr>
          <w:commentReference w:id="1066"/>
        </w:r>
      </w:ins>
      <w:r>
        <w:rPr>
          <w:rFonts w:ascii="Times New Roman" w:hAnsi="Times New Roman" w:cs="Times New Roman"/>
          <w:sz w:val="24"/>
          <w:szCs w:val="24"/>
          <w:lang w:val="en-GB"/>
        </w:rPr>
        <w:t xml:space="preserve">vector competence </w:t>
      </w:r>
      <w:del w:id="1068" w:author="RL" w:date="2018-07-09T07:04:00Z">
        <w:r w:rsidDel="00B26BE2">
          <w:rPr>
            <w:rFonts w:ascii="Times New Roman" w:hAnsi="Times New Roman" w:cs="Times New Roman"/>
            <w:sz w:val="24"/>
            <w:szCs w:val="24"/>
            <w:lang w:val="en-GB"/>
          </w:rPr>
          <w:delText xml:space="preserve">studies </w:delText>
        </w:r>
      </w:del>
      <w:ins w:id="1069" w:author="RL" w:date="2018-07-09T07:04:00Z">
        <w:r w:rsidR="00B26BE2">
          <w:rPr>
            <w:rFonts w:ascii="Times New Roman" w:hAnsi="Times New Roman" w:cs="Times New Roman"/>
            <w:sz w:val="24"/>
            <w:szCs w:val="24"/>
            <w:lang w:val="en-GB"/>
          </w:rPr>
          <w:t xml:space="preserve">study </w:t>
        </w:r>
      </w:ins>
      <w:r>
        <w:rPr>
          <w:rFonts w:ascii="Times New Roman" w:hAnsi="Times New Roman" w:cs="Times New Roman"/>
          <w:sz w:val="24"/>
          <w:szCs w:val="24"/>
          <w:lang w:val="en-GB"/>
        </w:rPr>
        <w:t xml:space="preserve">performed with </w:t>
      </w:r>
      <w:proofErr w:type="spellStart"/>
      <w:r w:rsidR="00674EB4" w:rsidRPr="005B0315">
        <w:rPr>
          <w:rFonts w:ascii="Times New Roman" w:hAnsi="Times New Roman" w:cs="Times New Roman"/>
          <w:i/>
          <w:sz w:val="24"/>
          <w:szCs w:val="24"/>
          <w:lang w:val="en-GB"/>
        </w:rPr>
        <w:t>Cx</w:t>
      </w:r>
      <w:proofErr w:type="spellEnd"/>
      <w:ins w:id="1070" w:author="RL" w:date="2018-07-09T07:40:00Z">
        <w:r w:rsidR="00FF5C0E">
          <w:rPr>
            <w:rFonts w:ascii="Times New Roman" w:hAnsi="Times New Roman" w:cs="Times New Roman"/>
            <w:i/>
            <w:sz w:val="24"/>
            <w:szCs w:val="24"/>
            <w:lang w:val="en-GB"/>
          </w:rPr>
          <w:t>.</w:t>
        </w:r>
      </w:ins>
      <w:r w:rsidR="00674EB4" w:rsidRPr="005B0315">
        <w:rPr>
          <w:rFonts w:ascii="Times New Roman" w:hAnsi="Times New Roman" w:cs="Times New Roman"/>
          <w:i/>
          <w:sz w:val="24"/>
          <w:szCs w:val="24"/>
          <w:lang w:val="en-GB"/>
        </w:rPr>
        <w:t xml:space="preserve"> </w:t>
      </w:r>
      <w:proofErr w:type="spellStart"/>
      <w:r w:rsidR="00674EB4" w:rsidRPr="005B0315">
        <w:rPr>
          <w:rFonts w:ascii="Times New Roman" w:hAnsi="Times New Roman" w:cs="Times New Roman"/>
          <w:i/>
          <w:sz w:val="24"/>
          <w:szCs w:val="24"/>
          <w:lang w:val="en-GB"/>
        </w:rPr>
        <w:t>torrentium</w:t>
      </w:r>
      <w:proofErr w:type="spellEnd"/>
      <w:ins w:id="1071" w:author="RL" w:date="2018-07-09T07:04:00Z">
        <w:r w:rsidR="00B26BE2">
          <w:rPr>
            <w:rFonts w:ascii="Times New Roman" w:hAnsi="Times New Roman" w:cs="Times New Roman"/>
            <w:sz w:val="24"/>
            <w:szCs w:val="24"/>
            <w:lang w:val="en-GB"/>
          </w:rPr>
          <w:t xml:space="preserve"> before</w:t>
        </w:r>
      </w:ins>
      <w:del w:id="1072" w:author="RL" w:date="2018-07-06T11:06:00Z">
        <w:r w:rsidR="00674EB4" w:rsidDel="005427EE">
          <w:rPr>
            <w:rFonts w:ascii="Times New Roman" w:hAnsi="Times New Roman" w:cs="Times New Roman"/>
            <w:sz w:val="24"/>
            <w:szCs w:val="24"/>
            <w:lang w:val="en-GB"/>
          </w:rPr>
          <w:delText xml:space="preserve"> at all, but there are some </w:delText>
        </w:r>
        <w:r w:rsidR="00464CB6" w:rsidDel="005427EE">
          <w:rPr>
            <w:rFonts w:ascii="Times New Roman" w:hAnsi="Times New Roman" w:cs="Times New Roman"/>
            <w:sz w:val="24"/>
            <w:szCs w:val="24"/>
            <w:lang w:val="en-GB"/>
          </w:rPr>
          <w:delText xml:space="preserve">with </w:delText>
        </w:r>
      </w:del>
      <w:del w:id="1073" w:author="RL" w:date="2018-07-06T11:07:00Z">
        <w:r w:rsidR="00464CB6" w:rsidDel="005427EE">
          <w:rPr>
            <w:rFonts w:ascii="Times New Roman" w:hAnsi="Times New Roman" w:cs="Times New Roman"/>
            <w:sz w:val="24"/>
            <w:szCs w:val="24"/>
            <w:lang w:val="en-GB"/>
          </w:rPr>
          <w:delText>Sindbis virus (</w:delText>
        </w:r>
      </w:del>
      <w:del w:id="1074" w:author="RL" w:date="2018-07-09T07:04:00Z">
        <w:r w:rsidR="00464CB6" w:rsidDel="008C417D">
          <w:rPr>
            <w:rFonts w:ascii="Times New Roman" w:hAnsi="Times New Roman" w:cs="Times New Roman"/>
            <w:sz w:val="24"/>
            <w:szCs w:val="24"/>
            <w:lang w:val="en-GB"/>
          </w:rPr>
          <w:delText>SINV</w:delText>
        </w:r>
      </w:del>
      <w:del w:id="1075" w:author="RL" w:date="2018-07-06T11:46:00Z">
        <w:r w:rsidR="00464CB6" w:rsidDel="00CD6156">
          <w:rPr>
            <w:rFonts w:ascii="Times New Roman" w:hAnsi="Times New Roman" w:cs="Times New Roman"/>
            <w:sz w:val="24"/>
            <w:szCs w:val="24"/>
            <w:lang w:val="en-GB"/>
          </w:rPr>
          <w:delText>)</w:delText>
        </w:r>
      </w:del>
      <w:r w:rsidR="00A077F4">
        <w:rPr>
          <w:rFonts w:ascii="Times New Roman" w:hAnsi="Times New Roman" w:cs="Times New Roman"/>
          <w:sz w:val="24"/>
          <w:szCs w:val="24"/>
          <w:lang w:val="en-GB"/>
        </w:rPr>
        <w:t xml:space="preserve">, which revealed </w:t>
      </w:r>
      <w:del w:id="1076" w:author="RL" w:date="2018-07-09T07:05:00Z">
        <w:r w:rsidR="00A077F4" w:rsidRPr="00A077F4" w:rsidDel="008C417D">
          <w:rPr>
            <w:rFonts w:ascii="Times New Roman" w:hAnsi="Times New Roman" w:cs="Times New Roman"/>
            <w:i/>
            <w:sz w:val="24"/>
            <w:szCs w:val="24"/>
            <w:lang w:val="en-GB"/>
          </w:rPr>
          <w:delText xml:space="preserve">Cx. </w:delText>
        </w:r>
        <w:r w:rsidR="00A077F4" w:rsidRPr="008C417D" w:rsidDel="008C417D">
          <w:rPr>
            <w:rFonts w:ascii="Times New Roman" w:hAnsi="Times New Roman" w:cs="Times New Roman"/>
            <w:sz w:val="24"/>
            <w:szCs w:val="24"/>
            <w:lang w:val="en-GB"/>
            <w:rPrChange w:id="1077" w:author="RL" w:date="2018-07-09T07:05:00Z">
              <w:rPr>
                <w:rFonts w:ascii="Times New Roman" w:hAnsi="Times New Roman" w:cs="Times New Roman"/>
                <w:i/>
                <w:sz w:val="24"/>
                <w:szCs w:val="24"/>
                <w:lang w:val="en-GB"/>
              </w:rPr>
            </w:rPrChange>
          </w:rPr>
          <w:delText>torrentium</w:delText>
        </w:r>
      </w:del>
      <w:ins w:id="1078" w:author="RL" w:date="2018-07-09T07:05:00Z">
        <w:r w:rsidR="008C417D" w:rsidRPr="008C417D">
          <w:rPr>
            <w:rFonts w:ascii="Times New Roman" w:hAnsi="Times New Roman" w:cs="Times New Roman"/>
            <w:sz w:val="24"/>
            <w:szCs w:val="24"/>
            <w:lang w:val="en-GB"/>
            <w:rPrChange w:id="1079" w:author="RL" w:date="2018-07-09T07:05:00Z">
              <w:rPr>
                <w:rFonts w:ascii="Times New Roman" w:hAnsi="Times New Roman" w:cs="Times New Roman"/>
                <w:i/>
                <w:sz w:val="24"/>
                <w:szCs w:val="24"/>
                <w:lang w:val="en-GB"/>
              </w:rPr>
            </w:rPrChange>
          </w:rPr>
          <w:t>the species</w:t>
        </w:r>
      </w:ins>
      <w:r w:rsidR="00A077F4">
        <w:rPr>
          <w:rFonts w:ascii="Times New Roman" w:hAnsi="Times New Roman" w:cs="Times New Roman"/>
          <w:sz w:val="24"/>
          <w:szCs w:val="24"/>
          <w:lang w:val="en-GB"/>
        </w:rPr>
        <w:t xml:space="preserve"> as a potent vector of SINV</w:t>
      </w:r>
      <w:r w:rsidR="00464CB6">
        <w:rPr>
          <w:rFonts w:ascii="Times New Roman" w:hAnsi="Times New Roman" w:cs="Times New Roman"/>
          <w:sz w:val="24"/>
          <w:szCs w:val="24"/>
          <w:lang w:val="en-GB"/>
        </w:rPr>
        <w:t xml:space="preserve">. </w:t>
      </w:r>
      <w:r w:rsidR="00C7575F">
        <w:rPr>
          <w:rFonts w:ascii="Times New Roman" w:hAnsi="Times New Roman" w:cs="Times New Roman"/>
          <w:sz w:val="24"/>
          <w:szCs w:val="24"/>
          <w:lang w:val="en-GB"/>
        </w:rPr>
        <w:t>SINV is a</w:t>
      </w:r>
      <w:del w:id="1080" w:author="RL" w:date="2018-07-09T07:10:00Z">
        <w:r w:rsidR="00C7575F" w:rsidDel="000C3FBA">
          <w:rPr>
            <w:rFonts w:ascii="Times New Roman" w:hAnsi="Times New Roman" w:cs="Times New Roman"/>
            <w:sz w:val="24"/>
            <w:szCs w:val="24"/>
            <w:lang w:val="en-GB"/>
          </w:rPr>
          <w:delText>n</w:delText>
        </w:r>
      </w:del>
      <w:r w:rsidR="00C7575F">
        <w:rPr>
          <w:rFonts w:ascii="Times New Roman" w:hAnsi="Times New Roman" w:cs="Times New Roman"/>
          <w:sz w:val="24"/>
          <w:szCs w:val="24"/>
          <w:lang w:val="en-GB"/>
        </w:rPr>
        <w:t xml:space="preserve"> </w:t>
      </w:r>
      <w:del w:id="1081" w:author="RL" w:date="2018-07-09T07:10:00Z">
        <w:r w:rsidR="00C7575F" w:rsidDel="000C3FBA">
          <w:rPr>
            <w:rFonts w:ascii="Times New Roman" w:hAnsi="Times New Roman" w:cs="Times New Roman"/>
            <w:sz w:val="24"/>
            <w:szCs w:val="24"/>
            <w:lang w:val="en-GB"/>
          </w:rPr>
          <w:delText xml:space="preserve">arbovirus </w:delText>
        </w:r>
      </w:del>
      <w:ins w:id="1082" w:author="RL" w:date="2018-07-09T07:10:00Z">
        <w:r w:rsidR="000C3FBA">
          <w:rPr>
            <w:rFonts w:ascii="Times New Roman" w:hAnsi="Times New Roman" w:cs="Times New Roman"/>
            <w:sz w:val="24"/>
            <w:szCs w:val="24"/>
            <w:lang w:val="en-GB"/>
          </w:rPr>
          <w:t xml:space="preserve">mosquito-borne virus </w:t>
        </w:r>
      </w:ins>
      <w:r w:rsidR="00C7575F">
        <w:rPr>
          <w:rFonts w:ascii="Times New Roman" w:hAnsi="Times New Roman" w:cs="Times New Roman"/>
          <w:sz w:val="24"/>
          <w:szCs w:val="24"/>
          <w:lang w:val="en-GB"/>
        </w:rPr>
        <w:t>of the genus alphavirus</w:t>
      </w:r>
      <w:r w:rsidR="00E94A9E">
        <w:rPr>
          <w:rFonts w:ascii="Times New Roman" w:hAnsi="Times New Roman" w:cs="Times New Roman"/>
          <w:sz w:val="24"/>
          <w:szCs w:val="24"/>
          <w:lang w:val="en-GB"/>
        </w:rPr>
        <w:t>,</w:t>
      </w:r>
      <w:r w:rsidR="00C7575F">
        <w:rPr>
          <w:rFonts w:ascii="Times New Roman" w:hAnsi="Times New Roman" w:cs="Times New Roman"/>
          <w:sz w:val="24"/>
          <w:szCs w:val="24"/>
          <w:lang w:val="en-GB"/>
        </w:rPr>
        <w:t xml:space="preserve"> </w:t>
      </w:r>
      <w:del w:id="1083" w:author="RL" w:date="2018-07-09T07:06:00Z">
        <w:r w:rsidR="009A6768" w:rsidDel="000C3FBA">
          <w:rPr>
            <w:rFonts w:ascii="Times New Roman" w:hAnsi="Times New Roman" w:cs="Times New Roman"/>
            <w:sz w:val="24"/>
            <w:szCs w:val="24"/>
            <w:lang w:val="en-GB"/>
          </w:rPr>
          <w:delText xml:space="preserve">which infects just as WNV birds and mammals and is mainly transmitted by </w:delText>
        </w:r>
        <w:r w:rsidR="009A6768" w:rsidRPr="009A6768" w:rsidDel="000C3FBA">
          <w:rPr>
            <w:rFonts w:ascii="Times New Roman" w:hAnsi="Times New Roman" w:cs="Times New Roman"/>
            <w:i/>
            <w:sz w:val="24"/>
            <w:szCs w:val="24"/>
            <w:lang w:val="en-GB"/>
          </w:rPr>
          <w:delText>Culex</w:delText>
        </w:r>
        <w:r w:rsidR="009A6768" w:rsidDel="000C3FBA">
          <w:rPr>
            <w:rFonts w:ascii="Times New Roman" w:hAnsi="Times New Roman" w:cs="Times New Roman"/>
            <w:sz w:val="24"/>
            <w:szCs w:val="24"/>
            <w:lang w:val="en-GB"/>
          </w:rPr>
          <w:delText xml:space="preserve"> or </w:delText>
        </w:r>
        <w:r w:rsidR="009A6768" w:rsidRPr="009A6768" w:rsidDel="000C3FBA">
          <w:rPr>
            <w:rFonts w:ascii="Times New Roman" w:hAnsi="Times New Roman" w:cs="Times New Roman"/>
            <w:i/>
            <w:sz w:val="24"/>
            <w:szCs w:val="24"/>
            <w:lang w:val="en-GB"/>
          </w:rPr>
          <w:delText>Culiseta</w:delText>
        </w:r>
        <w:r w:rsidR="009A6768" w:rsidDel="000C3FBA">
          <w:rPr>
            <w:rFonts w:ascii="Times New Roman" w:hAnsi="Times New Roman" w:cs="Times New Roman"/>
            <w:sz w:val="24"/>
            <w:szCs w:val="24"/>
            <w:lang w:val="en-GB"/>
          </w:rPr>
          <w:delText xml:space="preserve"> mosquitoes. </w:delText>
        </w:r>
        <w:r w:rsidR="00382B7F" w:rsidDel="000C3FBA">
          <w:rPr>
            <w:rFonts w:ascii="Times New Roman" w:hAnsi="Times New Roman" w:cs="Times New Roman"/>
            <w:sz w:val="24"/>
            <w:szCs w:val="24"/>
            <w:lang w:val="en-GB"/>
          </w:rPr>
          <w:delText xml:space="preserve">Human SINV infections are </w:delText>
        </w:r>
        <w:r w:rsidR="003776FF" w:rsidDel="000C3FBA">
          <w:rPr>
            <w:rFonts w:ascii="Times New Roman" w:hAnsi="Times New Roman" w:cs="Times New Roman"/>
            <w:sz w:val="24"/>
            <w:szCs w:val="24"/>
            <w:lang w:val="en-GB"/>
          </w:rPr>
          <w:delText xml:space="preserve">sporadically </w:delText>
        </w:r>
        <w:r w:rsidR="00382B7F" w:rsidDel="000C3FBA">
          <w:rPr>
            <w:rFonts w:ascii="Times New Roman" w:hAnsi="Times New Roman" w:cs="Times New Roman"/>
            <w:sz w:val="24"/>
            <w:szCs w:val="24"/>
            <w:lang w:val="en-GB"/>
          </w:rPr>
          <w:delText xml:space="preserve">documented for Eurasia, Africa and Australia, however clinical cases and large outbreaks are mainly reported for Northern Europe </w:delText>
        </w:r>
        <w:r w:rsidR="00382B7F" w:rsidRPr="00A127ED" w:rsidDel="000C3FBA">
          <w:rPr>
            <w:rFonts w:ascii="Times New Roman" w:hAnsi="Times New Roman" w:cs="Times New Roman"/>
            <w:sz w:val="24"/>
            <w:szCs w:val="24"/>
            <w:lang w:val="en-GB"/>
          </w:rPr>
          <w:delText>[</w:delText>
        </w:r>
        <w:r w:rsidR="00382B7F" w:rsidDel="000C3FBA">
          <w:rPr>
            <w:rFonts w:ascii="Times New Roman" w:hAnsi="Times New Roman" w:cs="Times New Roman"/>
            <w:sz w:val="24"/>
            <w:szCs w:val="24"/>
            <w:highlight w:val="yellow"/>
            <w:lang w:val="en-GB"/>
          </w:rPr>
          <w:delText xml:space="preserve">ECDC </w:delText>
        </w:r>
        <w:r w:rsidR="00E94A9E" w:rsidRPr="00E94A9E" w:rsidDel="000C3FBA">
          <w:rPr>
            <w:rFonts w:ascii="Times New Roman" w:hAnsi="Times New Roman" w:cs="Times New Roman"/>
            <w:sz w:val="24"/>
            <w:szCs w:val="24"/>
            <w:highlight w:val="yellow"/>
            <w:lang w:val="en-GB"/>
          </w:rPr>
          <w:delText>2018</w:delText>
        </w:r>
        <w:r w:rsidR="00382B7F" w:rsidRPr="00A127ED" w:rsidDel="000C3FBA">
          <w:rPr>
            <w:rFonts w:ascii="Times New Roman" w:hAnsi="Times New Roman" w:cs="Times New Roman"/>
            <w:sz w:val="24"/>
            <w:szCs w:val="24"/>
            <w:lang w:val="en-GB"/>
          </w:rPr>
          <w:delText>]</w:delText>
        </w:r>
        <w:r w:rsidR="00382B7F" w:rsidDel="000C3FBA">
          <w:rPr>
            <w:rFonts w:ascii="Times New Roman" w:hAnsi="Times New Roman" w:cs="Times New Roman"/>
            <w:sz w:val="24"/>
            <w:szCs w:val="24"/>
            <w:lang w:val="en-GB"/>
          </w:rPr>
          <w:delText>.</w:delText>
        </w:r>
        <w:r w:rsidR="00E94A9E" w:rsidDel="000C3FBA">
          <w:rPr>
            <w:rFonts w:ascii="Times New Roman" w:hAnsi="Times New Roman" w:cs="Times New Roman"/>
            <w:sz w:val="24"/>
            <w:szCs w:val="24"/>
            <w:lang w:val="en-GB"/>
          </w:rPr>
          <w:delText xml:space="preserve"> </w:delText>
        </w:r>
      </w:del>
      <w:ins w:id="1084" w:author="RL" w:date="2018-07-09T07:06:00Z">
        <w:r w:rsidR="000C3FBA">
          <w:rPr>
            <w:rFonts w:ascii="Times New Roman" w:hAnsi="Times New Roman" w:cs="Times New Roman"/>
            <w:sz w:val="24"/>
            <w:szCs w:val="24"/>
            <w:lang w:val="en-GB"/>
          </w:rPr>
          <w:t xml:space="preserve">with a similar </w:t>
        </w:r>
      </w:ins>
      <w:ins w:id="1085" w:author="RL" w:date="2018-07-10T14:20:00Z">
        <w:r w:rsidR="00874211">
          <w:rPr>
            <w:rFonts w:ascii="Times New Roman" w:hAnsi="Times New Roman" w:cs="Times New Roman"/>
            <w:sz w:val="24"/>
            <w:szCs w:val="24"/>
            <w:lang w:val="en-GB"/>
          </w:rPr>
          <w:t>ecology</w:t>
        </w:r>
      </w:ins>
      <w:ins w:id="1086" w:author="RL" w:date="2018-07-09T07:06:00Z">
        <w:r w:rsidR="000C3FBA">
          <w:rPr>
            <w:rFonts w:ascii="Times New Roman" w:hAnsi="Times New Roman" w:cs="Times New Roman"/>
            <w:sz w:val="24"/>
            <w:szCs w:val="24"/>
            <w:lang w:val="en-GB"/>
          </w:rPr>
          <w:t xml:space="preserve"> as WNV, i.e. enzootic </w:t>
        </w:r>
      </w:ins>
      <w:ins w:id="1087" w:author="RL" w:date="2018-07-09T07:07:00Z">
        <w:r w:rsidR="000C3FBA">
          <w:rPr>
            <w:rFonts w:ascii="Times New Roman" w:hAnsi="Times New Roman" w:cs="Times New Roman"/>
            <w:sz w:val="24"/>
            <w:szCs w:val="24"/>
            <w:lang w:val="en-GB"/>
          </w:rPr>
          <w:t xml:space="preserve">cycle with </w:t>
        </w:r>
      </w:ins>
      <w:ins w:id="1088" w:author="RL" w:date="2018-07-09T07:10:00Z">
        <w:r w:rsidR="000C3FBA">
          <w:rPr>
            <w:rFonts w:ascii="Times New Roman" w:hAnsi="Times New Roman" w:cs="Times New Roman"/>
            <w:sz w:val="24"/>
            <w:szCs w:val="24"/>
            <w:lang w:val="en-GB"/>
          </w:rPr>
          <w:t xml:space="preserve">birds and spill-overs to mammalian species. </w:t>
        </w:r>
      </w:ins>
      <w:r w:rsidR="00217A9E">
        <w:rPr>
          <w:rFonts w:ascii="Times New Roman" w:hAnsi="Times New Roman" w:cs="Times New Roman"/>
          <w:sz w:val="24"/>
          <w:szCs w:val="24"/>
          <w:lang w:val="en-GB"/>
        </w:rPr>
        <w:t xml:space="preserve">Experimental infection of birds by either </w:t>
      </w:r>
      <w:proofErr w:type="spellStart"/>
      <w:r w:rsidR="00217A9E" w:rsidRPr="00217A9E">
        <w:rPr>
          <w:rFonts w:ascii="Times New Roman" w:hAnsi="Times New Roman" w:cs="Times New Roman"/>
          <w:i/>
          <w:sz w:val="24"/>
          <w:szCs w:val="24"/>
          <w:lang w:val="en-GB"/>
        </w:rPr>
        <w:t>Cx</w:t>
      </w:r>
      <w:proofErr w:type="spellEnd"/>
      <w:ins w:id="1089" w:author="RL" w:date="2018-07-05T09:24:00Z">
        <w:r w:rsidR="00E02301">
          <w:rPr>
            <w:rFonts w:ascii="Times New Roman" w:hAnsi="Times New Roman" w:cs="Times New Roman"/>
            <w:i/>
            <w:sz w:val="24"/>
            <w:szCs w:val="24"/>
            <w:lang w:val="en-GB"/>
          </w:rPr>
          <w:t>.</w:t>
        </w:r>
      </w:ins>
      <w:r w:rsidR="00217A9E" w:rsidRPr="00217A9E">
        <w:rPr>
          <w:rFonts w:ascii="Times New Roman" w:hAnsi="Times New Roman" w:cs="Times New Roman"/>
          <w:i/>
          <w:sz w:val="24"/>
          <w:szCs w:val="24"/>
          <w:lang w:val="en-GB"/>
        </w:rPr>
        <w:t xml:space="preserve"> </w:t>
      </w:r>
      <w:proofErr w:type="spellStart"/>
      <w:r w:rsidR="00217A9E" w:rsidRPr="00217A9E">
        <w:rPr>
          <w:rFonts w:ascii="Times New Roman" w:hAnsi="Times New Roman" w:cs="Times New Roman"/>
          <w:i/>
          <w:sz w:val="24"/>
          <w:szCs w:val="24"/>
          <w:lang w:val="en-GB"/>
        </w:rPr>
        <w:t>torrentium</w:t>
      </w:r>
      <w:proofErr w:type="spellEnd"/>
      <w:r w:rsidR="00217A9E">
        <w:rPr>
          <w:rFonts w:ascii="Times New Roman" w:hAnsi="Times New Roman" w:cs="Times New Roman"/>
          <w:sz w:val="24"/>
          <w:szCs w:val="24"/>
          <w:lang w:val="en-GB"/>
        </w:rPr>
        <w:t xml:space="preserve"> or </w:t>
      </w:r>
      <w:proofErr w:type="spellStart"/>
      <w:r w:rsidR="00217A9E" w:rsidRPr="00217A9E">
        <w:rPr>
          <w:rFonts w:ascii="Times New Roman" w:hAnsi="Times New Roman" w:cs="Times New Roman"/>
          <w:i/>
          <w:sz w:val="24"/>
          <w:szCs w:val="24"/>
          <w:lang w:val="en-GB"/>
        </w:rPr>
        <w:t>Cx</w:t>
      </w:r>
      <w:proofErr w:type="spellEnd"/>
      <w:ins w:id="1090" w:author="RL" w:date="2018-07-05T09:24:00Z">
        <w:r w:rsidR="00E02301">
          <w:rPr>
            <w:rFonts w:ascii="Times New Roman" w:hAnsi="Times New Roman" w:cs="Times New Roman"/>
            <w:i/>
            <w:sz w:val="24"/>
            <w:szCs w:val="24"/>
            <w:lang w:val="en-GB"/>
          </w:rPr>
          <w:t>.</w:t>
        </w:r>
      </w:ins>
      <w:r w:rsidR="00217A9E" w:rsidRPr="00217A9E">
        <w:rPr>
          <w:rFonts w:ascii="Times New Roman" w:hAnsi="Times New Roman" w:cs="Times New Roman"/>
          <w:i/>
          <w:sz w:val="24"/>
          <w:szCs w:val="24"/>
          <w:lang w:val="en-GB"/>
        </w:rPr>
        <w:t xml:space="preserve"> </w:t>
      </w:r>
      <w:proofErr w:type="spellStart"/>
      <w:r w:rsidR="00217A9E" w:rsidRPr="00217A9E">
        <w:rPr>
          <w:rFonts w:ascii="Times New Roman" w:hAnsi="Times New Roman" w:cs="Times New Roman"/>
          <w:i/>
          <w:sz w:val="24"/>
          <w:szCs w:val="24"/>
          <w:lang w:val="en-GB"/>
        </w:rPr>
        <w:t>pipiens</w:t>
      </w:r>
      <w:proofErr w:type="spellEnd"/>
      <w:r w:rsidR="00217A9E">
        <w:rPr>
          <w:rFonts w:ascii="Times New Roman" w:hAnsi="Times New Roman" w:cs="Times New Roman"/>
          <w:sz w:val="24"/>
          <w:szCs w:val="24"/>
          <w:lang w:val="en-GB"/>
        </w:rPr>
        <w:t xml:space="preserve"> </w:t>
      </w:r>
      <w:del w:id="1091" w:author="RL" w:date="2018-07-09T07:11:00Z">
        <w:r w:rsidR="00217A9E" w:rsidDel="000C3FBA">
          <w:rPr>
            <w:rFonts w:ascii="Times New Roman" w:hAnsi="Times New Roman" w:cs="Times New Roman"/>
            <w:sz w:val="24"/>
            <w:szCs w:val="24"/>
            <w:lang w:val="en-GB"/>
          </w:rPr>
          <w:delText xml:space="preserve">complex </w:delText>
        </w:r>
      </w:del>
      <w:proofErr w:type="spellStart"/>
      <w:ins w:id="1092" w:author="RL" w:date="2018-07-09T07:11:00Z">
        <w:r w:rsidR="000C3FBA">
          <w:rPr>
            <w:rFonts w:ascii="Times New Roman" w:hAnsi="Times New Roman" w:cs="Times New Roman"/>
            <w:sz w:val="24"/>
            <w:szCs w:val="24"/>
            <w:lang w:val="en-GB"/>
          </w:rPr>
          <w:t>s.l.</w:t>
        </w:r>
        <w:proofErr w:type="spellEnd"/>
        <w:r w:rsidR="000C3FBA">
          <w:rPr>
            <w:rFonts w:ascii="Times New Roman" w:hAnsi="Times New Roman" w:cs="Times New Roman"/>
            <w:sz w:val="24"/>
            <w:szCs w:val="24"/>
            <w:lang w:val="en-GB"/>
          </w:rPr>
          <w:t xml:space="preserve"> </w:t>
        </w:r>
      </w:ins>
      <w:r w:rsidR="00217A9E">
        <w:rPr>
          <w:rFonts w:ascii="Times New Roman" w:hAnsi="Times New Roman" w:cs="Times New Roman"/>
          <w:sz w:val="24"/>
          <w:szCs w:val="24"/>
          <w:lang w:val="en-GB"/>
        </w:rPr>
        <w:t xml:space="preserve">revealed a clearly higher vector competence </w:t>
      </w:r>
      <w:del w:id="1093" w:author="RL" w:date="2018-07-09T07:11:00Z">
        <w:r w:rsidR="00217A9E" w:rsidDel="000C3FBA">
          <w:rPr>
            <w:rFonts w:ascii="Times New Roman" w:hAnsi="Times New Roman" w:cs="Times New Roman"/>
            <w:sz w:val="24"/>
            <w:szCs w:val="24"/>
            <w:lang w:val="en-GB"/>
          </w:rPr>
          <w:delText>for</w:delText>
        </w:r>
        <w:r w:rsidR="009A6768" w:rsidDel="000C3FBA">
          <w:rPr>
            <w:rFonts w:ascii="Times New Roman" w:hAnsi="Times New Roman" w:cs="Times New Roman"/>
            <w:sz w:val="24"/>
            <w:szCs w:val="24"/>
            <w:lang w:val="en-GB"/>
          </w:rPr>
          <w:delText xml:space="preserve"> SINV </w:delText>
        </w:r>
      </w:del>
      <w:r w:rsidR="009A6768">
        <w:rPr>
          <w:rFonts w:ascii="Times New Roman" w:hAnsi="Times New Roman" w:cs="Times New Roman"/>
          <w:sz w:val="24"/>
          <w:szCs w:val="24"/>
          <w:lang w:val="en-GB"/>
        </w:rPr>
        <w:t>by</w:t>
      </w:r>
      <w:r w:rsidR="00217A9E">
        <w:rPr>
          <w:rFonts w:ascii="Times New Roman" w:hAnsi="Times New Roman" w:cs="Times New Roman"/>
          <w:sz w:val="24"/>
          <w:szCs w:val="24"/>
          <w:lang w:val="en-GB"/>
        </w:rPr>
        <w:t xml:space="preserve"> </w:t>
      </w:r>
      <w:proofErr w:type="spellStart"/>
      <w:r w:rsidR="00217A9E" w:rsidRPr="009A6768">
        <w:rPr>
          <w:rFonts w:ascii="Times New Roman" w:hAnsi="Times New Roman" w:cs="Times New Roman"/>
          <w:i/>
          <w:sz w:val="24"/>
          <w:szCs w:val="24"/>
          <w:lang w:val="en-GB"/>
        </w:rPr>
        <w:t>Cx</w:t>
      </w:r>
      <w:proofErr w:type="spellEnd"/>
      <w:ins w:id="1094" w:author="RL" w:date="2018-07-09T07:40:00Z">
        <w:r w:rsidR="00FF5C0E">
          <w:rPr>
            <w:rFonts w:ascii="Times New Roman" w:hAnsi="Times New Roman" w:cs="Times New Roman"/>
            <w:i/>
            <w:sz w:val="24"/>
            <w:szCs w:val="24"/>
            <w:lang w:val="en-GB"/>
          </w:rPr>
          <w:t>.</w:t>
        </w:r>
      </w:ins>
      <w:r w:rsidR="00217A9E" w:rsidRPr="009A6768">
        <w:rPr>
          <w:rFonts w:ascii="Times New Roman" w:hAnsi="Times New Roman" w:cs="Times New Roman"/>
          <w:i/>
          <w:sz w:val="24"/>
          <w:szCs w:val="24"/>
          <w:lang w:val="en-GB"/>
        </w:rPr>
        <w:t xml:space="preserve"> </w:t>
      </w:r>
      <w:proofErr w:type="spellStart"/>
      <w:r w:rsidR="00217A9E" w:rsidRPr="009A6768">
        <w:rPr>
          <w:rFonts w:ascii="Times New Roman" w:hAnsi="Times New Roman" w:cs="Times New Roman"/>
          <w:i/>
          <w:sz w:val="24"/>
          <w:szCs w:val="24"/>
          <w:lang w:val="en-GB"/>
        </w:rPr>
        <w:t>torrentium</w:t>
      </w:r>
      <w:proofErr w:type="spellEnd"/>
      <w:r w:rsidR="00217A9E">
        <w:rPr>
          <w:rFonts w:ascii="Times New Roman" w:hAnsi="Times New Roman" w:cs="Times New Roman"/>
          <w:sz w:val="24"/>
          <w:szCs w:val="24"/>
          <w:lang w:val="en-GB"/>
        </w:rPr>
        <w:t xml:space="preserve"> </w:t>
      </w:r>
      <w:r w:rsidR="00217A9E" w:rsidRPr="00A127ED">
        <w:rPr>
          <w:rFonts w:ascii="Times New Roman" w:hAnsi="Times New Roman" w:cs="Times New Roman"/>
          <w:sz w:val="24"/>
          <w:szCs w:val="24"/>
          <w:lang w:val="en-GB"/>
        </w:rPr>
        <w:t>[</w:t>
      </w:r>
      <w:r w:rsidR="00217A9E" w:rsidRPr="00C7575F">
        <w:rPr>
          <w:rFonts w:ascii="Times New Roman" w:hAnsi="Times New Roman" w:cs="Times New Roman"/>
          <w:sz w:val="24"/>
          <w:szCs w:val="24"/>
          <w:highlight w:val="yellow"/>
          <w:lang w:val="en-GB"/>
        </w:rPr>
        <w:t>Lundström et al 1990</w:t>
      </w:r>
      <w:r w:rsidR="00217A9E" w:rsidRPr="00A127ED">
        <w:rPr>
          <w:rFonts w:ascii="Times New Roman" w:hAnsi="Times New Roman" w:cs="Times New Roman"/>
          <w:sz w:val="24"/>
          <w:szCs w:val="24"/>
          <w:lang w:val="en-GB"/>
        </w:rPr>
        <w:t>]</w:t>
      </w:r>
      <w:r w:rsidR="00217A9E">
        <w:rPr>
          <w:rFonts w:ascii="Times New Roman" w:hAnsi="Times New Roman" w:cs="Times New Roman"/>
          <w:sz w:val="24"/>
          <w:szCs w:val="24"/>
          <w:lang w:val="en-GB"/>
        </w:rPr>
        <w:t xml:space="preserve">. </w:t>
      </w:r>
      <w:del w:id="1095" w:author="RL" w:date="2018-07-09T07:22:00Z">
        <w:r w:rsidR="00217A9E" w:rsidDel="00CB040C">
          <w:rPr>
            <w:rFonts w:ascii="Times New Roman" w:hAnsi="Times New Roman" w:cs="Times New Roman"/>
            <w:sz w:val="24"/>
            <w:szCs w:val="24"/>
            <w:lang w:val="en-GB"/>
          </w:rPr>
          <w:delText>In f</w:delText>
        </w:r>
      </w:del>
      <w:ins w:id="1096" w:author="RL" w:date="2018-07-09T07:26:00Z">
        <w:r w:rsidR="00CA7E8E">
          <w:rPr>
            <w:rFonts w:ascii="Times New Roman" w:hAnsi="Times New Roman" w:cs="Times New Roman"/>
            <w:sz w:val="24"/>
            <w:szCs w:val="24"/>
            <w:lang w:val="en-GB"/>
          </w:rPr>
          <w:t>In addition,</w:t>
        </w:r>
      </w:ins>
      <w:del w:id="1097" w:author="RL" w:date="2018-07-09T07:26:00Z">
        <w:r w:rsidR="00217A9E" w:rsidDel="00CA7E8E">
          <w:rPr>
            <w:rFonts w:ascii="Times New Roman" w:hAnsi="Times New Roman" w:cs="Times New Roman"/>
            <w:sz w:val="24"/>
            <w:szCs w:val="24"/>
            <w:lang w:val="en-GB"/>
          </w:rPr>
          <w:delText>urther</w:delText>
        </w:r>
      </w:del>
      <w:r w:rsidR="00217A9E">
        <w:rPr>
          <w:rFonts w:ascii="Times New Roman" w:hAnsi="Times New Roman" w:cs="Times New Roman"/>
          <w:sz w:val="24"/>
          <w:szCs w:val="24"/>
          <w:lang w:val="en-GB"/>
        </w:rPr>
        <w:t xml:space="preserve"> </w:t>
      </w:r>
      <w:ins w:id="1098" w:author="RL" w:date="2018-07-09T07:22:00Z">
        <w:r w:rsidR="00CB040C">
          <w:rPr>
            <w:rFonts w:ascii="Times New Roman" w:hAnsi="Times New Roman" w:cs="Times New Roman"/>
            <w:sz w:val="24"/>
            <w:szCs w:val="24"/>
            <w:lang w:val="en-GB"/>
          </w:rPr>
          <w:t xml:space="preserve">field </w:t>
        </w:r>
      </w:ins>
      <w:r w:rsidR="00217A9E">
        <w:rPr>
          <w:rFonts w:ascii="Times New Roman" w:hAnsi="Times New Roman" w:cs="Times New Roman"/>
          <w:sz w:val="24"/>
          <w:szCs w:val="24"/>
          <w:lang w:val="en-GB"/>
        </w:rPr>
        <w:t xml:space="preserve">studies </w:t>
      </w:r>
      <w:del w:id="1099" w:author="RL" w:date="2018-07-09T07:28:00Z">
        <w:r w:rsidR="00C7575F" w:rsidDel="00CA7E8E">
          <w:rPr>
            <w:rFonts w:ascii="Times New Roman" w:hAnsi="Times New Roman" w:cs="Times New Roman"/>
            <w:sz w:val="24"/>
            <w:szCs w:val="24"/>
            <w:lang w:val="en-GB"/>
          </w:rPr>
          <w:delText>of field caught mosquitoes which where</w:delText>
        </w:r>
      </w:del>
      <w:ins w:id="1100" w:author="RL" w:date="2018-07-09T07:28:00Z">
        <w:r w:rsidR="00CA7E8E">
          <w:rPr>
            <w:rFonts w:ascii="Times New Roman" w:hAnsi="Times New Roman" w:cs="Times New Roman"/>
            <w:sz w:val="24"/>
            <w:szCs w:val="24"/>
            <w:lang w:val="en-GB"/>
          </w:rPr>
          <w:t>found highest SINV infection rates for</w:t>
        </w:r>
      </w:ins>
      <w:r w:rsidR="00C7575F">
        <w:rPr>
          <w:rFonts w:ascii="Times New Roman" w:hAnsi="Times New Roman" w:cs="Times New Roman"/>
          <w:sz w:val="24"/>
          <w:szCs w:val="24"/>
          <w:lang w:val="en-GB"/>
        </w:rPr>
        <w:t xml:space="preserve"> naturally infected </w:t>
      </w:r>
      <w:del w:id="1101" w:author="RL" w:date="2018-07-09T07:28:00Z">
        <w:r w:rsidR="009A6768" w:rsidDel="00CA7E8E">
          <w:rPr>
            <w:rFonts w:ascii="Times New Roman" w:hAnsi="Times New Roman" w:cs="Times New Roman"/>
            <w:sz w:val="24"/>
            <w:szCs w:val="24"/>
            <w:lang w:val="en-GB"/>
          </w:rPr>
          <w:delText xml:space="preserve">with </w:delText>
        </w:r>
        <w:r w:rsidR="00C7575F" w:rsidDel="00CA7E8E">
          <w:rPr>
            <w:rFonts w:ascii="Times New Roman" w:hAnsi="Times New Roman" w:cs="Times New Roman"/>
            <w:sz w:val="24"/>
            <w:szCs w:val="24"/>
            <w:lang w:val="en-GB"/>
          </w:rPr>
          <w:delText>SINV</w:delText>
        </w:r>
        <w:r w:rsidR="009A6768" w:rsidDel="00CA7E8E">
          <w:rPr>
            <w:rFonts w:ascii="Times New Roman" w:hAnsi="Times New Roman" w:cs="Times New Roman"/>
            <w:sz w:val="24"/>
            <w:szCs w:val="24"/>
            <w:lang w:val="en-GB"/>
          </w:rPr>
          <w:delText>,</w:delText>
        </w:r>
        <w:r w:rsidR="00217A9E" w:rsidDel="00CA7E8E">
          <w:rPr>
            <w:rFonts w:ascii="Times New Roman" w:hAnsi="Times New Roman" w:cs="Times New Roman"/>
            <w:sz w:val="24"/>
            <w:szCs w:val="24"/>
            <w:lang w:val="en-GB"/>
          </w:rPr>
          <w:delText xml:space="preserve"> </w:delText>
        </w:r>
      </w:del>
      <w:proofErr w:type="spellStart"/>
      <w:r w:rsidR="00217A9E" w:rsidRPr="00217A9E">
        <w:rPr>
          <w:rFonts w:ascii="Times New Roman" w:hAnsi="Times New Roman" w:cs="Times New Roman"/>
          <w:i/>
          <w:sz w:val="24"/>
          <w:szCs w:val="24"/>
          <w:lang w:val="en-GB"/>
        </w:rPr>
        <w:t>Cx</w:t>
      </w:r>
      <w:proofErr w:type="spellEnd"/>
      <w:ins w:id="1102" w:author="RL" w:date="2018-07-10T14:22:00Z">
        <w:r w:rsidR="00874211">
          <w:rPr>
            <w:rFonts w:ascii="Times New Roman" w:hAnsi="Times New Roman" w:cs="Times New Roman"/>
            <w:i/>
            <w:sz w:val="24"/>
            <w:szCs w:val="24"/>
            <w:lang w:val="en-GB"/>
          </w:rPr>
          <w:t>.</w:t>
        </w:r>
      </w:ins>
      <w:r w:rsidR="00217A9E" w:rsidRPr="00217A9E">
        <w:rPr>
          <w:rFonts w:ascii="Times New Roman" w:hAnsi="Times New Roman" w:cs="Times New Roman"/>
          <w:i/>
          <w:sz w:val="24"/>
          <w:szCs w:val="24"/>
          <w:lang w:val="en-GB"/>
        </w:rPr>
        <w:t xml:space="preserve"> </w:t>
      </w:r>
      <w:proofErr w:type="spellStart"/>
      <w:r w:rsidR="00217A9E" w:rsidRPr="00217A9E">
        <w:rPr>
          <w:rFonts w:ascii="Times New Roman" w:hAnsi="Times New Roman" w:cs="Times New Roman"/>
          <w:i/>
          <w:sz w:val="24"/>
          <w:szCs w:val="24"/>
          <w:lang w:val="en-GB"/>
        </w:rPr>
        <w:t>torrentium</w:t>
      </w:r>
      <w:proofErr w:type="spellEnd"/>
      <w:r w:rsidR="00217A9E">
        <w:rPr>
          <w:rFonts w:ascii="Times New Roman" w:hAnsi="Times New Roman" w:cs="Times New Roman"/>
          <w:sz w:val="24"/>
          <w:szCs w:val="24"/>
          <w:lang w:val="en-GB"/>
        </w:rPr>
        <w:t xml:space="preserve"> </w:t>
      </w:r>
      <w:del w:id="1103" w:author="RL" w:date="2018-07-09T07:29:00Z">
        <w:r w:rsidR="00217A9E" w:rsidDel="00CA7E8E">
          <w:rPr>
            <w:rFonts w:ascii="Times New Roman" w:hAnsi="Times New Roman" w:cs="Times New Roman"/>
            <w:sz w:val="24"/>
            <w:szCs w:val="24"/>
            <w:lang w:val="en-GB"/>
          </w:rPr>
          <w:delText>had</w:delText>
        </w:r>
        <w:r w:rsidR="003776FF" w:rsidDel="00CA7E8E">
          <w:rPr>
            <w:rFonts w:ascii="Times New Roman" w:hAnsi="Times New Roman" w:cs="Times New Roman"/>
            <w:sz w:val="24"/>
            <w:szCs w:val="24"/>
            <w:lang w:val="en-GB"/>
          </w:rPr>
          <w:delText xml:space="preserve"> the highest </w:delText>
        </w:r>
      </w:del>
      <w:del w:id="1104" w:author="RL" w:date="2018-07-09T07:25:00Z">
        <w:r w:rsidR="003776FF" w:rsidDel="00CB040C">
          <w:rPr>
            <w:rFonts w:ascii="Times New Roman" w:hAnsi="Times New Roman" w:cs="Times New Roman"/>
            <w:sz w:val="24"/>
            <w:szCs w:val="24"/>
            <w:lang w:val="en-GB"/>
          </w:rPr>
          <w:delText xml:space="preserve">titers </w:delText>
        </w:r>
      </w:del>
      <w:r w:rsidR="003776FF">
        <w:rPr>
          <w:rFonts w:ascii="Times New Roman" w:hAnsi="Times New Roman" w:cs="Times New Roman"/>
          <w:sz w:val="24"/>
          <w:szCs w:val="24"/>
          <w:lang w:val="en-GB"/>
        </w:rPr>
        <w:t>in comparison</w:t>
      </w:r>
      <w:r w:rsidR="00217A9E">
        <w:rPr>
          <w:rFonts w:ascii="Times New Roman" w:hAnsi="Times New Roman" w:cs="Times New Roman"/>
          <w:sz w:val="24"/>
          <w:szCs w:val="24"/>
          <w:lang w:val="en-GB"/>
        </w:rPr>
        <w:t xml:space="preserve"> to </w:t>
      </w:r>
      <w:proofErr w:type="spellStart"/>
      <w:r w:rsidR="00217A9E" w:rsidRPr="00217A9E">
        <w:rPr>
          <w:rFonts w:ascii="Times New Roman" w:hAnsi="Times New Roman" w:cs="Times New Roman"/>
          <w:i/>
          <w:sz w:val="24"/>
          <w:szCs w:val="24"/>
          <w:lang w:val="en-GB"/>
        </w:rPr>
        <w:t>Cx</w:t>
      </w:r>
      <w:proofErr w:type="spellEnd"/>
      <w:ins w:id="1105" w:author="RL" w:date="2018-07-09T07:20:00Z">
        <w:r w:rsidR="00CB040C">
          <w:rPr>
            <w:rFonts w:ascii="Times New Roman" w:hAnsi="Times New Roman" w:cs="Times New Roman"/>
            <w:i/>
            <w:sz w:val="24"/>
            <w:szCs w:val="24"/>
            <w:lang w:val="en-GB"/>
          </w:rPr>
          <w:t>.</w:t>
        </w:r>
      </w:ins>
      <w:r w:rsidR="00217A9E" w:rsidRPr="00217A9E">
        <w:rPr>
          <w:rFonts w:ascii="Times New Roman" w:hAnsi="Times New Roman" w:cs="Times New Roman"/>
          <w:i/>
          <w:sz w:val="24"/>
          <w:szCs w:val="24"/>
          <w:lang w:val="en-GB"/>
        </w:rPr>
        <w:t xml:space="preserve"> </w:t>
      </w:r>
      <w:proofErr w:type="spellStart"/>
      <w:r w:rsidR="00217A9E" w:rsidRPr="00217A9E">
        <w:rPr>
          <w:rFonts w:ascii="Times New Roman" w:hAnsi="Times New Roman" w:cs="Times New Roman"/>
          <w:i/>
          <w:sz w:val="24"/>
          <w:szCs w:val="24"/>
          <w:lang w:val="en-GB"/>
        </w:rPr>
        <w:t>pipiens</w:t>
      </w:r>
      <w:proofErr w:type="spellEnd"/>
      <w:r w:rsidR="00217A9E">
        <w:rPr>
          <w:rFonts w:ascii="Times New Roman" w:hAnsi="Times New Roman" w:cs="Times New Roman"/>
          <w:sz w:val="24"/>
          <w:szCs w:val="24"/>
          <w:lang w:val="en-GB"/>
        </w:rPr>
        <w:t xml:space="preserve"> </w:t>
      </w:r>
      <w:del w:id="1106" w:author="RL" w:date="2018-07-09T07:29:00Z">
        <w:r w:rsidR="00217A9E" w:rsidDel="00CA7E8E">
          <w:rPr>
            <w:rFonts w:ascii="Times New Roman" w:hAnsi="Times New Roman" w:cs="Times New Roman"/>
            <w:sz w:val="24"/>
            <w:szCs w:val="24"/>
            <w:lang w:val="en-GB"/>
          </w:rPr>
          <w:delText xml:space="preserve">complex </w:delText>
        </w:r>
      </w:del>
      <w:proofErr w:type="spellStart"/>
      <w:ins w:id="1107" w:author="RL" w:date="2018-07-09T07:29:00Z">
        <w:r w:rsidR="00CA7E8E">
          <w:rPr>
            <w:rFonts w:ascii="Times New Roman" w:hAnsi="Times New Roman" w:cs="Times New Roman"/>
            <w:sz w:val="24"/>
            <w:szCs w:val="24"/>
            <w:lang w:val="en-GB"/>
          </w:rPr>
          <w:t>s.l.</w:t>
        </w:r>
        <w:proofErr w:type="spellEnd"/>
        <w:r w:rsidR="00CA7E8E">
          <w:rPr>
            <w:rFonts w:ascii="Times New Roman" w:hAnsi="Times New Roman" w:cs="Times New Roman"/>
            <w:sz w:val="24"/>
            <w:szCs w:val="24"/>
            <w:lang w:val="en-GB"/>
          </w:rPr>
          <w:t xml:space="preserve"> </w:t>
        </w:r>
      </w:ins>
      <w:r w:rsidR="00217A9E">
        <w:rPr>
          <w:rFonts w:ascii="Times New Roman" w:hAnsi="Times New Roman" w:cs="Times New Roman"/>
          <w:sz w:val="24"/>
          <w:szCs w:val="24"/>
          <w:lang w:val="en-GB"/>
        </w:rPr>
        <w:t xml:space="preserve">and </w:t>
      </w:r>
      <w:proofErr w:type="spellStart"/>
      <w:r w:rsidR="00217A9E" w:rsidRPr="00217A9E">
        <w:rPr>
          <w:rFonts w:ascii="Times New Roman" w:hAnsi="Times New Roman" w:cs="Times New Roman"/>
          <w:i/>
          <w:sz w:val="24"/>
          <w:szCs w:val="24"/>
          <w:lang w:val="en-GB"/>
        </w:rPr>
        <w:t>Culiseta</w:t>
      </w:r>
      <w:proofErr w:type="spellEnd"/>
      <w:r w:rsidR="00217A9E" w:rsidRPr="00217A9E">
        <w:rPr>
          <w:rFonts w:ascii="Times New Roman" w:hAnsi="Times New Roman" w:cs="Times New Roman"/>
          <w:i/>
          <w:sz w:val="24"/>
          <w:szCs w:val="24"/>
          <w:lang w:val="en-GB"/>
        </w:rPr>
        <w:t xml:space="preserve"> </w:t>
      </w:r>
      <w:proofErr w:type="spellStart"/>
      <w:r w:rsidR="00217A9E" w:rsidRPr="00217A9E">
        <w:rPr>
          <w:rFonts w:ascii="Times New Roman" w:hAnsi="Times New Roman" w:cs="Times New Roman"/>
          <w:i/>
          <w:sz w:val="24"/>
          <w:szCs w:val="24"/>
          <w:lang w:val="en-GB"/>
        </w:rPr>
        <w:t>morsitans</w:t>
      </w:r>
      <w:proofErr w:type="spellEnd"/>
      <w:r w:rsidR="00217A9E">
        <w:rPr>
          <w:rFonts w:ascii="Times New Roman" w:hAnsi="Times New Roman" w:cs="Times New Roman"/>
          <w:i/>
          <w:sz w:val="24"/>
          <w:szCs w:val="24"/>
          <w:lang w:val="en-GB"/>
        </w:rPr>
        <w:t xml:space="preserve"> </w:t>
      </w:r>
      <w:r w:rsidR="00217A9E" w:rsidRPr="00A127ED">
        <w:rPr>
          <w:rFonts w:ascii="Times New Roman" w:hAnsi="Times New Roman" w:cs="Times New Roman"/>
          <w:sz w:val="24"/>
          <w:szCs w:val="24"/>
          <w:lang w:val="en-GB"/>
        </w:rPr>
        <w:t>[</w:t>
      </w:r>
      <w:proofErr w:type="spellStart"/>
      <w:r w:rsidR="00217A9E" w:rsidRPr="00C7575F">
        <w:rPr>
          <w:rFonts w:ascii="Times New Roman" w:hAnsi="Times New Roman" w:cs="Times New Roman"/>
          <w:sz w:val="24"/>
          <w:szCs w:val="24"/>
          <w:highlight w:val="yellow"/>
          <w:lang w:val="en-GB"/>
        </w:rPr>
        <w:t>Hesson</w:t>
      </w:r>
      <w:proofErr w:type="spellEnd"/>
      <w:r w:rsidR="00217A9E" w:rsidRPr="00C7575F">
        <w:rPr>
          <w:rFonts w:ascii="Times New Roman" w:hAnsi="Times New Roman" w:cs="Times New Roman"/>
          <w:sz w:val="24"/>
          <w:szCs w:val="24"/>
          <w:highlight w:val="yellow"/>
          <w:lang w:val="en-GB"/>
        </w:rPr>
        <w:t xml:space="preserve"> et al 2015</w:t>
      </w:r>
      <w:r w:rsidR="00217A9E" w:rsidRPr="00A127ED">
        <w:rPr>
          <w:rFonts w:ascii="Times New Roman" w:hAnsi="Times New Roman" w:cs="Times New Roman"/>
          <w:sz w:val="24"/>
          <w:szCs w:val="24"/>
          <w:lang w:val="en-GB"/>
        </w:rPr>
        <w:t>]</w:t>
      </w:r>
      <w:r w:rsidR="00217A9E">
        <w:rPr>
          <w:rFonts w:ascii="Times New Roman" w:hAnsi="Times New Roman" w:cs="Times New Roman"/>
          <w:sz w:val="24"/>
          <w:szCs w:val="24"/>
          <w:lang w:val="en-GB"/>
        </w:rPr>
        <w:t>.</w:t>
      </w:r>
      <w:r w:rsidR="009A6768">
        <w:rPr>
          <w:rFonts w:ascii="Times New Roman" w:hAnsi="Times New Roman" w:cs="Times New Roman"/>
          <w:sz w:val="24"/>
          <w:szCs w:val="24"/>
          <w:lang w:val="en-GB"/>
        </w:rPr>
        <w:t xml:space="preserve"> Therefore, </w:t>
      </w:r>
      <w:proofErr w:type="spellStart"/>
      <w:r w:rsidR="009A6768" w:rsidRPr="009A6768">
        <w:rPr>
          <w:rFonts w:ascii="Times New Roman" w:hAnsi="Times New Roman" w:cs="Times New Roman"/>
          <w:i/>
          <w:sz w:val="24"/>
          <w:szCs w:val="24"/>
          <w:lang w:val="en-GB"/>
        </w:rPr>
        <w:t>Cx</w:t>
      </w:r>
      <w:proofErr w:type="spellEnd"/>
      <w:ins w:id="1108" w:author="RL" w:date="2018-07-09T07:29:00Z">
        <w:r w:rsidR="002249C2">
          <w:rPr>
            <w:rFonts w:ascii="Times New Roman" w:hAnsi="Times New Roman" w:cs="Times New Roman"/>
            <w:i/>
            <w:sz w:val="24"/>
            <w:szCs w:val="24"/>
            <w:lang w:val="en-GB"/>
          </w:rPr>
          <w:t>.</w:t>
        </w:r>
      </w:ins>
      <w:r w:rsidR="009A6768" w:rsidRPr="009A6768">
        <w:rPr>
          <w:rFonts w:ascii="Times New Roman" w:hAnsi="Times New Roman" w:cs="Times New Roman"/>
          <w:i/>
          <w:sz w:val="24"/>
          <w:szCs w:val="24"/>
          <w:lang w:val="en-GB"/>
        </w:rPr>
        <w:t xml:space="preserve"> </w:t>
      </w:r>
      <w:proofErr w:type="spellStart"/>
      <w:r w:rsidR="009A6768" w:rsidRPr="009A6768">
        <w:rPr>
          <w:rFonts w:ascii="Times New Roman" w:hAnsi="Times New Roman" w:cs="Times New Roman"/>
          <w:i/>
          <w:sz w:val="24"/>
          <w:szCs w:val="24"/>
          <w:lang w:val="en-GB"/>
        </w:rPr>
        <w:t>torrentium</w:t>
      </w:r>
      <w:proofErr w:type="spellEnd"/>
      <w:r w:rsidR="009A6768">
        <w:rPr>
          <w:rFonts w:ascii="Times New Roman" w:hAnsi="Times New Roman" w:cs="Times New Roman"/>
          <w:sz w:val="24"/>
          <w:szCs w:val="24"/>
          <w:lang w:val="en-GB"/>
        </w:rPr>
        <w:t xml:space="preserve"> is </w:t>
      </w:r>
      <w:del w:id="1109" w:author="RL" w:date="2018-07-09T07:35:00Z">
        <w:r w:rsidR="009A6768" w:rsidDel="002249C2">
          <w:rPr>
            <w:rFonts w:ascii="Times New Roman" w:hAnsi="Times New Roman" w:cs="Times New Roman"/>
            <w:sz w:val="24"/>
            <w:szCs w:val="24"/>
            <w:lang w:val="en-GB"/>
          </w:rPr>
          <w:delText>predicted to act as</w:delText>
        </w:r>
      </w:del>
      <w:ins w:id="1110" w:author="RL" w:date="2018-07-09T07:35:00Z">
        <w:r w:rsidR="002249C2">
          <w:rPr>
            <w:rFonts w:ascii="Times New Roman" w:hAnsi="Times New Roman" w:cs="Times New Roman"/>
            <w:sz w:val="24"/>
            <w:szCs w:val="24"/>
            <w:lang w:val="en-GB"/>
          </w:rPr>
          <w:t>considered</w:t>
        </w:r>
      </w:ins>
      <w:r w:rsidR="009A6768">
        <w:rPr>
          <w:rFonts w:ascii="Times New Roman" w:hAnsi="Times New Roman" w:cs="Times New Roman"/>
          <w:sz w:val="24"/>
          <w:szCs w:val="24"/>
          <w:lang w:val="en-GB"/>
        </w:rPr>
        <w:t xml:space="preserve"> the main vector of SINV in Northern Europe.</w:t>
      </w:r>
      <w:ins w:id="1111" w:author="RL" w:date="2018-07-09T07:44:00Z">
        <w:r w:rsidR="00381978">
          <w:rPr>
            <w:rFonts w:ascii="Times New Roman" w:hAnsi="Times New Roman" w:cs="Times New Roman"/>
            <w:sz w:val="24"/>
            <w:szCs w:val="24"/>
            <w:lang w:val="en-GB"/>
          </w:rPr>
          <w:t xml:space="preserve"> </w:t>
        </w:r>
      </w:ins>
      <w:ins w:id="1112" w:author="RL" w:date="2018-07-10T14:23:00Z">
        <w:r w:rsidR="00A8706D">
          <w:rPr>
            <w:rFonts w:ascii="Times New Roman" w:hAnsi="Times New Roman" w:cs="Times New Roman"/>
            <w:sz w:val="24"/>
            <w:szCs w:val="24"/>
            <w:lang w:val="en-GB"/>
          </w:rPr>
          <w:t>O</w:t>
        </w:r>
      </w:ins>
      <w:ins w:id="1113" w:author="RL" w:date="2018-07-09T07:44:00Z">
        <w:r w:rsidR="00381978">
          <w:rPr>
            <w:rFonts w:ascii="Times New Roman" w:hAnsi="Times New Roman" w:cs="Times New Roman"/>
            <w:sz w:val="24"/>
            <w:szCs w:val="24"/>
            <w:lang w:val="en-GB"/>
          </w:rPr>
          <w:t>ur study demon</w:t>
        </w:r>
      </w:ins>
      <w:ins w:id="1114" w:author="RL" w:date="2018-07-09T07:45:00Z">
        <w:r w:rsidR="00381978">
          <w:rPr>
            <w:rFonts w:ascii="Times New Roman" w:hAnsi="Times New Roman" w:cs="Times New Roman"/>
            <w:sz w:val="24"/>
            <w:szCs w:val="24"/>
            <w:lang w:val="en-GB"/>
          </w:rPr>
          <w:t xml:space="preserve">strated that </w:t>
        </w:r>
      </w:ins>
      <w:del w:id="1115" w:author="RL" w:date="2018-07-09T07:45:00Z">
        <w:r w:rsidR="003776FF" w:rsidDel="00381978">
          <w:rPr>
            <w:rFonts w:ascii="Times New Roman" w:hAnsi="Times New Roman" w:cs="Times New Roman"/>
            <w:sz w:val="24"/>
            <w:szCs w:val="24"/>
            <w:lang w:val="en-GB"/>
          </w:rPr>
          <w:delText xml:space="preserve"> </w:delText>
        </w:r>
        <w:r w:rsidR="007B7699" w:rsidDel="00381978">
          <w:rPr>
            <w:rFonts w:ascii="Times New Roman" w:hAnsi="Times New Roman" w:cs="Times New Roman"/>
            <w:sz w:val="24"/>
            <w:szCs w:val="24"/>
            <w:lang w:val="en-GB"/>
          </w:rPr>
          <w:delText xml:space="preserve">This scenario is also possible for WNV transmission in Northern Europe, suggesting that </w:delText>
        </w:r>
      </w:del>
      <w:proofErr w:type="spellStart"/>
      <w:r w:rsidR="003776FF" w:rsidRPr="003776FF">
        <w:rPr>
          <w:rFonts w:ascii="Times New Roman" w:hAnsi="Times New Roman" w:cs="Times New Roman"/>
          <w:i/>
          <w:sz w:val="24"/>
          <w:szCs w:val="24"/>
          <w:lang w:val="en-GB"/>
        </w:rPr>
        <w:t>Cx</w:t>
      </w:r>
      <w:proofErr w:type="spellEnd"/>
      <w:ins w:id="1116" w:author="RL" w:date="2018-07-09T07:45:00Z">
        <w:r w:rsidR="00381978">
          <w:rPr>
            <w:rFonts w:ascii="Times New Roman" w:hAnsi="Times New Roman" w:cs="Times New Roman"/>
            <w:i/>
            <w:sz w:val="24"/>
            <w:szCs w:val="24"/>
            <w:lang w:val="en-GB"/>
          </w:rPr>
          <w:t>.</w:t>
        </w:r>
      </w:ins>
      <w:r w:rsidR="003776FF" w:rsidRPr="003776FF">
        <w:rPr>
          <w:rFonts w:ascii="Times New Roman" w:hAnsi="Times New Roman" w:cs="Times New Roman"/>
          <w:i/>
          <w:sz w:val="24"/>
          <w:szCs w:val="24"/>
          <w:lang w:val="en-GB"/>
        </w:rPr>
        <w:t xml:space="preserve"> </w:t>
      </w:r>
      <w:proofErr w:type="spellStart"/>
      <w:r w:rsidR="003776FF" w:rsidRPr="003776FF">
        <w:rPr>
          <w:rFonts w:ascii="Times New Roman" w:hAnsi="Times New Roman" w:cs="Times New Roman"/>
          <w:i/>
          <w:sz w:val="24"/>
          <w:szCs w:val="24"/>
          <w:lang w:val="en-GB"/>
        </w:rPr>
        <w:t>torrentium</w:t>
      </w:r>
      <w:proofErr w:type="spellEnd"/>
      <w:r w:rsidR="003776FF">
        <w:rPr>
          <w:rFonts w:ascii="Times New Roman" w:hAnsi="Times New Roman" w:cs="Times New Roman"/>
          <w:sz w:val="24"/>
          <w:szCs w:val="24"/>
          <w:lang w:val="en-GB"/>
        </w:rPr>
        <w:t xml:space="preserve"> </w:t>
      </w:r>
      <w:ins w:id="1117" w:author="RL" w:date="2018-07-09T07:45:00Z">
        <w:r w:rsidR="00381978">
          <w:rPr>
            <w:rFonts w:ascii="Times New Roman" w:hAnsi="Times New Roman" w:cs="Times New Roman"/>
            <w:sz w:val="24"/>
            <w:szCs w:val="24"/>
            <w:lang w:val="en-GB"/>
          </w:rPr>
          <w:t xml:space="preserve">may </w:t>
        </w:r>
      </w:ins>
      <w:del w:id="1118" w:author="RL" w:date="2018-07-09T07:45:00Z">
        <w:r w:rsidR="003776FF" w:rsidDel="00381978">
          <w:rPr>
            <w:rFonts w:ascii="Times New Roman" w:hAnsi="Times New Roman" w:cs="Times New Roman"/>
            <w:sz w:val="24"/>
            <w:szCs w:val="24"/>
            <w:lang w:val="en-GB"/>
          </w:rPr>
          <w:delText>could</w:delText>
        </w:r>
      </w:del>
      <w:ins w:id="1119" w:author="RL" w:date="2018-07-09T07:45:00Z">
        <w:r w:rsidR="00381978">
          <w:rPr>
            <w:rFonts w:ascii="Times New Roman" w:hAnsi="Times New Roman" w:cs="Times New Roman"/>
            <w:sz w:val="24"/>
            <w:szCs w:val="24"/>
            <w:lang w:val="en-GB"/>
          </w:rPr>
          <w:t>be able to</w:t>
        </w:r>
      </w:ins>
      <w:r w:rsidR="003776FF">
        <w:rPr>
          <w:rFonts w:ascii="Times New Roman" w:hAnsi="Times New Roman" w:cs="Times New Roman"/>
          <w:sz w:val="24"/>
          <w:szCs w:val="24"/>
          <w:lang w:val="en-GB"/>
        </w:rPr>
        <w:t xml:space="preserve"> also play a </w:t>
      </w:r>
      <w:r w:rsidR="004A2A47">
        <w:rPr>
          <w:rFonts w:ascii="Times New Roman" w:hAnsi="Times New Roman" w:cs="Times New Roman"/>
          <w:sz w:val="24"/>
          <w:szCs w:val="24"/>
          <w:lang w:val="en-GB"/>
        </w:rPr>
        <w:t xml:space="preserve">major </w:t>
      </w:r>
      <w:r w:rsidR="003776FF">
        <w:rPr>
          <w:rFonts w:ascii="Times New Roman" w:hAnsi="Times New Roman" w:cs="Times New Roman"/>
          <w:sz w:val="24"/>
          <w:szCs w:val="24"/>
          <w:lang w:val="en-GB"/>
        </w:rPr>
        <w:t>role</w:t>
      </w:r>
      <w:r w:rsidR="004A2A47">
        <w:rPr>
          <w:rFonts w:ascii="Times New Roman" w:hAnsi="Times New Roman" w:cs="Times New Roman"/>
          <w:sz w:val="24"/>
          <w:szCs w:val="24"/>
          <w:lang w:val="en-GB"/>
        </w:rPr>
        <w:t xml:space="preserve"> in WNV transmission</w:t>
      </w:r>
      <w:ins w:id="1120" w:author="RL" w:date="2018-07-06T11:31:00Z">
        <w:r w:rsidR="005A70FC">
          <w:rPr>
            <w:rFonts w:ascii="Times New Roman" w:hAnsi="Times New Roman" w:cs="Times New Roman"/>
            <w:sz w:val="24"/>
            <w:szCs w:val="24"/>
            <w:lang w:val="en-GB"/>
          </w:rPr>
          <w:t xml:space="preserve"> in area where the species is present </w:t>
        </w:r>
        <w:r w:rsidR="00D068FE">
          <w:rPr>
            <w:rFonts w:ascii="Times New Roman" w:hAnsi="Times New Roman" w:cs="Times New Roman"/>
            <w:sz w:val="24"/>
            <w:szCs w:val="24"/>
            <w:lang w:val="en-GB"/>
          </w:rPr>
          <w:t xml:space="preserve">in </w:t>
        </w:r>
      </w:ins>
      <w:ins w:id="1121" w:author="RL" w:date="2018-07-09T07:46:00Z">
        <w:r w:rsidR="005A70FC">
          <w:rPr>
            <w:rFonts w:ascii="Times New Roman" w:hAnsi="Times New Roman" w:cs="Times New Roman"/>
            <w:sz w:val="24"/>
            <w:szCs w:val="24"/>
            <w:lang w:val="en-GB"/>
          </w:rPr>
          <w:t xml:space="preserve">Central and </w:t>
        </w:r>
      </w:ins>
      <w:ins w:id="1122" w:author="RL" w:date="2018-07-06T11:31:00Z">
        <w:r w:rsidR="00D068FE">
          <w:rPr>
            <w:rFonts w:ascii="Times New Roman" w:hAnsi="Times New Roman" w:cs="Times New Roman"/>
            <w:sz w:val="24"/>
            <w:szCs w:val="24"/>
            <w:lang w:val="en-GB"/>
          </w:rPr>
          <w:t>Northern Europe</w:t>
        </w:r>
      </w:ins>
      <w:ins w:id="1123" w:author="RL" w:date="2018-07-09T07:51:00Z">
        <w:r w:rsidR="00656C4A">
          <w:rPr>
            <w:rFonts w:ascii="Times New Roman" w:hAnsi="Times New Roman" w:cs="Times New Roman"/>
            <w:sz w:val="24"/>
            <w:szCs w:val="24"/>
            <w:lang w:val="en-GB"/>
          </w:rPr>
          <w:t xml:space="preserve">, if the local </w:t>
        </w:r>
      </w:ins>
      <w:ins w:id="1124" w:author="RL" w:date="2018-07-10T14:23:00Z">
        <w:r w:rsidR="00B270BE">
          <w:rPr>
            <w:rFonts w:ascii="Times New Roman" w:hAnsi="Times New Roman" w:cs="Times New Roman"/>
            <w:sz w:val="24"/>
            <w:szCs w:val="24"/>
            <w:lang w:val="en-GB"/>
          </w:rPr>
          <w:t>environmental conditions</w:t>
        </w:r>
      </w:ins>
      <w:ins w:id="1125" w:author="RL" w:date="2018-07-09T07:52:00Z">
        <w:r w:rsidR="00656C4A">
          <w:rPr>
            <w:rFonts w:ascii="Times New Roman" w:hAnsi="Times New Roman" w:cs="Times New Roman"/>
            <w:sz w:val="24"/>
            <w:szCs w:val="24"/>
            <w:lang w:val="en-GB"/>
          </w:rPr>
          <w:t xml:space="preserve"> would be suitable</w:t>
        </w:r>
      </w:ins>
      <w:ins w:id="1126" w:author="RL" w:date="2018-07-09T07:48:00Z">
        <w:r w:rsidR="005A70FC">
          <w:rPr>
            <w:rFonts w:ascii="Times New Roman" w:hAnsi="Times New Roman" w:cs="Times New Roman"/>
            <w:sz w:val="24"/>
            <w:szCs w:val="24"/>
            <w:lang w:val="en-GB"/>
          </w:rPr>
          <w:t xml:space="preserve"> [</w:t>
        </w:r>
        <w:proofErr w:type="spellStart"/>
        <w:r w:rsidR="005A70FC" w:rsidRPr="005A70FC">
          <w:rPr>
            <w:rFonts w:ascii="Times New Roman" w:hAnsi="Times New Roman" w:cs="Times New Roman"/>
            <w:sz w:val="24"/>
            <w:szCs w:val="24"/>
            <w:highlight w:val="yellow"/>
            <w:lang w:val="en-GB"/>
            <w:rPrChange w:id="1127" w:author="RL" w:date="2018-07-09T07:48:00Z">
              <w:rPr>
                <w:rFonts w:ascii="Times New Roman" w:hAnsi="Times New Roman" w:cs="Times New Roman"/>
                <w:sz w:val="24"/>
                <w:szCs w:val="24"/>
                <w:lang w:val="en-GB"/>
              </w:rPr>
            </w:rPrChange>
          </w:rPr>
          <w:t>Hesson</w:t>
        </w:r>
        <w:proofErr w:type="spellEnd"/>
        <w:r w:rsidR="005A70FC" w:rsidRPr="005A70FC">
          <w:rPr>
            <w:rFonts w:ascii="Times New Roman" w:hAnsi="Times New Roman" w:cs="Times New Roman"/>
            <w:sz w:val="24"/>
            <w:szCs w:val="24"/>
            <w:highlight w:val="yellow"/>
            <w:lang w:val="en-GB"/>
            <w:rPrChange w:id="1128" w:author="RL" w:date="2018-07-09T07:48:00Z">
              <w:rPr>
                <w:rFonts w:ascii="Times New Roman" w:hAnsi="Times New Roman" w:cs="Times New Roman"/>
                <w:sz w:val="24"/>
                <w:szCs w:val="24"/>
                <w:lang w:val="en-GB"/>
              </w:rPr>
            </w:rPrChange>
          </w:rPr>
          <w:t xml:space="preserve"> et al. 2013</w:t>
        </w:r>
        <w:r w:rsidR="005A70FC">
          <w:rPr>
            <w:rFonts w:ascii="Times New Roman" w:hAnsi="Times New Roman" w:cs="Times New Roman"/>
            <w:sz w:val="24"/>
            <w:szCs w:val="24"/>
            <w:lang w:val="en-GB"/>
          </w:rPr>
          <w:t>]</w:t>
        </w:r>
      </w:ins>
      <w:r w:rsidR="007B7699">
        <w:rPr>
          <w:rFonts w:ascii="Times New Roman" w:hAnsi="Times New Roman" w:cs="Times New Roman"/>
          <w:sz w:val="24"/>
          <w:szCs w:val="24"/>
          <w:lang w:val="en-GB"/>
        </w:rPr>
        <w:t>.</w:t>
      </w:r>
      <w:del w:id="1129" w:author="RL" w:date="2018-07-09T08:33:00Z">
        <w:r w:rsidR="007B7699" w:rsidDel="0028611D">
          <w:rPr>
            <w:rFonts w:ascii="Times New Roman" w:hAnsi="Times New Roman" w:cs="Times New Roman"/>
            <w:sz w:val="24"/>
            <w:szCs w:val="24"/>
            <w:lang w:val="en-GB"/>
          </w:rPr>
          <w:delText xml:space="preserve"> </w:delText>
        </w:r>
      </w:del>
      <w:del w:id="1130" w:author="RL" w:date="2018-07-09T07:49:00Z">
        <w:r w:rsidR="007B7699" w:rsidDel="005B1D80">
          <w:rPr>
            <w:rFonts w:ascii="Times New Roman" w:hAnsi="Times New Roman" w:cs="Times New Roman"/>
            <w:sz w:val="24"/>
            <w:szCs w:val="24"/>
            <w:lang w:val="en-GB"/>
          </w:rPr>
          <w:delText>This would include</w:delText>
        </w:r>
        <w:r w:rsidR="003776FF" w:rsidDel="005B1D80">
          <w:rPr>
            <w:rFonts w:ascii="Times New Roman" w:hAnsi="Times New Roman" w:cs="Times New Roman"/>
            <w:sz w:val="24"/>
            <w:szCs w:val="24"/>
            <w:lang w:val="en-GB"/>
          </w:rPr>
          <w:delText xml:space="preserve"> same parts of Central Europe like Germany where </w:delText>
        </w:r>
        <w:r w:rsidR="003776FF" w:rsidRPr="004A2A47" w:rsidDel="005B1D80">
          <w:rPr>
            <w:rFonts w:ascii="Times New Roman" w:hAnsi="Times New Roman" w:cs="Times New Roman"/>
            <w:i/>
            <w:sz w:val="24"/>
            <w:szCs w:val="24"/>
            <w:lang w:val="en-GB"/>
          </w:rPr>
          <w:delText>Cx torrentium</w:delText>
        </w:r>
        <w:r w:rsidR="003776FF" w:rsidDel="005B1D80">
          <w:rPr>
            <w:rFonts w:ascii="Times New Roman" w:hAnsi="Times New Roman" w:cs="Times New Roman"/>
            <w:sz w:val="24"/>
            <w:szCs w:val="24"/>
            <w:lang w:val="en-GB"/>
          </w:rPr>
          <w:delText xml:space="preserve"> is predominant</w:delText>
        </w:r>
        <w:r w:rsidR="004A2A47" w:rsidDel="005B1D80">
          <w:rPr>
            <w:rFonts w:ascii="Times New Roman" w:hAnsi="Times New Roman" w:cs="Times New Roman"/>
            <w:sz w:val="24"/>
            <w:szCs w:val="24"/>
            <w:lang w:val="en-GB"/>
          </w:rPr>
          <w:delText>,</w:delText>
        </w:r>
        <w:r w:rsidR="00CF6230" w:rsidDel="005B1D80">
          <w:rPr>
            <w:rFonts w:ascii="Times New Roman" w:hAnsi="Times New Roman" w:cs="Times New Roman"/>
            <w:sz w:val="24"/>
            <w:szCs w:val="24"/>
            <w:lang w:val="en-GB"/>
          </w:rPr>
          <w:delText xml:space="preserve"> </w:delText>
        </w:r>
        <w:r w:rsidR="004A2A47" w:rsidDel="005B1D80">
          <w:rPr>
            <w:rFonts w:ascii="Times New Roman" w:hAnsi="Times New Roman" w:cs="Times New Roman"/>
            <w:sz w:val="24"/>
            <w:szCs w:val="24"/>
            <w:lang w:val="en-GB"/>
          </w:rPr>
          <w:delText>provided that the temperatures are high enough</w:delText>
        </w:r>
        <w:r w:rsidR="00CA44B9" w:rsidDel="005B1D80">
          <w:rPr>
            <w:rFonts w:ascii="Times New Roman" w:hAnsi="Times New Roman" w:cs="Times New Roman"/>
            <w:sz w:val="24"/>
            <w:szCs w:val="24"/>
            <w:lang w:val="en-GB"/>
          </w:rPr>
          <w:delText xml:space="preserve"> and the virus gets introduced</w:delText>
        </w:r>
        <w:r w:rsidR="007B7699" w:rsidDel="005B1D80">
          <w:rPr>
            <w:rFonts w:ascii="Times New Roman" w:hAnsi="Times New Roman" w:cs="Times New Roman"/>
            <w:sz w:val="24"/>
            <w:szCs w:val="24"/>
            <w:lang w:val="en-GB"/>
          </w:rPr>
          <w:delText xml:space="preserve"> </w:delText>
        </w:r>
        <w:r w:rsidR="00B54F89" w:rsidDel="005B1D80">
          <w:rPr>
            <w:rFonts w:ascii="Times New Roman" w:hAnsi="Times New Roman" w:cs="Times New Roman"/>
            <w:sz w:val="24"/>
            <w:szCs w:val="24"/>
            <w:lang w:val="en-GB"/>
          </w:rPr>
          <w:delText xml:space="preserve">to this area </w:delText>
        </w:r>
        <w:r w:rsidR="007B7699" w:rsidDel="005B1D80">
          <w:rPr>
            <w:rFonts w:ascii="Times New Roman" w:hAnsi="Times New Roman" w:cs="Times New Roman"/>
            <w:sz w:val="24"/>
            <w:szCs w:val="24"/>
            <w:lang w:val="en-GB"/>
          </w:rPr>
          <w:delText>by birds</w:delText>
        </w:r>
        <w:r w:rsidR="004A2A47" w:rsidDel="005B1D80">
          <w:rPr>
            <w:rFonts w:ascii="Times New Roman" w:hAnsi="Times New Roman" w:cs="Times New Roman"/>
            <w:sz w:val="24"/>
            <w:szCs w:val="24"/>
            <w:lang w:val="en-GB"/>
          </w:rPr>
          <w:delText>.</w:delText>
        </w:r>
      </w:del>
    </w:p>
    <w:p w14:paraId="55CEB963" w14:textId="614E7C9E" w:rsidR="00C072A2" w:rsidRPr="00A0381B" w:rsidRDefault="00C072A2" w:rsidP="0028611D">
      <w:pPr>
        <w:spacing w:line="480" w:lineRule="auto"/>
        <w:rPr>
          <w:moveTo w:id="1131" w:author="RL" w:date="2018-07-06T10:52:00Z"/>
          <w:rFonts w:ascii="Times New Roman" w:hAnsi="Times New Roman" w:cs="Times New Roman"/>
          <w:sz w:val="24"/>
          <w:szCs w:val="24"/>
          <w:lang w:val="en-GB"/>
        </w:rPr>
      </w:pPr>
      <w:moveToRangeStart w:id="1132" w:author="RL" w:date="2018-07-06T10:52:00Z" w:name="move518637661"/>
      <w:moveTo w:id="1133" w:author="RL" w:date="2018-07-06T10:52:00Z">
        <w:del w:id="1134" w:author="RL" w:date="2018-07-09T07:52:00Z">
          <w:r w:rsidDel="002F69E9">
            <w:rPr>
              <w:rFonts w:ascii="Times New Roman" w:hAnsi="Times New Roman" w:cs="Times New Roman"/>
              <w:sz w:val="24"/>
              <w:szCs w:val="24"/>
              <w:lang w:val="en-GB"/>
            </w:rPr>
            <w:lastRenderedPageBreak/>
            <w:delText>Additionally, t</w:delText>
          </w:r>
        </w:del>
        <w:del w:id="1135" w:author="RL" w:date="2018-07-09T08:33:00Z">
          <w:r w:rsidDel="0028611D">
            <w:rPr>
              <w:rFonts w:ascii="Times New Roman" w:hAnsi="Times New Roman" w:cs="Times New Roman"/>
              <w:sz w:val="24"/>
              <w:szCs w:val="24"/>
              <w:lang w:val="en-GB"/>
            </w:rPr>
            <w:delText>he observed temperature dependenc</w:delText>
          </w:r>
        </w:del>
        <w:del w:id="1136" w:author="RL" w:date="2018-07-09T07:52:00Z">
          <w:r w:rsidDel="002F69E9">
            <w:rPr>
              <w:rFonts w:ascii="Times New Roman" w:hAnsi="Times New Roman" w:cs="Times New Roman"/>
              <w:sz w:val="24"/>
              <w:szCs w:val="24"/>
              <w:lang w:val="en-GB"/>
            </w:rPr>
            <w:delText>e</w:delText>
          </w:r>
        </w:del>
        <w:del w:id="1137" w:author="RL" w:date="2018-07-09T08:33:00Z">
          <w:r w:rsidDel="0028611D">
            <w:rPr>
              <w:rFonts w:ascii="Times New Roman" w:hAnsi="Times New Roman" w:cs="Times New Roman"/>
              <w:sz w:val="24"/>
              <w:szCs w:val="24"/>
              <w:lang w:val="en-GB"/>
            </w:rPr>
            <w:delText xml:space="preserve"> of WNV </w:delText>
          </w:r>
        </w:del>
        <w:del w:id="1138" w:author="RL" w:date="2018-07-09T07:53:00Z">
          <w:r w:rsidDel="002F69E9">
            <w:rPr>
              <w:rFonts w:ascii="Times New Roman" w:hAnsi="Times New Roman" w:cs="Times New Roman"/>
              <w:sz w:val="24"/>
              <w:szCs w:val="24"/>
              <w:lang w:val="en-GB"/>
            </w:rPr>
            <w:delText>transmission in our results is</w:delText>
          </w:r>
        </w:del>
        <w:del w:id="1139" w:author="RL" w:date="2018-07-09T08:33:00Z">
          <w:r w:rsidDel="0028611D">
            <w:rPr>
              <w:rFonts w:ascii="Times New Roman" w:hAnsi="Times New Roman" w:cs="Times New Roman"/>
              <w:sz w:val="24"/>
              <w:szCs w:val="24"/>
              <w:lang w:val="en-GB"/>
            </w:rPr>
            <w:delText xml:space="preserve"> </w:delText>
          </w:r>
        </w:del>
        <w:del w:id="1140" w:author="RL" w:date="2018-07-09T07:53:00Z">
          <w:r w:rsidDel="002F69E9">
            <w:rPr>
              <w:rFonts w:ascii="Times New Roman" w:hAnsi="Times New Roman" w:cs="Times New Roman"/>
              <w:sz w:val="24"/>
              <w:szCs w:val="24"/>
              <w:lang w:val="en-GB"/>
            </w:rPr>
            <w:delText xml:space="preserve">also </w:delText>
          </w:r>
        </w:del>
        <w:del w:id="1141" w:author="RL" w:date="2018-07-09T08:33:00Z">
          <w:r w:rsidDel="0028611D">
            <w:rPr>
              <w:rFonts w:ascii="Times New Roman" w:hAnsi="Times New Roman" w:cs="Times New Roman"/>
              <w:sz w:val="24"/>
              <w:szCs w:val="24"/>
              <w:lang w:val="en-GB"/>
            </w:rPr>
            <w:delText xml:space="preserve">shown </w:delText>
          </w:r>
        </w:del>
        <w:del w:id="1142" w:author="RL" w:date="2018-07-09T07:53:00Z">
          <w:r w:rsidDel="002F69E9">
            <w:rPr>
              <w:rFonts w:ascii="Times New Roman" w:hAnsi="Times New Roman" w:cs="Times New Roman"/>
              <w:sz w:val="24"/>
              <w:szCs w:val="24"/>
              <w:lang w:val="en-GB"/>
            </w:rPr>
            <w:delText>in other studies</w:delText>
          </w:r>
        </w:del>
        <w:del w:id="1143" w:author="RL" w:date="2018-07-09T08:33:00Z">
          <w:r w:rsidDel="0028611D">
            <w:rPr>
              <w:rFonts w:ascii="Times New Roman" w:hAnsi="Times New Roman" w:cs="Times New Roman"/>
              <w:sz w:val="24"/>
              <w:szCs w:val="24"/>
              <w:lang w:val="en-GB"/>
            </w:rPr>
            <w:delText xml:space="preserve"> </w:delText>
          </w:r>
          <w:r w:rsidRPr="00A127ED" w:rsidDel="0028611D">
            <w:rPr>
              <w:rFonts w:ascii="Times New Roman" w:hAnsi="Times New Roman" w:cs="Times New Roman"/>
              <w:sz w:val="24"/>
              <w:szCs w:val="24"/>
              <w:lang w:val="en-GB"/>
            </w:rPr>
            <w:delText>[</w:delText>
          </w:r>
          <w:r w:rsidRPr="00674EB4" w:rsidDel="0028611D">
            <w:rPr>
              <w:rFonts w:ascii="Times New Roman" w:hAnsi="Times New Roman" w:cs="Times New Roman"/>
              <w:sz w:val="24"/>
              <w:szCs w:val="24"/>
              <w:highlight w:val="yellow"/>
              <w:lang w:val="en-GB"/>
            </w:rPr>
            <w:delText>Kenney et al 2014,</w:delText>
          </w:r>
          <w:r w:rsidDel="0028611D">
            <w:rPr>
              <w:rFonts w:ascii="Times New Roman" w:hAnsi="Times New Roman" w:cs="Times New Roman"/>
              <w:sz w:val="24"/>
              <w:szCs w:val="24"/>
              <w:lang w:val="en-GB"/>
            </w:rPr>
            <w:delText xml:space="preserve"> </w:delText>
          </w:r>
          <w:r w:rsidRPr="00566239" w:rsidDel="0028611D">
            <w:rPr>
              <w:rFonts w:ascii="Times New Roman" w:hAnsi="Times New Roman" w:cs="Times New Roman"/>
              <w:sz w:val="24"/>
              <w:szCs w:val="24"/>
              <w:highlight w:val="yellow"/>
              <w:lang w:val="en-GB"/>
            </w:rPr>
            <w:delText>Vogels et al 2017B</w:delText>
          </w:r>
          <w:r w:rsidRPr="00A127ED" w:rsidDel="0028611D">
            <w:rPr>
              <w:rFonts w:ascii="Times New Roman" w:hAnsi="Times New Roman" w:cs="Times New Roman"/>
              <w:sz w:val="24"/>
              <w:szCs w:val="24"/>
              <w:lang w:val="en-GB"/>
            </w:rPr>
            <w:delText>]</w:delText>
          </w:r>
          <w:r w:rsidDel="0028611D">
            <w:rPr>
              <w:rFonts w:ascii="Times New Roman" w:hAnsi="Times New Roman" w:cs="Times New Roman"/>
              <w:sz w:val="24"/>
              <w:szCs w:val="24"/>
              <w:lang w:val="en-GB"/>
            </w:rPr>
            <w:delText xml:space="preserve">. Tropical temperatures </w:delText>
          </w:r>
        </w:del>
        <w:del w:id="1144" w:author="RL" w:date="2018-07-09T07:59:00Z">
          <w:r w:rsidDel="00B2714E">
            <w:rPr>
              <w:rFonts w:ascii="Times New Roman" w:hAnsi="Times New Roman" w:cs="Times New Roman"/>
              <w:sz w:val="24"/>
              <w:szCs w:val="24"/>
              <w:lang w:val="en-GB"/>
            </w:rPr>
            <w:delText>like</w:delText>
          </w:r>
        </w:del>
        <w:del w:id="1145" w:author="RL" w:date="2018-07-09T08:33:00Z">
          <w:r w:rsidDel="0028611D">
            <w:rPr>
              <w:rFonts w:ascii="Times New Roman" w:hAnsi="Times New Roman" w:cs="Times New Roman"/>
              <w:sz w:val="24"/>
              <w:szCs w:val="24"/>
              <w:lang w:val="en-GB"/>
            </w:rPr>
            <w:delText xml:space="preserve"> 27</w:delText>
          </w:r>
        </w:del>
        <w:del w:id="1146" w:author="RL" w:date="2018-07-09T07:59:00Z">
          <w:r w:rsidDel="00B2714E">
            <w:rPr>
              <w:rFonts w:ascii="Times New Roman" w:hAnsi="Times New Roman" w:cs="Times New Roman"/>
              <w:sz w:val="24"/>
              <w:szCs w:val="24"/>
              <w:lang w:val="en-GB"/>
            </w:rPr>
            <w:delText>°</w:delText>
          </w:r>
        </w:del>
        <w:del w:id="1147" w:author="RL" w:date="2018-07-09T08:33:00Z">
          <w:r w:rsidDel="0028611D">
            <w:rPr>
              <w:rFonts w:ascii="Times New Roman" w:hAnsi="Times New Roman" w:cs="Times New Roman"/>
              <w:sz w:val="24"/>
              <w:szCs w:val="24"/>
              <w:lang w:val="en-GB"/>
            </w:rPr>
            <w:delText xml:space="preserve">/28°C support transmission of WNV, while </w:delText>
          </w:r>
        </w:del>
        <w:del w:id="1148" w:author="RL" w:date="2018-07-09T08:04:00Z">
          <w:r w:rsidDel="00FB2A00">
            <w:rPr>
              <w:rFonts w:ascii="Times New Roman" w:hAnsi="Times New Roman" w:cs="Times New Roman"/>
              <w:sz w:val="24"/>
              <w:szCs w:val="24"/>
              <w:lang w:val="en-GB"/>
            </w:rPr>
            <w:delText xml:space="preserve">more </w:delText>
          </w:r>
        </w:del>
        <w:del w:id="1149" w:author="RL" w:date="2018-07-09T08:33:00Z">
          <w:r w:rsidDel="0028611D">
            <w:rPr>
              <w:rFonts w:ascii="Times New Roman" w:hAnsi="Times New Roman" w:cs="Times New Roman"/>
              <w:sz w:val="24"/>
              <w:szCs w:val="24"/>
              <w:lang w:val="en-GB"/>
            </w:rPr>
            <w:delText xml:space="preserve">moderate temperatures </w:delText>
          </w:r>
        </w:del>
        <w:del w:id="1150" w:author="RL" w:date="2018-07-09T08:04:00Z">
          <w:r w:rsidDel="00FB2A00">
            <w:rPr>
              <w:rFonts w:ascii="Times New Roman" w:hAnsi="Times New Roman" w:cs="Times New Roman"/>
              <w:sz w:val="24"/>
              <w:szCs w:val="24"/>
              <w:lang w:val="en-GB"/>
            </w:rPr>
            <w:delText>like</w:delText>
          </w:r>
        </w:del>
        <w:del w:id="1151" w:author="RL" w:date="2018-07-09T08:33:00Z">
          <w:r w:rsidDel="0028611D">
            <w:rPr>
              <w:rFonts w:ascii="Times New Roman" w:hAnsi="Times New Roman" w:cs="Times New Roman"/>
              <w:sz w:val="24"/>
              <w:szCs w:val="24"/>
              <w:lang w:val="en-GB"/>
            </w:rPr>
            <w:delText xml:space="preserve"> 23</w:delText>
          </w:r>
        </w:del>
        <w:del w:id="1152" w:author="RL" w:date="2018-07-09T08:03:00Z">
          <w:r w:rsidDel="00D7335C">
            <w:rPr>
              <w:rFonts w:ascii="Times New Roman" w:hAnsi="Times New Roman" w:cs="Times New Roman"/>
              <w:sz w:val="24"/>
              <w:szCs w:val="24"/>
              <w:lang w:val="en-GB"/>
            </w:rPr>
            <w:delText>°</w:delText>
          </w:r>
        </w:del>
        <w:del w:id="1153" w:author="RL" w:date="2018-07-09T08:33:00Z">
          <w:r w:rsidDel="0028611D">
            <w:rPr>
              <w:rFonts w:ascii="Times New Roman" w:hAnsi="Times New Roman" w:cs="Times New Roman"/>
              <w:sz w:val="24"/>
              <w:szCs w:val="24"/>
              <w:lang w:val="en-GB"/>
            </w:rPr>
            <w:delText>/24°C lead to</w:delText>
          </w:r>
        </w:del>
        <w:del w:id="1154" w:author="RL" w:date="2018-07-09T08:03:00Z">
          <w:r w:rsidDel="00D7335C">
            <w:rPr>
              <w:rFonts w:ascii="Times New Roman" w:hAnsi="Times New Roman" w:cs="Times New Roman"/>
              <w:sz w:val="24"/>
              <w:szCs w:val="24"/>
              <w:lang w:val="en-GB"/>
            </w:rPr>
            <w:delText xml:space="preserve"> a</w:delText>
          </w:r>
        </w:del>
        <w:del w:id="1155" w:author="RL" w:date="2018-07-09T08:33:00Z">
          <w:r w:rsidDel="0028611D">
            <w:rPr>
              <w:rFonts w:ascii="Times New Roman" w:hAnsi="Times New Roman" w:cs="Times New Roman"/>
              <w:sz w:val="24"/>
              <w:szCs w:val="24"/>
              <w:lang w:val="en-GB"/>
            </w:rPr>
            <w:delText xml:space="preserve"> </w:delText>
          </w:r>
        </w:del>
        <w:del w:id="1156" w:author="RL" w:date="2018-07-09T08:04:00Z">
          <w:r w:rsidDel="00D7335C">
            <w:rPr>
              <w:rFonts w:ascii="Times New Roman" w:hAnsi="Times New Roman" w:cs="Times New Roman"/>
              <w:sz w:val="24"/>
              <w:szCs w:val="24"/>
              <w:lang w:val="en-GB"/>
            </w:rPr>
            <w:delText>clearly</w:delText>
          </w:r>
        </w:del>
        <w:del w:id="1157" w:author="RL" w:date="2018-07-09T08:33:00Z">
          <w:r w:rsidDel="0028611D">
            <w:rPr>
              <w:rFonts w:ascii="Times New Roman" w:hAnsi="Times New Roman" w:cs="Times New Roman"/>
              <w:sz w:val="24"/>
              <w:szCs w:val="24"/>
              <w:lang w:val="en-GB"/>
            </w:rPr>
            <w:delText xml:space="preserve"> reduced TR. Like </w:delText>
          </w:r>
        </w:del>
        <w:del w:id="1158" w:author="RL" w:date="2018-07-09T08:03:00Z">
          <w:r w:rsidDel="00BA1308">
            <w:rPr>
              <w:rFonts w:ascii="Times New Roman" w:hAnsi="Times New Roman" w:cs="Times New Roman"/>
              <w:sz w:val="24"/>
              <w:szCs w:val="24"/>
              <w:lang w:val="en-GB"/>
            </w:rPr>
            <w:delText>our</w:delText>
          </w:r>
        </w:del>
        <w:del w:id="1159" w:author="RL" w:date="2018-07-09T08:05:00Z">
          <w:r w:rsidDel="00FB2A00">
            <w:rPr>
              <w:rFonts w:ascii="Times New Roman" w:hAnsi="Times New Roman" w:cs="Times New Roman"/>
              <w:sz w:val="24"/>
              <w:szCs w:val="24"/>
              <w:lang w:val="en-GB"/>
            </w:rPr>
            <w:delText xml:space="preserve"> study</w:delText>
          </w:r>
        </w:del>
        <w:del w:id="1160" w:author="RL" w:date="2018-07-09T08:33:00Z">
          <w:r w:rsidDel="0028611D">
            <w:rPr>
              <w:rFonts w:ascii="Times New Roman" w:hAnsi="Times New Roman" w:cs="Times New Roman"/>
              <w:sz w:val="24"/>
              <w:szCs w:val="24"/>
              <w:lang w:val="en-GB"/>
            </w:rPr>
            <w:delText xml:space="preserve">, most </w:delText>
          </w:r>
        </w:del>
        <w:del w:id="1161" w:author="RL" w:date="2018-07-09T08:03:00Z">
          <w:r w:rsidDel="00BA1308">
            <w:rPr>
              <w:rFonts w:ascii="Times New Roman" w:hAnsi="Times New Roman" w:cs="Times New Roman"/>
              <w:sz w:val="24"/>
              <w:szCs w:val="24"/>
              <w:lang w:val="en-GB"/>
            </w:rPr>
            <w:delText>studies</w:delText>
          </w:r>
        </w:del>
        <w:del w:id="1162" w:author="RL" w:date="2018-07-09T08:33:00Z">
          <w:r w:rsidDel="0028611D">
            <w:rPr>
              <w:rFonts w:ascii="Times New Roman" w:hAnsi="Times New Roman" w:cs="Times New Roman"/>
              <w:sz w:val="24"/>
              <w:szCs w:val="24"/>
              <w:lang w:val="en-GB"/>
            </w:rPr>
            <w:delText xml:space="preserve"> did not show any transmission at lower temperatures </w:delText>
          </w:r>
        </w:del>
        <w:del w:id="1163" w:author="RL" w:date="2018-07-09T08:02:00Z">
          <w:r w:rsidDel="00B2714E">
            <w:rPr>
              <w:rFonts w:ascii="Times New Roman" w:hAnsi="Times New Roman" w:cs="Times New Roman"/>
              <w:sz w:val="24"/>
              <w:szCs w:val="24"/>
              <w:lang w:val="en-GB"/>
            </w:rPr>
            <w:delText xml:space="preserve">of </w:delText>
          </w:r>
        </w:del>
        <w:del w:id="1164" w:author="RL" w:date="2018-07-09T08:33:00Z">
          <w:r w:rsidDel="0028611D">
            <w:rPr>
              <w:rFonts w:ascii="Times New Roman" w:hAnsi="Times New Roman" w:cs="Times New Roman"/>
              <w:sz w:val="24"/>
              <w:szCs w:val="24"/>
              <w:lang w:val="en-GB"/>
            </w:rPr>
            <w:delText>21°C</w:delText>
          </w:r>
        </w:del>
        <w:del w:id="1165" w:author="RL" w:date="2018-07-09T08:02:00Z">
          <w:r w:rsidDel="00B2714E">
            <w:rPr>
              <w:rFonts w:ascii="Times New Roman" w:hAnsi="Times New Roman" w:cs="Times New Roman"/>
              <w:sz w:val="24"/>
              <w:szCs w:val="24"/>
              <w:lang w:val="en-GB"/>
            </w:rPr>
            <w:delText>/18°C</w:delText>
          </w:r>
        </w:del>
        <w:del w:id="1166" w:author="RL" w:date="2018-07-09T08:33:00Z">
          <w:r w:rsidDel="0028611D">
            <w:rPr>
              <w:rFonts w:ascii="Times New Roman" w:hAnsi="Times New Roman" w:cs="Times New Roman"/>
              <w:sz w:val="24"/>
              <w:szCs w:val="24"/>
              <w:lang w:val="en-GB"/>
            </w:rPr>
            <w:delText xml:space="preserve"> or</w:delText>
          </w:r>
        </w:del>
        <w:del w:id="1167" w:author="RL" w:date="2018-07-09T08:03:00Z">
          <w:r w:rsidDel="00BA1308">
            <w:rPr>
              <w:rFonts w:ascii="Times New Roman" w:hAnsi="Times New Roman" w:cs="Times New Roman"/>
              <w:sz w:val="24"/>
              <w:szCs w:val="24"/>
              <w:lang w:val="en-GB"/>
            </w:rPr>
            <w:delText xml:space="preserve"> a</w:delText>
          </w:r>
        </w:del>
        <w:del w:id="1168" w:author="RL" w:date="2018-07-09T08:33:00Z">
          <w:r w:rsidDel="0028611D">
            <w:rPr>
              <w:rFonts w:ascii="Times New Roman" w:hAnsi="Times New Roman" w:cs="Times New Roman"/>
              <w:sz w:val="24"/>
              <w:szCs w:val="24"/>
              <w:lang w:val="en-GB"/>
            </w:rPr>
            <w:delText xml:space="preserve"> TR below 10%.</w:delText>
          </w:r>
        </w:del>
        <w:del w:id="1169" w:author="RL" w:date="2018-07-09T07:55:00Z">
          <w:r w:rsidDel="00411553">
            <w:rPr>
              <w:rFonts w:ascii="Times New Roman" w:hAnsi="Times New Roman" w:cs="Times New Roman"/>
              <w:sz w:val="24"/>
              <w:szCs w:val="24"/>
              <w:lang w:val="en-GB"/>
            </w:rPr>
            <w:delText xml:space="preserve"> </w:delText>
          </w:r>
        </w:del>
      </w:moveTo>
    </w:p>
    <w:moveToRangeEnd w:id="1132"/>
    <w:p w14:paraId="6977BAA4" w14:textId="6EE15950" w:rsidR="00FB5CC3" w:rsidRDefault="001E0F79" w:rsidP="00E94A9E">
      <w:pPr>
        <w:spacing w:line="480" w:lineRule="auto"/>
        <w:rPr>
          <w:ins w:id="1170" w:author="RL" w:date="2018-07-09T09:06:00Z"/>
          <w:rFonts w:ascii="Times New Roman" w:hAnsi="Times New Roman" w:cs="Times New Roman"/>
          <w:sz w:val="24"/>
          <w:szCs w:val="24"/>
          <w:lang w:val="en-GB"/>
        </w:rPr>
      </w:pPr>
      <w:ins w:id="1171" w:author="RL" w:date="2018-07-10T14:25:00Z">
        <w:r>
          <w:rPr>
            <w:rFonts w:ascii="Times New Roman" w:hAnsi="Times New Roman" w:cs="Times New Roman"/>
            <w:sz w:val="24"/>
            <w:szCs w:val="24"/>
            <w:lang w:val="en-GB"/>
          </w:rPr>
          <w:t>Two</w:t>
        </w:r>
      </w:ins>
      <w:ins w:id="1172" w:author="RL" w:date="2018-07-10T14:11:00Z">
        <w:r w:rsidR="00F46410">
          <w:rPr>
            <w:rFonts w:ascii="Times New Roman" w:hAnsi="Times New Roman" w:cs="Times New Roman"/>
            <w:sz w:val="24"/>
            <w:szCs w:val="24"/>
            <w:lang w:val="en-GB"/>
          </w:rPr>
          <w:t xml:space="preserve"> different lineages of WNV are circulating in Europe</w:t>
        </w:r>
      </w:ins>
      <w:ins w:id="1173" w:author="RL" w:date="2018-07-10T14:24:00Z">
        <w:r>
          <w:rPr>
            <w:rFonts w:ascii="Times New Roman" w:hAnsi="Times New Roman" w:cs="Times New Roman"/>
            <w:sz w:val="24"/>
            <w:szCs w:val="24"/>
            <w:lang w:val="en-GB"/>
          </w:rPr>
          <w:t xml:space="preserve"> [</w:t>
        </w:r>
        <w:commentRangeStart w:id="1174"/>
        <w:r w:rsidRPr="001E0F79">
          <w:rPr>
            <w:rFonts w:ascii="Times New Roman" w:hAnsi="Times New Roman" w:cs="Times New Roman"/>
            <w:sz w:val="24"/>
            <w:szCs w:val="24"/>
            <w:highlight w:val="yellow"/>
            <w:lang w:val="en-GB"/>
            <w:rPrChange w:id="1175" w:author="RL" w:date="2018-07-10T14:24:00Z">
              <w:rPr>
                <w:rFonts w:ascii="Times New Roman" w:hAnsi="Times New Roman" w:cs="Times New Roman"/>
                <w:sz w:val="24"/>
                <w:szCs w:val="24"/>
                <w:lang w:val="en-GB"/>
              </w:rPr>
            </w:rPrChange>
          </w:rPr>
          <w:t>QUELLE</w:t>
        </w:r>
      </w:ins>
      <w:commentRangeEnd w:id="1174"/>
      <w:ins w:id="1176" w:author="RL" w:date="2018-07-10T14:25:00Z">
        <w:r w:rsidR="00F279D2">
          <w:rPr>
            <w:rStyle w:val="Kommentarzeichen"/>
          </w:rPr>
          <w:commentReference w:id="1174"/>
        </w:r>
      </w:ins>
      <w:ins w:id="1177" w:author="RL" w:date="2018-07-10T14:24:00Z">
        <w:r>
          <w:rPr>
            <w:rFonts w:ascii="Times New Roman" w:hAnsi="Times New Roman" w:cs="Times New Roman"/>
            <w:sz w:val="24"/>
            <w:szCs w:val="24"/>
            <w:lang w:val="en-GB"/>
          </w:rPr>
          <w:t>]</w:t>
        </w:r>
      </w:ins>
      <w:ins w:id="1178" w:author="RL" w:date="2018-07-10T14:11:00Z">
        <w:r w:rsidR="00F46410">
          <w:rPr>
            <w:rFonts w:ascii="Times New Roman" w:hAnsi="Times New Roman" w:cs="Times New Roman"/>
            <w:sz w:val="24"/>
            <w:szCs w:val="24"/>
            <w:lang w:val="en-GB"/>
          </w:rPr>
          <w:t>. Our infection experiments were performed with WNV lineage 1</w:t>
        </w:r>
      </w:ins>
      <w:ins w:id="1179" w:author="RL" w:date="2018-07-10T14:26:00Z">
        <w:r w:rsidR="000A6D76">
          <w:rPr>
            <w:rFonts w:ascii="Times New Roman" w:hAnsi="Times New Roman" w:cs="Times New Roman"/>
            <w:sz w:val="24"/>
            <w:szCs w:val="24"/>
            <w:lang w:val="en-GB"/>
          </w:rPr>
          <w:t>,</w:t>
        </w:r>
      </w:ins>
      <w:ins w:id="1180" w:author="RL" w:date="2018-07-10T14:11:00Z">
        <w:r w:rsidR="00F46410">
          <w:rPr>
            <w:rFonts w:ascii="Times New Roman" w:hAnsi="Times New Roman" w:cs="Times New Roman"/>
            <w:sz w:val="24"/>
            <w:szCs w:val="24"/>
            <w:lang w:val="en-GB"/>
          </w:rPr>
          <w:t xml:space="preserve"> whereas the studies of </w:t>
        </w:r>
        <w:proofErr w:type="spellStart"/>
        <w:r w:rsidR="00F46410">
          <w:rPr>
            <w:rFonts w:ascii="Times New Roman" w:hAnsi="Times New Roman" w:cs="Times New Roman"/>
            <w:sz w:val="24"/>
            <w:szCs w:val="24"/>
            <w:lang w:val="en-GB"/>
          </w:rPr>
          <w:t>Vogels</w:t>
        </w:r>
        <w:proofErr w:type="spellEnd"/>
        <w:r w:rsidR="00F46410">
          <w:rPr>
            <w:rFonts w:ascii="Times New Roman" w:hAnsi="Times New Roman" w:cs="Times New Roman"/>
            <w:sz w:val="24"/>
            <w:szCs w:val="24"/>
            <w:lang w:val="en-GB"/>
          </w:rPr>
          <w:t xml:space="preserve"> </w:t>
        </w:r>
        <w:r w:rsidR="00F46410" w:rsidRPr="00A0381B">
          <w:rPr>
            <w:rFonts w:ascii="Times New Roman" w:hAnsi="Times New Roman" w:cs="Times New Roman"/>
            <w:i/>
            <w:sz w:val="24"/>
            <w:szCs w:val="24"/>
            <w:lang w:val="en-GB"/>
          </w:rPr>
          <w:t>et al</w:t>
        </w:r>
        <w:r w:rsidR="00F46410">
          <w:rPr>
            <w:rFonts w:ascii="Times New Roman" w:hAnsi="Times New Roman" w:cs="Times New Roman"/>
            <w:sz w:val="24"/>
            <w:szCs w:val="24"/>
            <w:lang w:val="en-GB"/>
          </w:rPr>
          <w:t xml:space="preserve">. </w:t>
        </w:r>
        <w:r w:rsidR="00F46410" w:rsidRPr="00A127ED">
          <w:rPr>
            <w:rFonts w:ascii="Times New Roman" w:hAnsi="Times New Roman" w:cs="Times New Roman"/>
            <w:sz w:val="24"/>
            <w:szCs w:val="24"/>
            <w:lang w:val="en-GB"/>
          </w:rPr>
          <w:t>[</w:t>
        </w:r>
        <w:proofErr w:type="spellStart"/>
        <w:r w:rsidR="00F46410">
          <w:rPr>
            <w:rFonts w:ascii="Times New Roman" w:hAnsi="Times New Roman" w:cs="Times New Roman"/>
            <w:sz w:val="24"/>
            <w:szCs w:val="24"/>
            <w:highlight w:val="yellow"/>
            <w:lang w:val="en-GB"/>
          </w:rPr>
          <w:t>Vogels</w:t>
        </w:r>
        <w:proofErr w:type="spellEnd"/>
        <w:r w:rsidR="00F46410">
          <w:rPr>
            <w:rFonts w:ascii="Times New Roman" w:hAnsi="Times New Roman" w:cs="Times New Roman"/>
            <w:sz w:val="24"/>
            <w:szCs w:val="24"/>
            <w:highlight w:val="yellow"/>
            <w:lang w:val="en-GB"/>
          </w:rPr>
          <w:t xml:space="preserve"> et al 201</w:t>
        </w:r>
        <w:r w:rsidR="00F46410" w:rsidRPr="0030752B">
          <w:rPr>
            <w:rFonts w:ascii="Times New Roman" w:hAnsi="Times New Roman" w:cs="Times New Roman"/>
            <w:sz w:val="24"/>
            <w:szCs w:val="24"/>
            <w:highlight w:val="yellow"/>
            <w:lang w:val="en-GB"/>
          </w:rPr>
          <w:t>6</w:t>
        </w:r>
        <w:r w:rsidR="00F46410" w:rsidRPr="00A127ED">
          <w:rPr>
            <w:rFonts w:ascii="Times New Roman" w:hAnsi="Times New Roman" w:cs="Times New Roman"/>
            <w:sz w:val="24"/>
            <w:szCs w:val="24"/>
            <w:lang w:val="en-GB"/>
          </w:rPr>
          <w:t>]</w:t>
        </w:r>
        <w:r w:rsidR="00F46410">
          <w:rPr>
            <w:rFonts w:ascii="Times New Roman" w:hAnsi="Times New Roman" w:cs="Times New Roman"/>
            <w:sz w:val="24"/>
            <w:szCs w:val="24"/>
            <w:lang w:val="en-GB"/>
          </w:rPr>
          <w:t xml:space="preserve"> were performed with WNV lineage 2. The results suggest that both WNV lineages do not show a big difference in the TRs for the studied </w:t>
        </w:r>
        <w:r w:rsidR="00F46410" w:rsidRPr="0040299A">
          <w:rPr>
            <w:rFonts w:ascii="Times New Roman" w:hAnsi="Times New Roman" w:cs="Times New Roman"/>
            <w:i/>
            <w:sz w:val="24"/>
            <w:szCs w:val="24"/>
            <w:lang w:val="en-GB"/>
          </w:rPr>
          <w:t xml:space="preserve">Culex </w:t>
        </w:r>
        <w:r w:rsidR="00F46410">
          <w:rPr>
            <w:rFonts w:ascii="Times New Roman" w:hAnsi="Times New Roman" w:cs="Times New Roman"/>
            <w:sz w:val="24"/>
            <w:szCs w:val="24"/>
            <w:lang w:val="en-GB"/>
          </w:rPr>
          <w:t xml:space="preserve">taxa. Thus, </w:t>
        </w:r>
      </w:ins>
      <w:moveToRangeStart w:id="1181" w:author="RL" w:date="2018-07-06T08:01:00Z" w:name="move518627429"/>
      <w:moveTo w:id="1182" w:author="RL" w:date="2018-07-06T08:01:00Z">
        <w:del w:id="1183" w:author="RL" w:date="2018-07-09T08:33:00Z">
          <w:r w:rsidR="000752DF" w:rsidDel="0028611D">
            <w:rPr>
              <w:rFonts w:ascii="Times New Roman" w:hAnsi="Times New Roman" w:cs="Times New Roman"/>
              <w:sz w:val="24"/>
              <w:szCs w:val="24"/>
              <w:lang w:val="en-GB"/>
            </w:rPr>
            <w:delText>Interestingly, o</w:delText>
          </w:r>
        </w:del>
        <w:del w:id="1184" w:author="RL" w:date="2018-07-09T08:44:00Z">
          <w:r w:rsidR="000752DF" w:rsidDel="00B77824">
            <w:rPr>
              <w:rFonts w:ascii="Times New Roman" w:hAnsi="Times New Roman" w:cs="Times New Roman"/>
              <w:sz w:val="24"/>
              <w:szCs w:val="24"/>
              <w:lang w:val="en-GB"/>
            </w:rPr>
            <w:delText xml:space="preserve">ur </w:delText>
          </w:r>
        </w:del>
        <w:del w:id="1185" w:author="RL" w:date="2018-07-09T08:33:00Z">
          <w:r w:rsidR="000752DF" w:rsidDel="0028611D">
            <w:rPr>
              <w:rFonts w:ascii="Times New Roman" w:hAnsi="Times New Roman" w:cs="Times New Roman"/>
              <w:sz w:val="24"/>
              <w:szCs w:val="24"/>
              <w:lang w:val="en-GB"/>
            </w:rPr>
            <w:delText>studies</w:delText>
          </w:r>
        </w:del>
        <w:del w:id="1186" w:author="RL" w:date="2018-07-09T08:44:00Z">
          <w:r w:rsidR="000752DF" w:rsidDel="00B77824">
            <w:rPr>
              <w:rFonts w:ascii="Times New Roman" w:hAnsi="Times New Roman" w:cs="Times New Roman"/>
              <w:sz w:val="24"/>
              <w:szCs w:val="24"/>
              <w:lang w:val="en-GB"/>
            </w:rPr>
            <w:delText xml:space="preserve"> were performed with WNV lineage 1 whereas the studies of Vogels </w:delText>
          </w:r>
          <w:r w:rsidR="000752DF" w:rsidRPr="00A0381B" w:rsidDel="00B77824">
            <w:rPr>
              <w:rFonts w:ascii="Times New Roman" w:hAnsi="Times New Roman" w:cs="Times New Roman"/>
              <w:i/>
              <w:sz w:val="24"/>
              <w:szCs w:val="24"/>
              <w:lang w:val="en-GB"/>
            </w:rPr>
            <w:delText>et al</w:delText>
          </w:r>
          <w:r w:rsidR="000752DF" w:rsidDel="00B77824">
            <w:rPr>
              <w:rFonts w:ascii="Times New Roman" w:hAnsi="Times New Roman" w:cs="Times New Roman"/>
              <w:sz w:val="24"/>
              <w:szCs w:val="24"/>
              <w:lang w:val="en-GB"/>
            </w:rPr>
            <w:delText>. were performed with WNV lineage 2</w:delText>
          </w:r>
        </w:del>
        <w:del w:id="1187" w:author="RL" w:date="2018-07-09T08:34:00Z">
          <w:r w:rsidR="000752DF" w:rsidDel="0028611D">
            <w:rPr>
              <w:rFonts w:ascii="Times New Roman" w:hAnsi="Times New Roman" w:cs="Times New Roman"/>
              <w:sz w:val="24"/>
              <w:szCs w:val="24"/>
              <w:lang w:val="en-GB"/>
            </w:rPr>
            <w:delText>,</w:delText>
          </w:r>
        </w:del>
        <w:del w:id="1188" w:author="RL" w:date="2018-07-09T08:44:00Z">
          <w:r w:rsidR="000752DF" w:rsidDel="00B77824">
            <w:rPr>
              <w:rFonts w:ascii="Times New Roman" w:hAnsi="Times New Roman" w:cs="Times New Roman"/>
              <w:sz w:val="24"/>
              <w:szCs w:val="24"/>
              <w:lang w:val="en-GB"/>
            </w:rPr>
            <w:delText xml:space="preserve"> suggest</w:delText>
          </w:r>
        </w:del>
        <w:del w:id="1189" w:author="RL" w:date="2018-07-09T08:34:00Z">
          <w:r w:rsidR="000752DF" w:rsidDel="0028611D">
            <w:rPr>
              <w:rFonts w:ascii="Times New Roman" w:hAnsi="Times New Roman" w:cs="Times New Roman"/>
              <w:sz w:val="24"/>
              <w:szCs w:val="24"/>
              <w:lang w:val="en-GB"/>
            </w:rPr>
            <w:delText>ing</w:delText>
          </w:r>
        </w:del>
        <w:del w:id="1190" w:author="RL" w:date="2018-07-09T08:44:00Z">
          <w:r w:rsidR="000752DF" w:rsidDel="00B77824">
            <w:rPr>
              <w:rFonts w:ascii="Times New Roman" w:hAnsi="Times New Roman" w:cs="Times New Roman"/>
              <w:sz w:val="24"/>
              <w:szCs w:val="24"/>
              <w:lang w:val="en-GB"/>
            </w:rPr>
            <w:delText xml:space="preserve"> that </w:delText>
          </w:r>
        </w:del>
        <w:del w:id="1191" w:author="RL" w:date="2018-07-09T08:34:00Z">
          <w:r w:rsidR="000752DF" w:rsidDel="0028611D">
            <w:rPr>
              <w:rFonts w:ascii="Times New Roman" w:hAnsi="Times New Roman" w:cs="Times New Roman"/>
              <w:sz w:val="24"/>
              <w:szCs w:val="24"/>
              <w:lang w:val="en-GB"/>
            </w:rPr>
            <w:delText>the different</w:delText>
          </w:r>
        </w:del>
        <w:del w:id="1192" w:author="RL" w:date="2018-07-09T08:44:00Z">
          <w:r w:rsidR="000752DF" w:rsidDel="00B77824">
            <w:rPr>
              <w:rFonts w:ascii="Times New Roman" w:hAnsi="Times New Roman" w:cs="Times New Roman"/>
              <w:sz w:val="24"/>
              <w:szCs w:val="24"/>
              <w:lang w:val="en-GB"/>
            </w:rPr>
            <w:delText xml:space="preserve"> WNV lineages do not show a big difference in </w:delText>
          </w:r>
          <w:r w:rsidR="000752DF" w:rsidRPr="0040299A" w:rsidDel="00B77824">
            <w:rPr>
              <w:rFonts w:ascii="Times New Roman" w:hAnsi="Times New Roman" w:cs="Times New Roman"/>
              <w:i/>
              <w:sz w:val="24"/>
              <w:szCs w:val="24"/>
              <w:lang w:val="en-GB"/>
            </w:rPr>
            <w:delText xml:space="preserve">Culex </w:delText>
          </w:r>
        </w:del>
        <w:del w:id="1193" w:author="RL" w:date="2018-07-09T08:34:00Z">
          <w:r w:rsidR="000752DF" w:rsidDel="0028611D">
            <w:rPr>
              <w:rFonts w:ascii="Times New Roman" w:hAnsi="Times New Roman" w:cs="Times New Roman"/>
              <w:sz w:val="24"/>
              <w:szCs w:val="24"/>
              <w:lang w:val="en-GB"/>
            </w:rPr>
            <w:delText>mosquitoes</w:delText>
          </w:r>
        </w:del>
        <w:del w:id="1194" w:author="RL" w:date="2018-07-09T08:44:00Z">
          <w:r w:rsidR="000752DF" w:rsidDel="00B77824">
            <w:rPr>
              <w:rFonts w:ascii="Times New Roman" w:hAnsi="Times New Roman" w:cs="Times New Roman"/>
              <w:sz w:val="24"/>
              <w:szCs w:val="24"/>
              <w:lang w:val="en-GB"/>
            </w:rPr>
            <w:delText>.</w:delText>
          </w:r>
          <w:r w:rsidR="000752DF" w:rsidRPr="002B21CA" w:rsidDel="00B77824">
            <w:rPr>
              <w:rFonts w:ascii="Times New Roman" w:hAnsi="Times New Roman" w:cs="Times New Roman"/>
              <w:sz w:val="24"/>
              <w:szCs w:val="24"/>
              <w:lang w:val="en-US"/>
            </w:rPr>
            <w:delText xml:space="preserve"> </w:delText>
          </w:r>
        </w:del>
      </w:moveTo>
      <w:moveToRangeEnd w:id="1181"/>
      <w:del w:id="1195" w:author="RL" w:date="2018-07-09T08:34:00Z">
        <w:r w:rsidR="003F0EB0" w:rsidDel="0028611D">
          <w:rPr>
            <w:rFonts w:ascii="Times New Roman" w:hAnsi="Times New Roman" w:cs="Times New Roman"/>
            <w:sz w:val="24"/>
            <w:szCs w:val="24"/>
            <w:lang w:val="en-GB"/>
          </w:rPr>
          <w:delText xml:space="preserve">The </w:delText>
        </w:r>
      </w:del>
      <w:ins w:id="1196" w:author="RL" w:date="2018-07-10T14:11:00Z">
        <w:r w:rsidR="00F46410">
          <w:rPr>
            <w:rFonts w:ascii="Times New Roman" w:hAnsi="Times New Roman" w:cs="Times New Roman"/>
            <w:sz w:val="24"/>
            <w:szCs w:val="24"/>
            <w:lang w:val="en-GB"/>
          </w:rPr>
          <w:t>i</w:t>
        </w:r>
      </w:ins>
      <w:ins w:id="1197" w:author="RL" w:date="2018-07-09T08:36:00Z">
        <w:r w:rsidR="00694FE7">
          <w:rPr>
            <w:rFonts w:ascii="Times New Roman" w:hAnsi="Times New Roman" w:cs="Times New Roman"/>
            <w:sz w:val="24"/>
            <w:szCs w:val="24"/>
            <w:lang w:val="en-GB"/>
          </w:rPr>
          <w:t>n general</w:t>
        </w:r>
      </w:ins>
      <w:ins w:id="1198" w:author="RL" w:date="2018-07-09T08:34:00Z">
        <w:r w:rsidR="0028611D">
          <w:rPr>
            <w:rFonts w:ascii="Times New Roman" w:hAnsi="Times New Roman" w:cs="Times New Roman"/>
            <w:sz w:val="24"/>
            <w:szCs w:val="24"/>
            <w:lang w:val="en-GB"/>
          </w:rPr>
          <w:t xml:space="preserve">, the </w:t>
        </w:r>
      </w:ins>
      <w:r w:rsidR="003F0EB0">
        <w:rPr>
          <w:rFonts w:ascii="Times New Roman" w:hAnsi="Times New Roman" w:cs="Times New Roman"/>
          <w:sz w:val="24"/>
          <w:szCs w:val="24"/>
          <w:lang w:val="en-GB"/>
        </w:rPr>
        <w:t>i</w:t>
      </w:r>
      <w:r w:rsidR="00B54F89">
        <w:rPr>
          <w:rFonts w:ascii="Times New Roman" w:hAnsi="Times New Roman" w:cs="Times New Roman"/>
          <w:sz w:val="24"/>
          <w:szCs w:val="24"/>
          <w:lang w:val="en-GB"/>
        </w:rPr>
        <w:t>ntroduction of</w:t>
      </w:r>
      <w:r w:rsidR="00FF1480">
        <w:rPr>
          <w:rFonts w:ascii="Times New Roman" w:hAnsi="Times New Roman" w:cs="Times New Roman"/>
          <w:sz w:val="24"/>
          <w:szCs w:val="24"/>
          <w:lang w:val="en-GB"/>
        </w:rPr>
        <w:t xml:space="preserve"> </w:t>
      </w:r>
      <w:del w:id="1199" w:author="RL" w:date="2018-07-09T08:44:00Z">
        <w:r w:rsidR="00FF1480" w:rsidDel="00B77824">
          <w:rPr>
            <w:rFonts w:ascii="Times New Roman" w:hAnsi="Times New Roman" w:cs="Times New Roman"/>
            <w:sz w:val="24"/>
            <w:szCs w:val="24"/>
            <w:lang w:val="en-GB"/>
          </w:rPr>
          <w:delText>WNV</w:delText>
        </w:r>
      </w:del>
      <w:ins w:id="1200" w:author="RL" w:date="2018-07-09T08:46:00Z">
        <w:r w:rsidR="00932187">
          <w:rPr>
            <w:rFonts w:ascii="Times New Roman" w:hAnsi="Times New Roman" w:cs="Times New Roman"/>
            <w:sz w:val="24"/>
            <w:szCs w:val="24"/>
            <w:lang w:val="en-GB"/>
          </w:rPr>
          <w:t>WNV</w:t>
        </w:r>
      </w:ins>
      <w:ins w:id="1201" w:author="RL" w:date="2018-07-09T08:44:00Z">
        <w:r w:rsidR="00B77824">
          <w:rPr>
            <w:rFonts w:ascii="Times New Roman" w:hAnsi="Times New Roman" w:cs="Times New Roman"/>
            <w:sz w:val="24"/>
            <w:szCs w:val="24"/>
            <w:lang w:val="en-GB"/>
          </w:rPr>
          <w:t xml:space="preserve"> </w:t>
        </w:r>
      </w:ins>
      <w:ins w:id="1202" w:author="RL" w:date="2018-07-09T08:37:00Z">
        <w:r w:rsidR="00B244C3">
          <w:rPr>
            <w:rFonts w:ascii="Times New Roman" w:hAnsi="Times New Roman" w:cs="Times New Roman"/>
            <w:sz w:val="24"/>
            <w:szCs w:val="24"/>
            <w:lang w:val="en-GB"/>
          </w:rPr>
          <w:t>to Germany</w:t>
        </w:r>
      </w:ins>
      <w:r w:rsidR="00B54F89">
        <w:rPr>
          <w:rFonts w:ascii="Times New Roman" w:hAnsi="Times New Roman" w:cs="Times New Roman"/>
          <w:sz w:val="24"/>
          <w:szCs w:val="24"/>
          <w:lang w:val="en-GB"/>
        </w:rPr>
        <w:t xml:space="preserve"> by infected birds seems to be</w:t>
      </w:r>
      <w:ins w:id="1203" w:author="RL" w:date="2018-07-06T10:18:00Z">
        <w:r w:rsidR="000F1525">
          <w:rPr>
            <w:rFonts w:ascii="Times New Roman" w:hAnsi="Times New Roman" w:cs="Times New Roman"/>
            <w:sz w:val="24"/>
            <w:szCs w:val="24"/>
            <w:lang w:val="en-GB"/>
          </w:rPr>
          <w:t xml:space="preserve"> a</w:t>
        </w:r>
      </w:ins>
      <w:r w:rsidR="00B54F89">
        <w:rPr>
          <w:rFonts w:ascii="Times New Roman" w:hAnsi="Times New Roman" w:cs="Times New Roman"/>
          <w:sz w:val="24"/>
          <w:szCs w:val="24"/>
          <w:lang w:val="en-GB"/>
        </w:rPr>
        <w:t xml:space="preserve"> realistic</w:t>
      </w:r>
      <w:ins w:id="1204" w:author="RL" w:date="2018-07-06T10:18:00Z">
        <w:r w:rsidR="000F1525">
          <w:rPr>
            <w:rFonts w:ascii="Times New Roman" w:hAnsi="Times New Roman" w:cs="Times New Roman"/>
            <w:sz w:val="24"/>
            <w:szCs w:val="24"/>
            <w:lang w:val="en-GB"/>
          </w:rPr>
          <w:t xml:space="preserve"> scenario</w:t>
        </w:r>
      </w:ins>
      <w:del w:id="1205" w:author="RL" w:date="2018-07-06T10:18:00Z">
        <w:r w:rsidR="00B54F89" w:rsidDel="000F1525">
          <w:rPr>
            <w:rFonts w:ascii="Times New Roman" w:hAnsi="Times New Roman" w:cs="Times New Roman"/>
            <w:sz w:val="24"/>
            <w:szCs w:val="24"/>
            <w:lang w:val="en-GB"/>
          </w:rPr>
          <w:delText xml:space="preserve">, </w:delText>
        </w:r>
      </w:del>
      <w:ins w:id="1206" w:author="RL" w:date="2018-07-09T08:36:00Z">
        <w:r w:rsidR="000856DE">
          <w:rPr>
            <w:rFonts w:ascii="Times New Roman" w:hAnsi="Times New Roman" w:cs="Times New Roman"/>
            <w:sz w:val="24"/>
            <w:szCs w:val="24"/>
            <w:lang w:val="en-GB"/>
          </w:rPr>
          <w:t>,</w:t>
        </w:r>
      </w:ins>
      <w:ins w:id="1207" w:author="RL" w:date="2018-07-06T10:18:00Z">
        <w:r w:rsidR="000F1525">
          <w:rPr>
            <w:rFonts w:ascii="Times New Roman" w:hAnsi="Times New Roman" w:cs="Times New Roman"/>
            <w:sz w:val="24"/>
            <w:szCs w:val="24"/>
            <w:lang w:val="en-GB"/>
          </w:rPr>
          <w:t xml:space="preserve"> </w:t>
        </w:r>
      </w:ins>
      <w:r w:rsidR="00B54F89">
        <w:rPr>
          <w:rFonts w:ascii="Times New Roman" w:hAnsi="Times New Roman" w:cs="Times New Roman"/>
          <w:sz w:val="24"/>
          <w:szCs w:val="24"/>
          <w:lang w:val="en-GB"/>
        </w:rPr>
        <w:t xml:space="preserve">since </w:t>
      </w:r>
      <w:del w:id="1208" w:author="RL" w:date="2018-07-09T08:46:00Z">
        <w:r w:rsidR="00B54F89" w:rsidDel="00932187">
          <w:rPr>
            <w:rFonts w:ascii="Times New Roman" w:hAnsi="Times New Roman" w:cs="Times New Roman"/>
            <w:sz w:val="24"/>
            <w:szCs w:val="24"/>
            <w:lang w:val="en-GB"/>
          </w:rPr>
          <w:delText>WNV</w:delText>
        </w:r>
        <w:r w:rsidR="00FF1480" w:rsidDel="00932187">
          <w:rPr>
            <w:rFonts w:ascii="Times New Roman" w:hAnsi="Times New Roman" w:cs="Times New Roman"/>
            <w:sz w:val="24"/>
            <w:szCs w:val="24"/>
            <w:lang w:val="en-GB"/>
          </w:rPr>
          <w:delText xml:space="preserve"> </w:delText>
        </w:r>
      </w:del>
      <w:ins w:id="1209" w:author="RL" w:date="2018-07-09T08:46:00Z">
        <w:r w:rsidR="00932187">
          <w:rPr>
            <w:rFonts w:ascii="Times New Roman" w:hAnsi="Times New Roman" w:cs="Times New Roman"/>
            <w:sz w:val="24"/>
            <w:szCs w:val="24"/>
            <w:lang w:val="en-GB"/>
          </w:rPr>
          <w:t xml:space="preserve">the virus </w:t>
        </w:r>
      </w:ins>
      <w:r w:rsidR="00FF1480">
        <w:rPr>
          <w:rFonts w:ascii="Times New Roman" w:hAnsi="Times New Roman" w:cs="Times New Roman"/>
          <w:sz w:val="24"/>
          <w:szCs w:val="24"/>
          <w:lang w:val="en-GB"/>
        </w:rPr>
        <w:t>is</w:t>
      </w:r>
      <w:ins w:id="1210" w:author="RL" w:date="2018-07-09T08:38:00Z">
        <w:r w:rsidR="00B244C3">
          <w:rPr>
            <w:rFonts w:ascii="Times New Roman" w:hAnsi="Times New Roman" w:cs="Times New Roman"/>
            <w:sz w:val="24"/>
            <w:szCs w:val="24"/>
            <w:lang w:val="en-GB"/>
          </w:rPr>
          <w:t xml:space="preserve"> </w:t>
        </w:r>
      </w:ins>
      <w:del w:id="1211" w:author="RL" w:date="2018-07-09T08:46:00Z">
        <w:r w:rsidR="00FF1480" w:rsidDel="00932187">
          <w:rPr>
            <w:rFonts w:ascii="Times New Roman" w:hAnsi="Times New Roman" w:cs="Times New Roman"/>
            <w:sz w:val="24"/>
            <w:szCs w:val="24"/>
            <w:lang w:val="en-GB"/>
          </w:rPr>
          <w:delText xml:space="preserve"> </w:delText>
        </w:r>
      </w:del>
      <w:del w:id="1212" w:author="RL" w:date="2018-07-09T08:38:00Z">
        <w:r w:rsidR="00FF1480" w:rsidDel="00B244C3">
          <w:rPr>
            <w:rFonts w:ascii="Times New Roman" w:hAnsi="Times New Roman" w:cs="Times New Roman"/>
            <w:sz w:val="24"/>
            <w:szCs w:val="24"/>
            <w:lang w:val="en-GB"/>
          </w:rPr>
          <w:delText xml:space="preserve">established </w:delText>
        </w:r>
      </w:del>
      <w:ins w:id="1213" w:author="RL" w:date="2018-07-09T08:38:00Z">
        <w:r w:rsidR="00B244C3">
          <w:rPr>
            <w:rFonts w:ascii="Times New Roman" w:hAnsi="Times New Roman" w:cs="Times New Roman"/>
            <w:sz w:val="24"/>
            <w:szCs w:val="24"/>
            <w:lang w:val="en-GB"/>
          </w:rPr>
          <w:t xml:space="preserve">sporadically </w:t>
        </w:r>
      </w:ins>
      <w:ins w:id="1214" w:author="RL" w:date="2018-07-09T08:46:00Z">
        <w:r w:rsidR="00932187">
          <w:rPr>
            <w:rFonts w:ascii="Times New Roman" w:hAnsi="Times New Roman" w:cs="Times New Roman"/>
            <w:sz w:val="24"/>
            <w:szCs w:val="24"/>
            <w:lang w:val="en-GB"/>
          </w:rPr>
          <w:t xml:space="preserve">even </w:t>
        </w:r>
      </w:ins>
      <w:ins w:id="1215" w:author="RL" w:date="2018-07-09T08:38:00Z">
        <w:r w:rsidR="00B244C3">
          <w:rPr>
            <w:rFonts w:ascii="Times New Roman" w:hAnsi="Times New Roman" w:cs="Times New Roman"/>
            <w:sz w:val="24"/>
            <w:szCs w:val="24"/>
            <w:lang w:val="en-GB"/>
          </w:rPr>
          <w:t xml:space="preserve">circulating </w:t>
        </w:r>
      </w:ins>
      <w:r w:rsidR="00FF1480">
        <w:rPr>
          <w:rFonts w:ascii="Times New Roman" w:hAnsi="Times New Roman" w:cs="Times New Roman"/>
          <w:sz w:val="24"/>
          <w:szCs w:val="24"/>
          <w:lang w:val="en-GB"/>
        </w:rPr>
        <w:t xml:space="preserve">in </w:t>
      </w:r>
      <w:del w:id="1216" w:author="RL" w:date="2018-07-09T08:38:00Z">
        <w:r w:rsidR="00FF1480" w:rsidDel="00B244C3">
          <w:rPr>
            <w:rFonts w:ascii="Times New Roman" w:hAnsi="Times New Roman" w:cs="Times New Roman"/>
            <w:sz w:val="24"/>
            <w:szCs w:val="24"/>
            <w:lang w:val="en-GB"/>
          </w:rPr>
          <w:delText xml:space="preserve">many </w:delText>
        </w:r>
      </w:del>
      <w:ins w:id="1217" w:author="RL" w:date="2018-07-09T08:38:00Z">
        <w:r w:rsidR="00B244C3">
          <w:rPr>
            <w:rFonts w:ascii="Times New Roman" w:hAnsi="Times New Roman" w:cs="Times New Roman"/>
            <w:sz w:val="24"/>
            <w:szCs w:val="24"/>
            <w:lang w:val="en-GB"/>
          </w:rPr>
          <w:t xml:space="preserve">neighbouring </w:t>
        </w:r>
      </w:ins>
      <w:del w:id="1218" w:author="RL" w:date="2018-07-09T08:38:00Z">
        <w:r w:rsidR="00FF1480" w:rsidDel="00B244C3">
          <w:rPr>
            <w:rFonts w:ascii="Times New Roman" w:hAnsi="Times New Roman" w:cs="Times New Roman"/>
            <w:sz w:val="24"/>
            <w:szCs w:val="24"/>
            <w:lang w:val="en-GB"/>
          </w:rPr>
          <w:delText xml:space="preserve">European </w:delText>
        </w:r>
      </w:del>
      <w:r w:rsidR="00B54F89">
        <w:rPr>
          <w:rFonts w:ascii="Times New Roman" w:hAnsi="Times New Roman" w:cs="Times New Roman"/>
          <w:sz w:val="24"/>
          <w:szCs w:val="24"/>
          <w:lang w:val="en-GB"/>
        </w:rPr>
        <w:t>countries</w:t>
      </w:r>
      <w:del w:id="1219" w:author="RL" w:date="2018-07-09T08:36:00Z">
        <w:r w:rsidR="00B54F89" w:rsidDel="000856DE">
          <w:rPr>
            <w:rFonts w:ascii="Times New Roman" w:hAnsi="Times New Roman" w:cs="Times New Roman"/>
            <w:sz w:val="24"/>
            <w:szCs w:val="24"/>
            <w:lang w:val="en-GB"/>
          </w:rPr>
          <w:delText>;</w:delText>
        </w:r>
        <w:r w:rsidR="00FF1480" w:rsidDel="000856DE">
          <w:rPr>
            <w:rFonts w:ascii="Times New Roman" w:hAnsi="Times New Roman" w:cs="Times New Roman"/>
            <w:sz w:val="24"/>
            <w:szCs w:val="24"/>
            <w:lang w:val="en-GB"/>
          </w:rPr>
          <w:delText xml:space="preserve"> the ECDC has classified WNV as a notifiable disease since 2008</w:delText>
        </w:r>
        <w:r w:rsidR="003C57A5" w:rsidDel="000856DE">
          <w:rPr>
            <w:rFonts w:ascii="Times New Roman" w:hAnsi="Times New Roman" w:cs="Times New Roman"/>
            <w:sz w:val="24"/>
            <w:szCs w:val="24"/>
            <w:lang w:val="en-GB"/>
          </w:rPr>
          <w:delText>.</w:delText>
        </w:r>
        <w:r w:rsidR="00FF1480" w:rsidDel="000856DE">
          <w:rPr>
            <w:rFonts w:ascii="Times New Roman" w:hAnsi="Times New Roman" w:cs="Times New Roman"/>
            <w:sz w:val="24"/>
            <w:szCs w:val="24"/>
            <w:lang w:val="en-GB"/>
          </w:rPr>
          <w:delText xml:space="preserve"> </w:delText>
        </w:r>
        <w:r w:rsidR="00CA44B9" w:rsidDel="000856DE">
          <w:rPr>
            <w:rFonts w:ascii="Times New Roman" w:hAnsi="Times New Roman" w:cs="Times New Roman"/>
            <w:sz w:val="24"/>
            <w:szCs w:val="24"/>
            <w:lang w:val="en-GB"/>
          </w:rPr>
          <w:delText xml:space="preserve">Even </w:delText>
        </w:r>
        <w:r w:rsidR="003C57A5" w:rsidDel="000856DE">
          <w:rPr>
            <w:rFonts w:ascii="Times New Roman" w:hAnsi="Times New Roman" w:cs="Times New Roman"/>
            <w:sz w:val="24"/>
            <w:szCs w:val="24"/>
            <w:lang w:val="en-GB"/>
          </w:rPr>
          <w:delText>neighbouring countries of Germany are affected, like</w:delText>
        </w:r>
      </w:del>
      <w:ins w:id="1220" w:author="RL" w:date="2018-07-09T08:36:00Z">
        <w:r w:rsidR="000856DE">
          <w:rPr>
            <w:rFonts w:ascii="Times New Roman" w:hAnsi="Times New Roman" w:cs="Times New Roman"/>
            <w:sz w:val="24"/>
            <w:szCs w:val="24"/>
            <w:lang w:val="en-GB"/>
          </w:rPr>
          <w:t xml:space="preserve"> (e.g.</w:t>
        </w:r>
      </w:ins>
      <w:r w:rsidR="003C57A5">
        <w:rPr>
          <w:rFonts w:ascii="Times New Roman" w:hAnsi="Times New Roman" w:cs="Times New Roman"/>
          <w:sz w:val="24"/>
          <w:szCs w:val="24"/>
          <w:lang w:val="en-GB"/>
        </w:rPr>
        <w:t xml:space="preserve"> France, Czech and Austria</w:t>
      </w:r>
      <w:ins w:id="1221" w:author="RL" w:date="2018-07-09T08:36:00Z">
        <w:r w:rsidR="000856DE">
          <w:rPr>
            <w:rFonts w:ascii="Times New Roman" w:hAnsi="Times New Roman" w:cs="Times New Roman"/>
            <w:sz w:val="24"/>
            <w:szCs w:val="24"/>
            <w:lang w:val="en-GB"/>
          </w:rPr>
          <w:t>)</w:t>
        </w:r>
      </w:ins>
      <w:r w:rsidR="003C57A5">
        <w:rPr>
          <w:rFonts w:ascii="Times New Roman" w:hAnsi="Times New Roman" w:cs="Times New Roman"/>
          <w:sz w:val="24"/>
          <w:szCs w:val="24"/>
          <w:lang w:val="en-GB"/>
        </w:rPr>
        <w:t xml:space="preserve"> </w:t>
      </w:r>
      <w:r w:rsidR="003C57A5" w:rsidRPr="00A127ED">
        <w:rPr>
          <w:rFonts w:ascii="Times New Roman" w:hAnsi="Times New Roman" w:cs="Times New Roman"/>
          <w:sz w:val="24"/>
          <w:szCs w:val="24"/>
          <w:lang w:val="en-GB"/>
        </w:rPr>
        <w:t>[</w:t>
      </w:r>
      <w:r w:rsidR="003C57A5">
        <w:rPr>
          <w:rFonts w:ascii="Times New Roman" w:hAnsi="Times New Roman" w:cs="Times New Roman"/>
          <w:sz w:val="24"/>
          <w:szCs w:val="24"/>
          <w:highlight w:val="yellow"/>
          <w:lang w:val="en-GB"/>
        </w:rPr>
        <w:t xml:space="preserve">ECDC </w:t>
      </w:r>
      <w:r w:rsidR="003C57A5" w:rsidRPr="00E94A9E">
        <w:rPr>
          <w:rFonts w:ascii="Times New Roman" w:hAnsi="Times New Roman" w:cs="Times New Roman"/>
          <w:sz w:val="24"/>
          <w:szCs w:val="24"/>
          <w:highlight w:val="yellow"/>
          <w:lang w:val="en-GB"/>
        </w:rPr>
        <w:t>201</w:t>
      </w:r>
      <w:r w:rsidR="003C57A5" w:rsidRPr="00FF1480">
        <w:rPr>
          <w:rFonts w:ascii="Times New Roman" w:hAnsi="Times New Roman" w:cs="Times New Roman"/>
          <w:sz w:val="24"/>
          <w:szCs w:val="24"/>
          <w:highlight w:val="yellow"/>
          <w:lang w:val="en-GB"/>
        </w:rPr>
        <w:t>6</w:t>
      </w:r>
      <w:r w:rsidR="003C57A5" w:rsidRPr="00A127ED">
        <w:rPr>
          <w:rFonts w:ascii="Times New Roman" w:hAnsi="Times New Roman" w:cs="Times New Roman"/>
          <w:sz w:val="24"/>
          <w:szCs w:val="24"/>
          <w:lang w:val="en-GB"/>
        </w:rPr>
        <w:t>]</w:t>
      </w:r>
      <w:r w:rsidR="003C57A5">
        <w:rPr>
          <w:rFonts w:ascii="Times New Roman" w:hAnsi="Times New Roman" w:cs="Times New Roman"/>
          <w:sz w:val="24"/>
          <w:szCs w:val="24"/>
          <w:lang w:val="en-GB"/>
        </w:rPr>
        <w:t xml:space="preserve">. </w:t>
      </w:r>
      <w:del w:id="1222" w:author="RL" w:date="2018-07-09T08:49:00Z">
        <w:r w:rsidR="00231B52" w:rsidDel="00932187">
          <w:rPr>
            <w:rFonts w:ascii="Times New Roman" w:hAnsi="Times New Roman" w:cs="Times New Roman"/>
            <w:sz w:val="24"/>
            <w:szCs w:val="24"/>
            <w:lang w:val="en-GB"/>
          </w:rPr>
          <w:delText>Yet</w:delText>
        </w:r>
      </w:del>
      <w:ins w:id="1223" w:author="RL" w:date="2018-07-09T08:49:00Z">
        <w:r w:rsidR="00932187">
          <w:rPr>
            <w:rFonts w:ascii="Times New Roman" w:hAnsi="Times New Roman" w:cs="Times New Roman"/>
            <w:sz w:val="24"/>
            <w:szCs w:val="24"/>
            <w:lang w:val="en-GB"/>
          </w:rPr>
          <w:t>However</w:t>
        </w:r>
      </w:ins>
      <w:r w:rsidR="00FE6CBA">
        <w:rPr>
          <w:rFonts w:ascii="Times New Roman" w:hAnsi="Times New Roman" w:cs="Times New Roman"/>
          <w:sz w:val="24"/>
          <w:szCs w:val="24"/>
          <w:lang w:val="en-GB"/>
        </w:rPr>
        <w:t>,</w:t>
      </w:r>
      <w:ins w:id="1224" w:author="RL" w:date="2018-07-09T08:49:00Z">
        <w:r w:rsidR="00932187">
          <w:rPr>
            <w:rFonts w:ascii="Times New Roman" w:hAnsi="Times New Roman" w:cs="Times New Roman"/>
            <w:sz w:val="24"/>
            <w:szCs w:val="24"/>
            <w:lang w:val="en-GB"/>
          </w:rPr>
          <w:t xml:space="preserve"> although</w:t>
        </w:r>
      </w:ins>
      <w:r w:rsidR="00CF4DB2">
        <w:rPr>
          <w:rFonts w:ascii="Times New Roman" w:hAnsi="Times New Roman" w:cs="Times New Roman"/>
          <w:sz w:val="24"/>
          <w:szCs w:val="24"/>
          <w:lang w:val="en-GB"/>
        </w:rPr>
        <w:t xml:space="preserve"> </w:t>
      </w:r>
      <w:del w:id="1225" w:author="RL" w:date="2018-07-09T08:49:00Z">
        <w:r w:rsidR="00CF4DB2" w:rsidDel="00932187">
          <w:rPr>
            <w:rFonts w:ascii="Times New Roman" w:hAnsi="Times New Roman" w:cs="Times New Roman"/>
            <w:sz w:val="24"/>
            <w:szCs w:val="24"/>
            <w:lang w:val="en-GB"/>
          </w:rPr>
          <w:delText xml:space="preserve">there </w:delText>
        </w:r>
      </w:del>
      <w:ins w:id="1226" w:author="RL" w:date="2018-07-09T08:49:00Z">
        <w:r w:rsidR="00932187">
          <w:rPr>
            <w:rFonts w:ascii="Times New Roman" w:hAnsi="Times New Roman" w:cs="Times New Roman"/>
            <w:sz w:val="24"/>
            <w:szCs w:val="24"/>
            <w:lang w:val="en-GB"/>
          </w:rPr>
          <w:t>intensive surveillance studies</w:t>
        </w:r>
      </w:ins>
      <w:ins w:id="1227" w:author="RL" w:date="2018-07-09T08:50:00Z">
        <w:r w:rsidR="00932187">
          <w:rPr>
            <w:rFonts w:ascii="Times New Roman" w:hAnsi="Times New Roman" w:cs="Times New Roman"/>
            <w:sz w:val="24"/>
            <w:szCs w:val="24"/>
            <w:lang w:val="en-GB"/>
          </w:rPr>
          <w:t xml:space="preserve"> were </w:t>
        </w:r>
      </w:ins>
      <w:ins w:id="1228" w:author="RL" w:date="2018-07-10T14:26:00Z">
        <w:r w:rsidR="000A6D76">
          <w:rPr>
            <w:rFonts w:ascii="Times New Roman" w:hAnsi="Times New Roman" w:cs="Times New Roman"/>
            <w:sz w:val="24"/>
            <w:szCs w:val="24"/>
            <w:lang w:val="en-GB"/>
          </w:rPr>
          <w:t>conducted</w:t>
        </w:r>
      </w:ins>
      <w:ins w:id="1229" w:author="RL" w:date="2018-07-09T08:49:00Z">
        <w:r w:rsidR="00932187">
          <w:rPr>
            <w:rFonts w:ascii="Times New Roman" w:hAnsi="Times New Roman" w:cs="Times New Roman"/>
            <w:sz w:val="24"/>
            <w:szCs w:val="24"/>
            <w:lang w:val="en-GB"/>
          </w:rPr>
          <w:t xml:space="preserve">, </w:t>
        </w:r>
      </w:ins>
      <w:del w:id="1230" w:author="RL" w:date="2018-07-09T08:50:00Z">
        <w:r w:rsidR="00CF4DB2" w:rsidDel="00932187">
          <w:rPr>
            <w:rFonts w:ascii="Times New Roman" w:hAnsi="Times New Roman" w:cs="Times New Roman"/>
            <w:sz w:val="24"/>
            <w:szCs w:val="24"/>
            <w:lang w:val="en-GB"/>
          </w:rPr>
          <w:delText xml:space="preserve">are </w:delText>
        </w:r>
      </w:del>
      <w:r w:rsidR="00CF4DB2">
        <w:rPr>
          <w:rFonts w:ascii="Times New Roman" w:hAnsi="Times New Roman" w:cs="Times New Roman"/>
          <w:sz w:val="24"/>
          <w:szCs w:val="24"/>
          <w:lang w:val="en-GB"/>
        </w:rPr>
        <w:t xml:space="preserve">no WNV cases </w:t>
      </w:r>
      <w:ins w:id="1231" w:author="RL" w:date="2018-07-09T08:54:00Z">
        <w:r w:rsidR="00932187">
          <w:rPr>
            <w:rFonts w:ascii="Times New Roman" w:hAnsi="Times New Roman" w:cs="Times New Roman"/>
            <w:sz w:val="24"/>
            <w:szCs w:val="24"/>
            <w:lang w:val="en-GB"/>
          </w:rPr>
          <w:t xml:space="preserve">were detected </w:t>
        </w:r>
      </w:ins>
      <w:r w:rsidR="00CF4DB2">
        <w:rPr>
          <w:rFonts w:ascii="Times New Roman" w:hAnsi="Times New Roman" w:cs="Times New Roman"/>
          <w:sz w:val="24"/>
          <w:szCs w:val="24"/>
          <w:lang w:val="en-GB"/>
        </w:rPr>
        <w:t>in Germany</w:t>
      </w:r>
      <w:del w:id="1232" w:author="RL" w:date="2018-07-09T08:54:00Z">
        <w:r w:rsidR="00CF4DB2" w:rsidDel="00932187">
          <w:rPr>
            <w:rFonts w:ascii="Times New Roman" w:hAnsi="Times New Roman" w:cs="Times New Roman"/>
            <w:sz w:val="24"/>
            <w:szCs w:val="24"/>
            <w:lang w:val="en-GB"/>
          </w:rPr>
          <w:delText xml:space="preserve"> </w:delText>
        </w:r>
      </w:del>
      <w:del w:id="1233" w:author="RL" w:date="2018-07-09T08:50:00Z">
        <w:r w:rsidR="00CF4DB2" w:rsidDel="00932187">
          <w:rPr>
            <w:rFonts w:ascii="Times New Roman" w:hAnsi="Times New Roman" w:cs="Times New Roman"/>
            <w:sz w:val="24"/>
            <w:szCs w:val="24"/>
            <w:lang w:val="en-GB"/>
          </w:rPr>
          <w:delText>reported</w:delText>
        </w:r>
      </w:del>
      <w:r w:rsidR="00CF4DB2">
        <w:rPr>
          <w:rFonts w:ascii="Times New Roman" w:hAnsi="Times New Roman" w:cs="Times New Roman"/>
          <w:sz w:val="24"/>
          <w:szCs w:val="24"/>
          <w:lang w:val="en-GB"/>
        </w:rPr>
        <w:t xml:space="preserve">. A </w:t>
      </w:r>
      <w:del w:id="1234" w:author="RL" w:date="2018-07-09T08:55:00Z">
        <w:r w:rsidR="00CF4DB2" w:rsidDel="00932187">
          <w:rPr>
            <w:rFonts w:ascii="Times New Roman" w:hAnsi="Times New Roman" w:cs="Times New Roman"/>
            <w:sz w:val="24"/>
            <w:szCs w:val="24"/>
            <w:lang w:val="en-GB"/>
          </w:rPr>
          <w:delText xml:space="preserve">surveillance </w:delText>
        </w:r>
      </w:del>
      <w:ins w:id="1235" w:author="RL" w:date="2018-07-09T08:55:00Z">
        <w:r w:rsidR="00932187">
          <w:rPr>
            <w:rFonts w:ascii="Times New Roman" w:hAnsi="Times New Roman" w:cs="Times New Roman"/>
            <w:sz w:val="24"/>
            <w:szCs w:val="24"/>
            <w:lang w:val="en-GB"/>
          </w:rPr>
          <w:t xml:space="preserve">screening </w:t>
        </w:r>
      </w:ins>
      <w:r w:rsidR="00CF4DB2">
        <w:rPr>
          <w:rFonts w:ascii="Times New Roman" w:hAnsi="Times New Roman" w:cs="Times New Roman"/>
          <w:sz w:val="24"/>
          <w:szCs w:val="24"/>
          <w:lang w:val="en-GB"/>
        </w:rPr>
        <w:t xml:space="preserve">of </w:t>
      </w:r>
      <w:del w:id="1236" w:author="RL" w:date="2018-07-09T08:55:00Z">
        <w:r w:rsidR="00CF4DB2" w:rsidDel="00932187">
          <w:rPr>
            <w:rFonts w:ascii="Times New Roman" w:hAnsi="Times New Roman" w:cs="Times New Roman"/>
            <w:sz w:val="24"/>
            <w:szCs w:val="24"/>
            <w:lang w:val="en-GB"/>
          </w:rPr>
          <w:delText xml:space="preserve">dead </w:delText>
        </w:r>
      </w:del>
      <w:r w:rsidR="00CF4DB2">
        <w:rPr>
          <w:rFonts w:ascii="Times New Roman" w:hAnsi="Times New Roman" w:cs="Times New Roman"/>
          <w:sz w:val="24"/>
          <w:szCs w:val="24"/>
          <w:lang w:val="en-GB"/>
        </w:rPr>
        <w:t xml:space="preserve">birds </w:t>
      </w:r>
      <w:ins w:id="1237" w:author="RL" w:date="2018-07-09T08:56:00Z">
        <w:r w:rsidR="00932187">
          <w:rPr>
            <w:rFonts w:ascii="Times New Roman" w:hAnsi="Times New Roman" w:cs="Times New Roman"/>
            <w:sz w:val="24"/>
            <w:szCs w:val="24"/>
            <w:lang w:val="en-GB"/>
          </w:rPr>
          <w:t xml:space="preserve">and mammals </w:t>
        </w:r>
      </w:ins>
      <w:r w:rsidR="00CF4DB2">
        <w:rPr>
          <w:rFonts w:ascii="Times New Roman" w:hAnsi="Times New Roman" w:cs="Times New Roman"/>
          <w:sz w:val="24"/>
          <w:szCs w:val="24"/>
          <w:lang w:val="en-GB"/>
        </w:rPr>
        <w:t xml:space="preserve">in Germany could verify WNV neutralizing antibodies in migratory birds, </w:t>
      </w:r>
      <w:r w:rsidR="00DB5136">
        <w:rPr>
          <w:rFonts w:ascii="Times New Roman" w:hAnsi="Times New Roman" w:cs="Times New Roman"/>
          <w:sz w:val="24"/>
          <w:szCs w:val="24"/>
          <w:lang w:val="en-GB"/>
        </w:rPr>
        <w:t xml:space="preserve">but </w:t>
      </w:r>
      <w:r w:rsidR="00231B52">
        <w:rPr>
          <w:rFonts w:ascii="Times New Roman" w:hAnsi="Times New Roman" w:cs="Times New Roman"/>
          <w:sz w:val="24"/>
          <w:szCs w:val="24"/>
          <w:lang w:val="en-GB"/>
        </w:rPr>
        <w:t>n</w:t>
      </w:r>
      <w:r w:rsidR="00CF4DB2">
        <w:rPr>
          <w:rFonts w:ascii="Times New Roman" w:hAnsi="Times New Roman" w:cs="Times New Roman"/>
          <w:sz w:val="24"/>
          <w:szCs w:val="24"/>
          <w:lang w:val="en-GB"/>
        </w:rPr>
        <w:t xml:space="preserve">one of the </w:t>
      </w:r>
      <w:ins w:id="1238" w:author="RL" w:date="2018-07-09T08:56:00Z">
        <w:r w:rsidR="00932187">
          <w:rPr>
            <w:rFonts w:ascii="Times New Roman" w:hAnsi="Times New Roman" w:cs="Times New Roman"/>
            <w:sz w:val="24"/>
            <w:szCs w:val="24"/>
            <w:lang w:val="en-GB"/>
          </w:rPr>
          <w:t xml:space="preserve">mammals and </w:t>
        </w:r>
      </w:ins>
      <w:r w:rsidR="00CF4DB2">
        <w:rPr>
          <w:rFonts w:ascii="Times New Roman" w:hAnsi="Times New Roman" w:cs="Times New Roman"/>
          <w:sz w:val="24"/>
          <w:szCs w:val="24"/>
          <w:lang w:val="en-GB"/>
        </w:rPr>
        <w:t xml:space="preserve">birds </w:t>
      </w:r>
      <w:del w:id="1239" w:author="RL" w:date="2018-07-09T08:56:00Z">
        <w:r w:rsidR="00CF4DB2" w:rsidDel="00365B64">
          <w:rPr>
            <w:rFonts w:ascii="Times New Roman" w:hAnsi="Times New Roman" w:cs="Times New Roman"/>
            <w:sz w:val="24"/>
            <w:szCs w:val="24"/>
            <w:lang w:val="en-GB"/>
          </w:rPr>
          <w:delText>were</w:delText>
        </w:r>
      </w:del>
      <w:ins w:id="1240" w:author="RL" w:date="2018-07-09T08:56:00Z">
        <w:r w:rsidR="00365B64">
          <w:rPr>
            <w:rFonts w:ascii="Times New Roman" w:hAnsi="Times New Roman" w:cs="Times New Roman"/>
            <w:sz w:val="24"/>
            <w:szCs w:val="24"/>
            <w:lang w:val="en-GB"/>
          </w:rPr>
          <w:t>was</w:t>
        </w:r>
      </w:ins>
      <w:r w:rsidR="00CF4DB2">
        <w:rPr>
          <w:rFonts w:ascii="Times New Roman" w:hAnsi="Times New Roman" w:cs="Times New Roman"/>
          <w:sz w:val="24"/>
          <w:szCs w:val="24"/>
          <w:lang w:val="en-GB"/>
        </w:rPr>
        <w:t xml:space="preserve"> positive for WNV RNA</w:t>
      </w:r>
      <w:r w:rsidR="0098134C">
        <w:rPr>
          <w:rFonts w:ascii="Times New Roman" w:hAnsi="Times New Roman" w:cs="Times New Roman"/>
          <w:sz w:val="24"/>
          <w:szCs w:val="24"/>
          <w:lang w:val="en-GB"/>
        </w:rPr>
        <w:t xml:space="preserve"> </w:t>
      </w:r>
      <w:r w:rsidR="0098134C" w:rsidRPr="00A127ED">
        <w:rPr>
          <w:rFonts w:ascii="Times New Roman" w:hAnsi="Times New Roman" w:cs="Times New Roman"/>
          <w:sz w:val="24"/>
          <w:szCs w:val="24"/>
          <w:lang w:val="en-GB"/>
        </w:rPr>
        <w:t>[</w:t>
      </w:r>
      <w:r w:rsidR="00231B52" w:rsidRPr="00231B52">
        <w:rPr>
          <w:rFonts w:ascii="Times New Roman" w:hAnsi="Times New Roman" w:cs="Times New Roman"/>
          <w:sz w:val="24"/>
          <w:szCs w:val="24"/>
          <w:highlight w:val="yellow"/>
          <w:lang w:val="en-GB"/>
        </w:rPr>
        <w:t xml:space="preserve">Ziegler et al 2012, </w:t>
      </w:r>
      <w:r w:rsidR="00C11BD3">
        <w:rPr>
          <w:rFonts w:ascii="Times New Roman" w:hAnsi="Times New Roman" w:cs="Times New Roman"/>
          <w:sz w:val="24"/>
          <w:szCs w:val="24"/>
          <w:highlight w:val="yellow"/>
          <w:lang w:val="en-GB"/>
        </w:rPr>
        <w:t xml:space="preserve">Ziegler et al 2015, </w:t>
      </w:r>
      <w:r w:rsidR="0098134C" w:rsidRPr="00231B52">
        <w:rPr>
          <w:rFonts w:ascii="Times New Roman" w:hAnsi="Times New Roman" w:cs="Times New Roman"/>
          <w:sz w:val="24"/>
          <w:szCs w:val="24"/>
          <w:highlight w:val="yellow"/>
          <w:lang w:val="en-GB"/>
        </w:rPr>
        <w:t xml:space="preserve">Michel </w:t>
      </w:r>
      <w:r w:rsidR="0098134C" w:rsidRPr="0098134C">
        <w:rPr>
          <w:rFonts w:ascii="Times New Roman" w:hAnsi="Times New Roman" w:cs="Times New Roman"/>
          <w:sz w:val="24"/>
          <w:szCs w:val="24"/>
          <w:highlight w:val="yellow"/>
          <w:lang w:val="en-GB"/>
        </w:rPr>
        <w:t>et al 2018</w:t>
      </w:r>
      <w:r w:rsidR="0098134C" w:rsidRPr="00A127ED">
        <w:rPr>
          <w:rFonts w:ascii="Times New Roman" w:hAnsi="Times New Roman" w:cs="Times New Roman"/>
          <w:sz w:val="24"/>
          <w:szCs w:val="24"/>
          <w:lang w:val="en-GB"/>
        </w:rPr>
        <w:t>]</w:t>
      </w:r>
      <w:r w:rsidR="00CF4DB2">
        <w:rPr>
          <w:rFonts w:ascii="Times New Roman" w:hAnsi="Times New Roman" w:cs="Times New Roman"/>
          <w:sz w:val="24"/>
          <w:szCs w:val="24"/>
          <w:lang w:val="en-GB"/>
        </w:rPr>
        <w:t xml:space="preserve">. </w:t>
      </w:r>
      <w:r w:rsidR="00962726">
        <w:rPr>
          <w:rFonts w:ascii="Times New Roman" w:hAnsi="Times New Roman" w:cs="Times New Roman"/>
          <w:sz w:val="24"/>
          <w:szCs w:val="24"/>
          <w:lang w:val="en-GB"/>
        </w:rPr>
        <w:t>A relative</w:t>
      </w:r>
      <w:del w:id="1241" w:author="RL" w:date="2018-07-09T09:03:00Z">
        <w:r w:rsidR="00962726" w:rsidDel="00D843FC">
          <w:rPr>
            <w:rFonts w:ascii="Times New Roman" w:hAnsi="Times New Roman" w:cs="Times New Roman"/>
            <w:sz w:val="24"/>
            <w:szCs w:val="24"/>
            <w:lang w:val="en-GB"/>
          </w:rPr>
          <w:delText>ly</w:delText>
        </w:r>
      </w:del>
      <w:r w:rsidR="00962726">
        <w:rPr>
          <w:rFonts w:ascii="Times New Roman" w:hAnsi="Times New Roman" w:cs="Times New Roman"/>
          <w:sz w:val="24"/>
          <w:szCs w:val="24"/>
          <w:lang w:val="en-GB"/>
        </w:rPr>
        <w:t xml:space="preserve"> new method for </w:t>
      </w:r>
      <w:ins w:id="1242" w:author="RL" w:date="2018-07-09T09:03:00Z">
        <w:r w:rsidR="00D843FC">
          <w:rPr>
            <w:rFonts w:ascii="Times New Roman" w:hAnsi="Times New Roman" w:cs="Times New Roman"/>
            <w:sz w:val="24"/>
            <w:szCs w:val="24"/>
            <w:lang w:val="en-GB"/>
          </w:rPr>
          <w:t xml:space="preserve">the </w:t>
        </w:r>
      </w:ins>
      <w:r w:rsidR="00962726">
        <w:rPr>
          <w:rFonts w:ascii="Times New Roman" w:hAnsi="Times New Roman" w:cs="Times New Roman"/>
          <w:sz w:val="24"/>
          <w:szCs w:val="24"/>
          <w:lang w:val="en-GB"/>
        </w:rPr>
        <w:t xml:space="preserve">surveillance </w:t>
      </w:r>
      <w:ins w:id="1243" w:author="RL" w:date="2018-07-09T09:03:00Z">
        <w:r w:rsidR="00D843FC">
          <w:rPr>
            <w:rFonts w:ascii="Times New Roman" w:hAnsi="Times New Roman" w:cs="Times New Roman"/>
            <w:sz w:val="24"/>
            <w:szCs w:val="24"/>
            <w:lang w:val="en-GB"/>
          </w:rPr>
          <w:t xml:space="preserve">of maternal WNV virus in chicken eggs </w:t>
        </w:r>
      </w:ins>
      <w:ins w:id="1244" w:author="RL" w:date="2018-07-09T09:04:00Z">
        <w:r w:rsidR="00D843FC">
          <w:rPr>
            <w:rFonts w:ascii="Times New Roman" w:hAnsi="Times New Roman" w:cs="Times New Roman"/>
            <w:sz w:val="24"/>
            <w:szCs w:val="24"/>
            <w:lang w:val="en-GB"/>
          </w:rPr>
          <w:t xml:space="preserve">confirmed this </w:t>
        </w:r>
      </w:ins>
      <w:ins w:id="1245" w:author="RL" w:date="2018-07-10T14:26:00Z">
        <w:r w:rsidR="000A6D76">
          <w:rPr>
            <w:rFonts w:ascii="Times New Roman" w:hAnsi="Times New Roman" w:cs="Times New Roman"/>
            <w:sz w:val="24"/>
            <w:szCs w:val="24"/>
            <w:lang w:val="en-GB"/>
          </w:rPr>
          <w:t xml:space="preserve">negative </w:t>
        </w:r>
      </w:ins>
      <w:ins w:id="1246" w:author="RL" w:date="2018-07-09T09:04:00Z">
        <w:r w:rsidR="00D843FC">
          <w:rPr>
            <w:rFonts w:ascii="Times New Roman" w:hAnsi="Times New Roman" w:cs="Times New Roman"/>
            <w:sz w:val="24"/>
            <w:szCs w:val="24"/>
            <w:lang w:val="en-GB"/>
          </w:rPr>
          <w:t>results</w:t>
        </w:r>
      </w:ins>
      <w:ins w:id="1247" w:author="RL" w:date="2018-07-10T14:26:00Z">
        <w:r w:rsidR="000A6D76">
          <w:rPr>
            <w:rFonts w:ascii="Times New Roman" w:hAnsi="Times New Roman" w:cs="Times New Roman"/>
            <w:sz w:val="24"/>
            <w:szCs w:val="24"/>
            <w:lang w:val="en-GB"/>
          </w:rPr>
          <w:t xml:space="preserve"> </w:t>
        </w:r>
      </w:ins>
      <w:del w:id="1248" w:author="RL" w:date="2018-07-09T09:04:00Z">
        <w:r w:rsidR="00962726" w:rsidDel="00D843FC">
          <w:rPr>
            <w:rFonts w:ascii="Times New Roman" w:hAnsi="Times New Roman" w:cs="Times New Roman"/>
            <w:sz w:val="24"/>
            <w:szCs w:val="24"/>
            <w:lang w:val="en-GB"/>
          </w:rPr>
          <w:delText>of</w:delText>
        </w:r>
        <w:r w:rsidR="003C57A5" w:rsidDel="00D843FC">
          <w:rPr>
            <w:rFonts w:ascii="Times New Roman" w:hAnsi="Times New Roman" w:cs="Times New Roman"/>
            <w:sz w:val="24"/>
            <w:szCs w:val="24"/>
            <w:lang w:val="en-GB"/>
          </w:rPr>
          <w:delText xml:space="preserve"> sentinel birds to detect local transmission of WNV</w:delText>
        </w:r>
        <w:r w:rsidR="00962726" w:rsidDel="00D843FC">
          <w:rPr>
            <w:rFonts w:ascii="Times New Roman" w:hAnsi="Times New Roman" w:cs="Times New Roman"/>
            <w:sz w:val="24"/>
            <w:szCs w:val="24"/>
            <w:lang w:val="en-GB"/>
          </w:rPr>
          <w:delText xml:space="preserve"> is the investigation of eggs. With this, the use of </w:delText>
        </w:r>
        <w:r w:rsidR="003C57A5" w:rsidDel="00D843FC">
          <w:rPr>
            <w:rFonts w:ascii="Times New Roman" w:hAnsi="Times New Roman" w:cs="Times New Roman"/>
            <w:sz w:val="24"/>
            <w:szCs w:val="24"/>
            <w:lang w:val="en-GB"/>
          </w:rPr>
          <w:delText xml:space="preserve">living birds </w:delText>
        </w:r>
        <w:r w:rsidR="00962726" w:rsidDel="00D843FC">
          <w:rPr>
            <w:rFonts w:ascii="Times New Roman" w:hAnsi="Times New Roman" w:cs="Times New Roman"/>
            <w:sz w:val="24"/>
            <w:szCs w:val="24"/>
            <w:lang w:val="en-GB"/>
          </w:rPr>
          <w:delText xml:space="preserve">can be prevented, which avoids </w:delText>
        </w:r>
        <w:r w:rsidR="003C57A5" w:rsidDel="00D843FC">
          <w:rPr>
            <w:rFonts w:ascii="Times New Roman" w:hAnsi="Times New Roman" w:cs="Times New Roman"/>
            <w:sz w:val="24"/>
            <w:szCs w:val="24"/>
            <w:lang w:val="en-GB"/>
          </w:rPr>
          <w:delText>the high collec</w:delText>
        </w:r>
        <w:r w:rsidR="00C31EDE" w:rsidDel="00D843FC">
          <w:rPr>
            <w:rFonts w:ascii="Times New Roman" w:hAnsi="Times New Roman" w:cs="Times New Roman"/>
            <w:sz w:val="24"/>
            <w:szCs w:val="24"/>
            <w:lang w:val="en-GB"/>
          </w:rPr>
          <w:delText>tion</w:delText>
        </w:r>
        <w:r w:rsidR="003C57A5" w:rsidDel="00D843FC">
          <w:rPr>
            <w:rFonts w:ascii="Times New Roman" w:hAnsi="Times New Roman" w:cs="Times New Roman"/>
            <w:sz w:val="24"/>
            <w:szCs w:val="24"/>
            <w:lang w:val="en-GB"/>
          </w:rPr>
          <w:delText xml:space="preserve"> effort</w:delText>
        </w:r>
        <w:r w:rsidR="00962726" w:rsidDel="00D843FC">
          <w:rPr>
            <w:rFonts w:ascii="Times New Roman" w:hAnsi="Times New Roman" w:cs="Times New Roman"/>
            <w:sz w:val="24"/>
            <w:szCs w:val="24"/>
            <w:lang w:val="en-GB"/>
          </w:rPr>
          <w:delText xml:space="preserve"> of blood samples</w:delText>
        </w:r>
        <w:r w:rsidR="003C57A5" w:rsidDel="00D843FC">
          <w:rPr>
            <w:rFonts w:ascii="Times New Roman" w:hAnsi="Times New Roman" w:cs="Times New Roman"/>
            <w:sz w:val="24"/>
            <w:szCs w:val="24"/>
            <w:lang w:val="en-GB"/>
          </w:rPr>
          <w:delText xml:space="preserve">, the need to harm birds and </w:delText>
        </w:r>
        <w:r w:rsidR="00962726" w:rsidDel="00D843FC">
          <w:rPr>
            <w:rFonts w:ascii="Times New Roman" w:hAnsi="Times New Roman" w:cs="Times New Roman"/>
            <w:sz w:val="24"/>
            <w:szCs w:val="24"/>
            <w:lang w:val="en-GB"/>
          </w:rPr>
          <w:delText xml:space="preserve">required authorization permits </w:delText>
        </w:r>
        <w:r w:rsidR="00C31EDE" w:rsidRPr="00A127ED" w:rsidDel="00D843FC">
          <w:rPr>
            <w:rFonts w:ascii="Times New Roman" w:hAnsi="Times New Roman" w:cs="Times New Roman"/>
            <w:sz w:val="24"/>
            <w:szCs w:val="24"/>
            <w:lang w:val="en-GB"/>
          </w:rPr>
          <w:delText>[</w:delText>
        </w:r>
        <w:r w:rsidR="00C31EDE" w:rsidRPr="00C31EDE" w:rsidDel="00D843FC">
          <w:rPr>
            <w:rFonts w:ascii="Times New Roman" w:hAnsi="Times New Roman" w:cs="Times New Roman"/>
            <w:sz w:val="24"/>
            <w:szCs w:val="24"/>
            <w:highlight w:val="yellow"/>
            <w:lang w:val="en-GB"/>
          </w:rPr>
          <w:delText>Healy et al 2015</w:delText>
        </w:r>
        <w:r w:rsidR="00C31EDE" w:rsidRPr="00A127ED" w:rsidDel="00D843FC">
          <w:rPr>
            <w:rFonts w:ascii="Times New Roman" w:hAnsi="Times New Roman" w:cs="Times New Roman"/>
            <w:sz w:val="24"/>
            <w:szCs w:val="24"/>
            <w:lang w:val="en-GB"/>
          </w:rPr>
          <w:delText>]</w:delText>
        </w:r>
        <w:r w:rsidR="00C31EDE" w:rsidDel="00D843FC">
          <w:rPr>
            <w:rFonts w:ascii="Times New Roman" w:hAnsi="Times New Roman" w:cs="Times New Roman"/>
            <w:sz w:val="24"/>
            <w:szCs w:val="24"/>
            <w:lang w:val="en-GB"/>
          </w:rPr>
          <w:delText xml:space="preserve">. </w:delText>
        </w:r>
        <w:r w:rsidR="00962726" w:rsidDel="00D843FC">
          <w:rPr>
            <w:rFonts w:ascii="Times New Roman" w:hAnsi="Times New Roman" w:cs="Times New Roman"/>
            <w:sz w:val="24"/>
            <w:szCs w:val="24"/>
            <w:lang w:val="en-GB"/>
          </w:rPr>
          <w:delText xml:space="preserve">This method was also used for </w:delText>
        </w:r>
        <w:r w:rsidR="00556257" w:rsidDel="00D843FC">
          <w:rPr>
            <w:rFonts w:ascii="Times New Roman" w:hAnsi="Times New Roman" w:cs="Times New Roman"/>
            <w:sz w:val="24"/>
            <w:szCs w:val="24"/>
            <w:lang w:val="en-GB"/>
          </w:rPr>
          <w:delText>surveillance</w:delText>
        </w:r>
        <w:r w:rsidR="00962726" w:rsidDel="00D843FC">
          <w:rPr>
            <w:rFonts w:ascii="Times New Roman" w:hAnsi="Times New Roman" w:cs="Times New Roman"/>
            <w:sz w:val="24"/>
            <w:szCs w:val="24"/>
            <w:lang w:val="en-GB"/>
          </w:rPr>
          <w:delText xml:space="preserve"> in Germany and revealed no </w:delText>
        </w:r>
        <w:r w:rsidR="00556257" w:rsidDel="00D843FC">
          <w:rPr>
            <w:rFonts w:ascii="Times New Roman" w:hAnsi="Times New Roman" w:cs="Times New Roman"/>
            <w:sz w:val="24"/>
            <w:szCs w:val="24"/>
            <w:lang w:val="en-GB"/>
          </w:rPr>
          <w:delText xml:space="preserve">evidence for WNV circulation </w:delText>
        </w:r>
      </w:del>
      <w:del w:id="1249" w:author="RL" w:date="2018-07-04T14:45:00Z">
        <w:r w:rsidR="00962726" w:rsidDel="00B81822">
          <w:rPr>
            <w:rFonts w:ascii="Times New Roman" w:hAnsi="Times New Roman" w:cs="Times New Roman"/>
            <w:sz w:val="24"/>
            <w:szCs w:val="24"/>
            <w:lang w:val="en-GB"/>
          </w:rPr>
          <w:delText xml:space="preserve"> </w:delText>
        </w:r>
      </w:del>
      <w:r w:rsidR="00556257" w:rsidRPr="00A127ED">
        <w:rPr>
          <w:rFonts w:ascii="Times New Roman" w:hAnsi="Times New Roman" w:cs="Times New Roman"/>
          <w:sz w:val="24"/>
          <w:szCs w:val="24"/>
          <w:lang w:val="en-GB"/>
        </w:rPr>
        <w:t>[</w:t>
      </w:r>
      <w:proofErr w:type="spellStart"/>
      <w:r w:rsidR="00556257" w:rsidRPr="00556257">
        <w:rPr>
          <w:rFonts w:ascii="Times New Roman" w:hAnsi="Times New Roman" w:cs="Times New Roman"/>
          <w:sz w:val="24"/>
          <w:szCs w:val="24"/>
          <w:highlight w:val="yellow"/>
          <w:lang w:val="en-GB"/>
        </w:rPr>
        <w:t>Börstler</w:t>
      </w:r>
      <w:proofErr w:type="spellEnd"/>
      <w:r w:rsidR="00556257" w:rsidRPr="00556257">
        <w:rPr>
          <w:rFonts w:ascii="Times New Roman" w:hAnsi="Times New Roman" w:cs="Times New Roman"/>
          <w:sz w:val="24"/>
          <w:szCs w:val="24"/>
          <w:highlight w:val="yellow"/>
          <w:lang w:val="en-GB"/>
        </w:rPr>
        <w:t xml:space="preserve"> et al. </w:t>
      </w:r>
      <w:r w:rsidR="00556257" w:rsidRPr="00556257">
        <w:rPr>
          <w:rFonts w:ascii="Times New Roman" w:hAnsi="Times New Roman" w:cs="Times New Roman"/>
          <w:sz w:val="24"/>
          <w:szCs w:val="24"/>
          <w:highlight w:val="yellow"/>
          <w:lang w:val="en-GB"/>
        </w:rPr>
        <w:lastRenderedPageBreak/>
        <w:t>2016B</w:t>
      </w:r>
      <w:r w:rsidR="00556257" w:rsidRPr="00A127ED">
        <w:rPr>
          <w:rFonts w:ascii="Times New Roman" w:hAnsi="Times New Roman" w:cs="Times New Roman"/>
          <w:sz w:val="24"/>
          <w:szCs w:val="24"/>
          <w:lang w:val="en-GB"/>
        </w:rPr>
        <w:t>]</w:t>
      </w:r>
      <w:r w:rsidR="00556257">
        <w:rPr>
          <w:rFonts w:ascii="Times New Roman" w:hAnsi="Times New Roman" w:cs="Times New Roman"/>
          <w:sz w:val="24"/>
          <w:szCs w:val="24"/>
          <w:lang w:val="en-GB"/>
        </w:rPr>
        <w:t xml:space="preserve">. </w:t>
      </w:r>
      <w:del w:id="1250" w:author="RL" w:date="2018-07-09T08:56:00Z">
        <w:r w:rsidR="00C11BD3" w:rsidDel="00932187">
          <w:rPr>
            <w:rFonts w:ascii="Times New Roman" w:hAnsi="Times New Roman" w:cs="Times New Roman"/>
            <w:sz w:val="24"/>
            <w:szCs w:val="24"/>
            <w:lang w:val="en-GB"/>
          </w:rPr>
          <w:delText>Likewise</w:delText>
        </w:r>
        <w:r w:rsidR="00231B52" w:rsidDel="00932187">
          <w:rPr>
            <w:rFonts w:ascii="Times New Roman" w:hAnsi="Times New Roman" w:cs="Times New Roman"/>
            <w:sz w:val="24"/>
            <w:szCs w:val="24"/>
            <w:lang w:val="en-GB"/>
          </w:rPr>
          <w:delText xml:space="preserve">, none of the tested sera of mammals was positive for WNV </w:delText>
        </w:r>
        <w:r w:rsidR="00FE6CBA" w:rsidDel="00932187">
          <w:rPr>
            <w:rFonts w:ascii="Times New Roman" w:hAnsi="Times New Roman" w:cs="Times New Roman"/>
            <w:sz w:val="24"/>
            <w:szCs w:val="24"/>
            <w:lang w:val="en-GB"/>
          </w:rPr>
          <w:delText xml:space="preserve">neutralizing antibodies </w:delText>
        </w:r>
        <w:r w:rsidR="00C11BD3" w:rsidRPr="00A127ED" w:rsidDel="00932187">
          <w:rPr>
            <w:rFonts w:ascii="Times New Roman" w:hAnsi="Times New Roman" w:cs="Times New Roman"/>
            <w:sz w:val="24"/>
            <w:szCs w:val="24"/>
            <w:lang w:val="en-GB"/>
          </w:rPr>
          <w:delText>[</w:delText>
        </w:r>
        <w:r w:rsidR="00C11BD3" w:rsidRPr="00231B52" w:rsidDel="00932187">
          <w:rPr>
            <w:rFonts w:ascii="Times New Roman" w:hAnsi="Times New Roman" w:cs="Times New Roman"/>
            <w:sz w:val="24"/>
            <w:szCs w:val="24"/>
            <w:highlight w:val="yellow"/>
            <w:lang w:val="en-GB"/>
          </w:rPr>
          <w:delText>Ziegler et al 2012</w:delText>
        </w:r>
        <w:r w:rsidR="00C11BD3" w:rsidRPr="00A127ED" w:rsidDel="00932187">
          <w:rPr>
            <w:rFonts w:ascii="Times New Roman" w:hAnsi="Times New Roman" w:cs="Times New Roman"/>
            <w:sz w:val="24"/>
            <w:szCs w:val="24"/>
            <w:lang w:val="en-GB"/>
          </w:rPr>
          <w:delText>]</w:delText>
        </w:r>
        <w:r w:rsidR="00FE6CBA" w:rsidDel="00932187">
          <w:rPr>
            <w:rFonts w:ascii="Times New Roman" w:hAnsi="Times New Roman" w:cs="Times New Roman"/>
            <w:sz w:val="24"/>
            <w:szCs w:val="24"/>
            <w:lang w:val="en-GB"/>
          </w:rPr>
          <w:delText xml:space="preserve">. </w:delText>
        </w:r>
      </w:del>
      <w:r w:rsidR="00FE6CBA">
        <w:rPr>
          <w:rFonts w:ascii="Times New Roman" w:hAnsi="Times New Roman" w:cs="Times New Roman"/>
          <w:sz w:val="24"/>
          <w:szCs w:val="24"/>
          <w:lang w:val="en-GB"/>
        </w:rPr>
        <w:t xml:space="preserve">Finally, </w:t>
      </w:r>
      <w:ins w:id="1251" w:author="RL" w:date="2018-07-10T14:30:00Z">
        <w:r w:rsidR="000A6D76">
          <w:rPr>
            <w:rFonts w:ascii="Times New Roman" w:hAnsi="Times New Roman" w:cs="Times New Roman"/>
            <w:sz w:val="24"/>
            <w:szCs w:val="24"/>
            <w:lang w:val="en-GB"/>
          </w:rPr>
          <w:t xml:space="preserve">although </w:t>
        </w:r>
      </w:ins>
      <w:ins w:id="1252" w:author="RL" w:date="2018-07-09T09:01:00Z">
        <w:r w:rsidR="00D843FC">
          <w:rPr>
            <w:rFonts w:ascii="Times New Roman" w:hAnsi="Times New Roman" w:cs="Times New Roman"/>
            <w:sz w:val="24"/>
            <w:szCs w:val="24"/>
            <w:lang w:val="en-GB"/>
          </w:rPr>
          <w:t>a</w:t>
        </w:r>
      </w:ins>
      <w:ins w:id="1253" w:author="RL" w:date="2018-07-09T09:02:00Z">
        <w:r w:rsidR="00D843FC">
          <w:rPr>
            <w:rFonts w:ascii="Times New Roman" w:hAnsi="Times New Roman" w:cs="Times New Roman"/>
            <w:sz w:val="24"/>
            <w:szCs w:val="24"/>
            <w:lang w:val="en-GB"/>
          </w:rPr>
          <w:t>n</w:t>
        </w:r>
      </w:ins>
      <w:ins w:id="1254" w:author="RL" w:date="2018-07-09T09:01:00Z">
        <w:r w:rsidR="00D843FC">
          <w:rPr>
            <w:rFonts w:ascii="Times New Roman" w:hAnsi="Times New Roman" w:cs="Times New Roman"/>
            <w:sz w:val="24"/>
            <w:szCs w:val="24"/>
            <w:lang w:val="en-GB"/>
          </w:rPr>
          <w:t xml:space="preserve"> </w:t>
        </w:r>
      </w:ins>
      <w:ins w:id="1255" w:author="RL" w:date="2018-07-09T08:59:00Z">
        <w:r w:rsidR="00365B64">
          <w:rPr>
            <w:rFonts w:ascii="Times New Roman" w:hAnsi="Times New Roman" w:cs="Times New Roman"/>
            <w:sz w:val="24"/>
            <w:szCs w:val="24"/>
            <w:lang w:val="en-GB"/>
          </w:rPr>
          <w:t xml:space="preserve">intensive </w:t>
        </w:r>
      </w:ins>
      <w:r w:rsidR="00FE6CBA">
        <w:rPr>
          <w:rFonts w:ascii="Times New Roman" w:hAnsi="Times New Roman" w:cs="Times New Roman"/>
          <w:sz w:val="24"/>
          <w:szCs w:val="24"/>
          <w:lang w:val="en-GB"/>
        </w:rPr>
        <w:t xml:space="preserve">surveillance of mosquitoes </w:t>
      </w:r>
      <w:del w:id="1256" w:author="RL" w:date="2018-07-10T14:31:00Z">
        <w:r w:rsidR="00FE6CBA" w:rsidDel="000A6D76">
          <w:rPr>
            <w:rFonts w:ascii="Times New Roman" w:hAnsi="Times New Roman" w:cs="Times New Roman"/>
            <w:sz w:val="24"/>
            <w:szCs w:val="24"/>
            <w:lang w:val="en-GB"/>
          </w:rPr>
          <w:delText xml:space="preserve">in Germany </w:delText>
        </w:r>
      </w:del>
      <w:ins w:id="1257" w:author="RL" w:date="2018-07-10T14:30:00Z">
        <w:r w:rsidR="000A6D76">
          <w:rPr>
            <w:rFonts w:ascii="Times New Roman" w:hAnsi="Times New Roman" w:cs="Times New Roman"/>
            <w:sz w:val="24"/>
            <w:szCs w:val="24"/>
            <w:lang w:val="en-GB"/>
          </w:rPr>
          <w:t xml:space="preserve">over the last decade confirmed the circulation of different </w:t>
        </w:r>
        <w:proofErr w:type="spellStart"/>
        <w:r w:rsidR="000A6D76">
          <w:rPr>
            <w:rFonts w:ascii="Times New Roman" w:hAnsi="Times New Roman" w:cs="Times New Roman"/>
            <w:sz w:val="24"/>
            <w:szCs w:val="24"/>
            <w:lang w:val="en-GB"/>
          </w:rPr>
          <w:t>moboviruses</w:t>
        </w:r>
        <w:proofErr w:type="spellEnd"/>
        <w:r w:rsidR="000A6D76">
          <w:rPr>
            <w:rFonts w:ascii="Times New Roman" w:hAnsi="Times New Roman" w:cs="Times New Roman"/>
            <w:sz w:val="24"/>
            <w:szCs w:val="24"/>
            <w:lang w:val="en-GB"/>
          </w:rPr>
          <w:t xml:space="preserve"> </w:t>
        </w:r>
      </w:ins>
      <w:ins w:id="1258" w:author="RL" w:date="2018-07-10T14:31:00Z">
        <w:r w:rsidR="000A6D76">
          <w:rPr>
            <w:rFonts w:ascii="Times New Roman" w:hAnsi="Times New Roman" w:cs="Times New Roman"/>
            <w:sz w:val="24"/>
            <w:szCs w:val="24"/>
            <w:lang w:val="en-GB"/>
          </w:rPr>
          <w:t xml:space="preserve">in Germany </w:t>
        </w:r>
        <w:r w:rsidR="000A6D76" w:rsidRPr="00A127ED">
          <w:rPr>
            <w:rFonts w:ascii="Times New Roman" w:hAnsi="Times New Roman" w:cs="Times New Roman"/>
            <w:sz w:val="24"/>
            <w:szCs w:val="24"/>
            <w:lang w:val="en-GB"/>
          </w:rPr>
          <w:t>[</w:t>
        </w:r>
        <w:r w:rsidR="000A6D76">
          <w:rPr>
            <w:rFonts w:ascii="Times New Roman" w:hAnsi="Times New Roman" w:cs="Times New Roman"/>
            <w:sz w:val="24"/>
            <w:szCs w:val="24"/>
            <w:lang w:val="en-GB"/>
          </w:rPr>
          <w:t xml:space="preserve">USUV, SINV, BATV, </w:t>
        </w:r>
        <w:commentRangeStart w:id="1259"/>
        <w:proofErr w:type="spellStart"/>
        <w:r w:rsidR="000A6D76" w:rsidRPr="00987C94">
          <w:rPr>
            <w:rFonts w:ascii="Times New Roman" w:hAnsi="Times New Roman" w:cs="Times New Roman"/>
            <w:sz w:val="24"/>
            <w:szCs w:val="24"/>
            <w:highlight w:val="yellow"/>
            <w:lang w:val="en-GB"/>
          </w:rPr>
          <w:t>Jöst</w:t>
        </w:r>
        <w:proofErr w:type="spellEnd"/>
        <w:r w:rsidR="000A6D76" w:rsidRPr="00987C94">
          <w:rPr>
            <w:rFonts w:ascii="Times New Roman" w:hAnsi="Times New Roman" w:cs="Times New Roman"/>
            <w:sz w:val="24"/>
            <w:szCs w:val="24"/>
            <w:highlight w:val="yellow"/>
            <w:lang w:val="en-GB"/>
          </w:rPr>
          <w:t xml:space="preserve"> et al 2010, </w:t>
        </w:r>
        <w:proofErr w:type="spellStart"/>
        <w:r w:rsidR="000A6D76" w:rsidRPr="00987C94">
          <w:rPr>
            <w:rFonts w:ascii="Times New Roman" w:hAnsi="Times New Roman" w:cs="Times New Roman"/>
            <w:sz w:val="24"/>
            <w:szCs w:val="24"/>
            <w:highlight w:val="yellow"/>
            <w:lang w:val="en-GB"/>
          </w:rPr>
          <w:t>Jöst</w:t>
        </w:r>
        <w:proofErr w:type="spellEnd"/>
        <w:r w:rsidR="000A6D76" w:rsidRPr="00987C94">
          <w:rPr>
            <w:rFonts w:ascii="Times New Roman" w:hAnsi="Times New Roman" w:cs="Times New Roman"/>
            <w:sz w:val="24"/>
            <w:szCs w:val="24"/>
            <w:highlight w:val="yellow"/>
            <w:lang w:val="en-GB"/>
          </w:rPr>
          <w:t xml:space="preserve"> et al 2011</w:t>
        </w:r>
        <w:commentRangeEnd w:id="1259"/>
        <w:r w:rsidR="000A6D76">
          <w:rPr>
            <w:rStyle w:val="Kommentarzeichen"/>
          </w:rPr>
          <w:commentReference w:id="1259"/>
        </w:r>
        <w:r w:rsidR="000A6D76" w:rsidRPr="00A127ED">
          <w:rPr>
            <w:rFonts w:ascii="Times New Roman" w:hAnsi="Times New Roman" w:cs="Times New Roman"/>
            <w:sz w:val="24"/>
            <w:szCs w:val="24"/>
            <w:lang w:val="en-GB"/>
          </w:rPr>
          <w:t>]</w:t>
        </w:r>
      </w:ins>
      <w:ins w:id="1260" w:author="RL" w:date="2018-07-10T14:30:00Z">
        <w:r w:rsidR="000A6D76">
          <w:rPr>
            <w:rFonts w:ascii="Times New Roman" w:hAnsi="Times New Roman" w:cs="Times New Roman"/>
            <w:sz w:val="24"/>
            <w:szCs w:val="24"/>
            <w:lang w:val="en-GB"/>
          </w:rPr>
          <w:t xml:space="preserve">, these studies </w:t>
        </w:r>
      </w:ins>
      <w:ins w:id="1261" w:author="RL" w:date="2018-07-09T08:59:00Z">
        <w:r w:rsidR="00365B64">
          <w:rPr>
            <w:rFonts w:ascii="Times New Roman" w:hAnsi="Times New Roman" w:cs="Times New Roman"/>
            <w:sz w:val="24"/>
            <w:szCs w:val="24"/>
            <w:lang w:val="en-GB"/>
          </w:rPr>
          <w:t xml:space="preserve">did not </w:t>
        </w:r>
      </w:ins>
      <w:del w:id="1262" w:author="RL" w:date="2018-07-10T14:32:00Z">
        <w:r w:rsidR="00FE6CBA" w:rsidDel="000A6D76">
          <w:rPr>
            <w:rFonts w:ascii="Times New Roman" w:hAnsi="Times New Roman" w:cs="Times New Roman"/>
            <w:sz w:val="24"/>
            <w:szCs w:val="24"/>
            <w:lang w:val="en-GB"/>
          </w:rPr>
          <w:delText>show</w:delText>
        </w:r>
      </w:del>
      <w:del w:id="1263" w:author="RL" w:date="2018-07-09T09:01:00Z">
        <w:r w:rsidR="00FE6CBA" w:rsidDel="00D843FC">
          <w:rPr>
            <w:rFonts w:ascii="Times New Roman" w:hAnsi="Times New Roman" w:cs="Times New Roman"/>
            <w:sz w:val="24"/>
            <w:szCs w:val="24"/>
            <w:lang w:val="en-GB"/>
          </w:rPr>
          <w:delText>ed</w:delText>
        </w:r>
      </w:del>
      <w:del w:id="1264" w:author="RL" w:date="2018-07-10T14:32:00Z">
        <w:r w:rsidR="00FE6CBA" w:rsidDel="000A6D76">
          <w:rPr>
            <w:rFonts w:ascii="Times New Roman" w:hAnsi="Times New Roman" w:cs="Times New Roman"/>
            <w:sz w:val="24"/>
            <w:szCs w:val="24"/>
            <w:lang w:val="en-GB"/>
          </w:rPr>
          <w:delText xml:space="preserve"> </w:delText>
        </w:r>
      </w:del>
      <w:del w:id="1265" w:author="RL" w:date="2018-07-09T09:05:00Z">
        <w:r w:rsidR="00FE6CBA" w:rsidDel="0038139F">
          <w:rPr>
            <w:rFonts w:ascii="Times New Roman" w:hAnsi="Times New Roman" w:cs="Times New Roman"/>
            <w:sz w:val="24"/>
            <w:szCs w:val="24"/>
            <w:lang w:val="en-GB"/>
          </w:rPr>
          <w:delText xml:space="preserve">no </w:delText>
        </w:r>
      </w:del>
      <w:del w:id="1266" w:author="RL" w:date="2018-07-10T14:32:00Z">
        <w:r w:rsidR="00FE6CBA" w:rsidDel="000A6D76">
          <w:rPr>
            <w:rFonts w:ascii="Times New Roman" w:hAnsi="Times New Roman" w:cs="Times New Roman"/>
            <w:sz w:val="24"/>
            <w:szCs w:val="24"/>
            <w:lang w:val="en-GB"/>
          </w:rPr>
          <w:delText xml:space="preserve">circulation of </w:delText>
        </w:r>
      </w:del>
      <w:ins w:id="1267" w:author="RL" w:date="2018-07-10T14:32:00Z">
        <w:r w:rsidR="000A6D76">
          <w:rPr>
            <w:rFonts w:ascii="Times New Roman" w:hAnsi="Times New Roman" w:cs="Times New Roman"/>
            <w:sz w:val="24"/>
            <w:szCs w:val="24"/>
            <w:lang w:val="en-GB"/>
          </w:rPr>
          <w:t xml:space="preserve">detect </w:t>
        </w:r>
      </w:ins>
      <w:r w:rsidR="00FE6CBA">
        <w:rPr>
          <w:rFonts w:ascii="Times New Roman" w:hAnsi="Times New Roman" w:cs="Times New Roman"/>
          <w:sz w:val="24"/>
          <w:szCs w:val="24"/>
          <w:lang w:val="en-GB"/>
        </w:rPr>
        <w:t>WNV</w:t>
      </w:r>
      <w:del w:id="1268" w:author="RL" w:date="2018-07-10T14:32:00Z">
        <w:r w:rsidR="00FE6CBA" w:rsidDel="000A6D76">
          <w:rPr>
            <w:rFonts w:ascii="Times New Roman" w:hAnsi="Times New Roman" w:cs="Times New Roman"/>
            <w:sz w:val="24"/>
            <w:szCs w:val="24"/>
            <w:lang w:val="en-GB"/>
          </w:rPr>
          <w:delText xml:space="preserve"> in </w:delText>
        </w:r>
      </w:del>
      <w:del w:id="1269" w:author="RL" w:date="2018-07-09T09:04:00Z">
        <w:r w:rsidR="00FE6CBA" w:rsidDel="0038139F">
          <w:rPr>
            <w:rFonts w:ascii="Times New Roman" w:hAnsi="Times New Roman" w:cs="Times New Roman"/>
            <w:sz w:val="24"/>
            <w:szCs w:val="24"/>
            <w:lang w:val="en-GB"/>
          </w:rPr>
          <w:delText xml:space="preserve">German </w:delText>
        </w:r>
      </w:del>
      <w:del w:id="1270" w:author="RL" w:date="2018-07-10T14:32:00Z">
        <w:r w:rsidR="00FE6CBA" w:rsidDel="000A6D76">
          <w:rPr>
            <w:rFonts w:ascii="Times New Roman" w:hAnsi="Times New Roman" w:cs="Times New Roman"/>
            <w:sz w:val="24"/>
            <w:szCs w:val="24"/>
            <w:lang w:val="en-GB"/>
          </w:rPr>
          <w:delText>mosquito populations</w:delText>
        </w:r>
      </w:del>
      <w:del w:id="1271" w:author="RL" w:date="2018-07-10T14:31:00Z">
        <w:r w:rsidR="00FE6CBA" w:rsidDel="000A6D76">
          <w:rPr>
            <w:rFonts w:ascii="Times New Roman" w:hAnsi="Times New Roman" w:cs="Times New Roman"/>
            <w:sz w:val="24"/>
            <w:szCs w:val="24"/>
            <w:lang w:val="en-GB"/>
          </w:rPr>
          <w:delText xml:space="preserve"> </w:delText>
        </w:r>
        <w:r w:rsidR="00FE6CBA" w:rsidRPr="00A127ED" w:rsidDel="000A6D76">
          <w:rPr>
            <w:rFonts w:ascii="Times New Roman" w:hAnsi="Times New Roman" w:cs="Times New Roman"/>
            <w:sz w:val="24"/>
            <w:szCs w:val="24"/>
            <w:lang w:val="en-GB"/>
          </w:rPr>
          <w:delText>[</w:delText>
        </w:r>
        <w:commentRangeStart w:id="1272"/>
        <w:r w:rsidR="004A2A47" w:rsidRPr="00987C94" w:rsidDel="000A6D76">
          <w:rPr>
            <w:rFonts w:ascii="Times New Roman" w:hAnsi="Times New Roman" w:cs="Times New Roman"/>
            <w:sz w:val="24"/>
            <w:szCs w:val="24"/>
            <w:highlight w:val="yellow"/>
            <w:lang w:val="en-GB"/>
          </w:rPr>
          <w:delText>Jöst et al 2010, Jöst et al 2011</w:delText>
        </w:r>
        <w:commentRangeEnd w:id="1272"/>
        <w:r w:rsidR="000A6D76" w:rsidDel="000A6D76">
          <w:rPr>
            <w:rStyle w:val="Kommentarzeichen"/>
          </w:rPr>
          <w:commentReference w:id="1272"/>
        </w:r>
      </w:del>
      <w:commentRangeStart w:id="1273"/>
      <w:del w:id="1274" w:author="RL" w:date="2018-07-10T14:27:00Z">
        <w:r w:rsidR="00FE6CBA" w:rsidRPr="00987C94" w:rsidDel="000A6D76">
          <w:rPr>
            <w:rFonts w:ascii="Times New Roman" w:hAnsi="Times New Roman" w:cs="Times New Roman"/>
            <w:sz w:val="24"/>
            <w:szCs w:val="24"/>
            <w:highlight w:val="yellow"/>
            <w:lang w:val="en-GB"/>
          </w:rPr>
          <w:delText>xxx</w:delText>
        </w:r>
        <w:commentRangeEnd w:id="1273"/>
        <w:r w:rsidR="00FE6CBA" w:rsidRPr="00987C94" w:rsidDel="000A6D76">
          <w:rPr>
            <w:rStyle w:val="Kommentarzeichen"/>
            <w:highlight w:val="yellow"/>
          </w:rPr>
          <w:commentReference w:id="1273"/>
        </w:r>
      </w:del>
      <w:del w:id="1275" w:author="RL" w:date="2018-07-10T14:31:00Z">
        <w:r w:rsidR="00FE6CBA" w:rsidRPr="00A127ED" w:rsidDel="000A6D76">
          <w:rPr>
            <w:rFonts w:ascii="Times New Roman" w:hAnsi="Times New Roman" w:cs="Times New Roman"/>
            <w:sz w:val="24"/>
            <w:szCs w:val="24"/>
            <w:lang w:val="en-GB"/>
          </w:rPr>
          <w:delText>]</w:delText>
        </w:r>
      </w:del>
      <w:r w:rsidR="00FE6CBA">
        <w:rPr>
          <w:rFonts w:ascii="Times New Roman" w:hAnsi="Times New Roman" w:cs="Times New Roman"/>
          <w:sz w:val="24"/>
          <w:szCs w:val="24"/>
          <w:lang w:val="en-GB"/>
        </w:rPr>
        <w:t>.</w:t>
      </w:r>
    </w:p>
    <w:p w14:paraId="7F3A92D9" w14:textId="1B794A8D" w:rsidR="00E56F5E" w:rsidDel="00E56F5E" w:rsidRDefault="00FE6CBA" w:rsidP="00E94A9E">
      <w:pPr>
        <w:spacing w:line="480" w:lineRule="auto"/>
        <w:rPr>
          <w:del w:id="1276" w:author="RL" w:date="2018-07-12T16:20:00Z"/>
          <w:rFonts w:ascii="Times New Roman" w:hAnsi="Times New Roman" w:cs="Times New Roman"/>
          <w:sz w:val="24"/>
          <w:szCs w:val="24"/>
          <w:lang w:val="en-GB"/>
        </w:rPr>
      </w:pPr>
      <w:del w:id="1277" w:author="RL" w:date="2018-07-09T09:06:00Z">
        <w:r w:rsidDel="00FB5CC3">
          <w:rPr>
            <w:rFonts w:ascii="Times New Roman" w:hAnsi="Times New Roman" w:cs="Times New Roman"/>
            <w:sz w:val="24"/>
            <w:szCs w:val="24"/>
            <w:lang w:val="en-GB"/>
          </w:rPr>
          <w:delText xml:space="preserve"> </w:delText>
        </w:r>
      </w:del>
      <w:ins w:id="1278" w:author="RL" w:date="2018-07-09T09:13:00Z">
        <w:r w:rsidR="00B81C66">
          <w:rPr>
            <w:rFonts w:ascii="Times New Roman" w:hAnsi="Times New Roman" w:cs="Times New Roman"/>
            <w:sz w:val="24"/>
            <w:szCs w:val="24"/>
            <w:lang w:val="en-GB"/>
          </w:rPr>
          <w:t>An obvious explanation is</w:t>
        </w:r>
      </w:ins>
      <w:ins w:id="1279" w:author="RL" w:date="2018-07-09T09:06:00Z">
        <w:r w:rsidR="00FB5CC3">
          <w:rPr>
            <w:rFonts w:ascii="Times New Roman" w:hAnsi="Times New Roman" w:cs="Times New Roman"/>
            <w:sz w:val="24"/>
            <w:szCs w:val="24"/>
            <w:lang w:val="en-GB"/>
          </w:rPr>
          <w:t xml:space="preserve"> the local temperature conditions. </w:t>
        </w:r>
      </w:ins>
      <w:ins w:id="1280" w:author="RL" w:date="2018-07-09T08:33:00Z">
        <w:r w:rsidR="0028611D">
          <w:rPr>
            <w:rFonts w:ascii="Times New Roman" w:hAnsi="Times New Roman" w:cs="Times New Roman"/>
            <w:sz w:val="24"/>
            <w:szCs w:val="24"/>
            <w:lang w:val="en-GB"/>
          </w:rPr>
          <w:t xml:space="preserve">The temperature dependency of WNV replication in the vector was </w:t>
        </w:r>
      </w:ins>
      <w:ins w:id="1281" w:author="RL" w:date="2018-07-10T14:28:00Z">
        <w:r w:rsidR="000A6D76">
          <w:rPr>
            <w:rFonts w:ascii="Times New Roman" w:hAnsi="Times New Roman" w:cs="Times New Roman"/>
            <w:sz w:val="24"/>
            <w:szCs w:val="24"/>
            <w:lang w:val="en-GB"/>
          </w:rPr>
          <w:t>discussed</w:t>
        </w:r>
      </w:ins>
      <w:ins w:id="1282" w:author="RL" w:date="2018-07-09T08:33:00Z">
        <w:r w:rsidR="0028611D">
          <w:rPr>
            <w:rFonts w:ascii="Times New Roman" w:hAnsi="Times New Roman" w:cs="Times New Roman"/>
            <w:sz w:val="24"/>
            <w:szCs w:val="24"/>
            <w:lang w:val="en-GB"/>
          </w:rPr>
          <w:t xml:space="preserve"> before </w:t>
        </w:r>
        <w:r w:rsidR="0028611D" w:rsidRPr="00A127ED">
          <w:rPr>
            <w:rFonts w:ascii="Times New Roman" w:hAnsi="Times New Roman" w:cs="Times New Roman"/>
            <w:sz w:val="24"/>
            <w:szCs w:val="24"/>
            <w:lang w:val="en-GB"/>
          </w:rPr>
          <w:t>[</w:t>
        </w:r>
        <w:r w:rsidR="0028611D" w:rsidRPr="00674EB4">
          <w:rPr>
            <w:rFonts w:ascii="Times New Roman" w:hAnsi="Times New Roman" w:cs="Times New Roman"/>
            <w:sz w:val="24"/>
            <w:szCs w:val="24"/>
            <w:highlight w:val="yellow"/>
            <w:lang w:val="en-GB"/>
          </w:rPr>
          <w:t>Kenney et al 2014,</w:t>
        </w:r>
        <w:r w:rsidR="0028611D">
          <w:rPr>
            <w:rFonts w:ascii="Times New Roman" w:hAnsi="Times New Roman" w:cs="Times New Roman"/>
            <w:sz w:val="24"/>
            <w:szCs w:val="24"/>
            <w:lang w:val="en-GB"/>
          </w:rPr>
          <w:t xml:space="preserve"> </w:t>
        </w:r>
        <w:proofErr w:type="spellStart"/>
        <w:r w:rsidR="0028611D" w:rsidRPr="00566239">
          <w:rPr>
            <w:rFonts w:ascii="Times New Roman" w:hAnsi="Times New Roman" w:cs="Times New Roman"/>
            <w:sz w:val="24"/>
            <w:szCs w:val="24"/>
            <w:highlight w:val="yellow"/>
            <w:lang w:val="en-GB"/>
          </w:rPr>
          <w:t>Vogels</w:t>
        </w:r>
        <w:proofErr w:type="spellEnd"/>
        <w:r w:rsidR="0028611D" w:rsidRPr="00566239">
          <w:rPr>
            <w:rFonts w:ascii="Times New Roman" w:hAnsi="Times New Roman" w:cs="Times New Roman"/>
            <w:sz w:val="24"/>
            <w:szCs w:val="24"/>
            <w:highlight w:val="yellow"/>
            <w:lang w:val="en-GB"/>
          </w:rPr>
          <w:t xml:space="preserve"> et al 2017B</w:t>
        </w:r>
        <w:r w:rsidR="0028611D" w:rsidRPr="00A127ED">
          <w:rPr>
            <w:rFonts w:ascii="Times New Roman" w:hAnsi="Times New Roman" w:cs="Times New Roman"/>
            <w:sz w:val="24"/>
            <w:szCs w:val="24"/>
            <w:lang w:val="en-GB"/>
          </w:rPr>
          <w:t>]</w:t>
        </w:r>
        <w:r w:rsidR="0028611D">
          <w:rPr>
            <w:rFonts w:ascii="Times New Roman" w:hAnsi="Times New Roman" w:cs="Times New Roman"/>
            <w:sz w:val="24"/>
            <w:szCs w:val="24"/>
            <w:lang w:val="en-GB"/>
          </w:rPr>
          <w:t>. Tropical temperatures around 27/28°C support transmission of WNV, while moderate temperatures of 23/24°C lead to considerably reduced TRs</w:t>
        </w:r>
      </w:ins>
      <w:ins w:id="1283" w:author="RL" w:date="2018-07-10T14:28:00Z">
        <w:r w:rsidR="000A6D76">
          <w:rPr>
            <w:rFonts w:ascii="Times New Roman" w:hAnsi="Times New Roman" w:cs="Times New Roman"/>
            <w:sz w:val="24"/>
            <w:szCs w:val="24"/>
            <w:lang w:val="en-GB"/>
          </w:rPr>
          <w:t xml:space="preserve"> (</w:t>
        </w:r>
        <w:r w:rsidR="000A6D76" w:rsidRPr="000A6D76">
          <w:rPr>
            <w:rFonts w:ascii="Times New Roman" w:hAnsi="Times New Roman" w:cs="Times New Roman"/>
            <w:sz w:val="24"/>
            <w:szCs w:val="24"/>
            <w:highlight w:val="yellow"/>
            <w:lang w:val="en-GB"/>
            <w:rPrChange w:id="1284" w:author="RL" w:date="2018-07-10T14:28:00Z">
              <w:rPr>
                <w:rFonts w:ascii="Times New Roman" w:hAnsi="Times New Roman" w:cs="Times New Roman"/>
                <w:sz w:val="24"/>
                <w:szCs w:val="24"/>
                <w:lang w:val="en-GB"/>
              </w:rPr>
            </w:rPrChange>
          </w:rPr>
          <w:t>Figure 3</w:t>
        </w:r>
        <w:r w:rsidR="000A6D76">
          <w:rPr>
            <w:rFonts w:ascii="Times New Roman" w:hAnsi="Times New Roman" w:cs="Times New Roman"/>
            <w:sz w:val="24"/>
            <w:szCs w:val="24"/>
            <w:lang w:val="en-GB"/>
          </w:rPr>
          <w:t>)</w:t>
        </w:r>
      </w:ins>
      <w:ins w:id="1285" w:author="RL" w:date="2018-07-09T08:33:00Z">
        <w:r w:rsidR="0028611D">
          <w:rPr>
            <w:rFonts w:ascii="Times New Roman" w:hAnsi="Times New Roman" w:cs="Times New Roman"/>
            <w:sz w:val="24"/>
            <w:szCs w:val="24"/>
            <w:lang w:val="en-GB"/>
          </w:rPr>
          <w:t xml:space="preserve">. </w:t>
        </w:r>
      </w:ins>
      <w:ins w:id="1286" w:author="RL" w:date="2018-07-10T14:34:00Z">
        <w:r w:rsidR="004D696B">
          <w:rPr>
            <w:rFonts w:ascii="Times New Roman" w:hAnsi="Times New Roman" w:cs="Times New Roman"/>
            <w:sz w:val="24"/>
            <w:szCs w:val="24"/>
            <w:lang w:val="en-GB"/>
          </w:rPr>
          <w:t>In concordance with the</w:t>
        </w:r>
      </w:ins>
      <w:ins w:id="1287" w:author="RL" w:date="2018-07-09T08:33:00Z">
        <w:r w:rsidR="0028611D">
          <w:rPr>
            <w:rFonts w:ascii="Times New Roman" w:hAnsi="Times New Roman" w:cs="Times New Roman"/>
            <w:sz w:val="24"/>
            <w:szCs w:val="24"/>
            <w:lang w:val="en-GB"/>
          </w:rPr>
          <w:t xml:space="preserve"> presented experiments, most studies did not show any transmission at lower temperatures (≤ 21°C) or only TRs below 10%. </w:t>
        </w:r>
      </w:ins>
      <w:ins w:id="1288" w:author="RL" w:date="2018-07-12T16:01:00Z">
        <w:r w:rsidR="007404DE">
          <w:rPr>
            <w:rFonts w:ascii="Times New Roman" w:hAnsi="Times New Roman" w:cs="Times New Roman"/>
            <w:sz w:val="24"/>
            <w:szCs w:val="24"/>
            <w:lang w:val="en-GB"/>
          </w:rPr>
          <w:t>As shown before (</w:t>
        </w:r>
        <w:r w:rsidR="007404DE" w:rsidRPr="000D1B72">
          <w:rPr>
            <w:rFonts w:ascii="Times New Roman" w:hAnsi="Times New Roman" w:cs="Times New Roman"/>
            <w:sz w:val="24"/>
            <w:szCs w:val="24"/>
            <w:highlight w:val="yellow"/>
            <w:lang w:val="en-GB"/>
            <w:rPrChange w:id="1289" w:author="RL" w:date="2018-07-12T16:04:00Z">
              <w:rPr>
                <w:rFonts w:ascii="Times New Roman" w:hAnsi="Times New Roman" w:cs="Times New Roman"/>
                <w:sz w:val="24"/>
                <w:szCs w:val="24"/>
                <w:lang w:val="en-GB"/>
              </w:rPr>
            </w:rPrChange>
          </w:rPr>
          <w:t>VOGELS</w:t>
        </w:r>
        <w:r w:rsidR="007404DE">
          <w:rPr>
            <w:rFonts w:ascii="Times New Roman" w:hAnsi="Times New Roman" w:cs="Times New Roman"/>
            <w:sz w:val="24"/>
            <w:szCs w:val="24"/>
            <w:lang w:val="en-GB"/>
          </w:rPr>
          <w:t xml:space="preserve">), </w:t>
        </w:r>
      </w:ins>
      <w:ins w:id="1290" w:author="RL" w:date="2018-07-12T16:02:00Z">
        <w:r w:rsidR="007404DE">
          <w:rPr>
            <w:rFonts w:ascii="Times New Roman" w:hAnsi="Times New Roman" w:cs="Times New Roman"/>
            <w:sz w:val="24"/>
            <w:szCs w:val="24"/>
            <w:lang w:val="en-GB"/>
          </w:rPr>
          <w:t>t</w:t>
        </w:r>
      </w:ins>
      <w:ins w:id="1291" w:author="RL" w:date="2018-07-12T15:48:00Z">
        <w:r w:rsidR="00ED4E30">
          <w:rPr>
            <w:rFonts w:ascii="Times New Roman" w:hAnsi="Times New Roman" w:cs="Times New Roman"/>
            <w:sz w:val="24"/>
            <w:szCs w:val="24"/>
            <w:lang w:val="en-GB"/>
          </w:rPr>
          <w:t xml:space="preserve">his </w:t>
        </w:r>
      </w:ins>
      <w:ins w:id="1292" w:author="RL" w:date="2018-07-12T16:00:00Z">
        <w:r w:rsidR="00BF683D">
          <w:rPr>
            <w:rFonts w:ascii="Times New Roman" w:hAnsi="Times New Roman" w:cs="Times New Roman"/>
            <w:sz w:val="24"/>
            <w:szCs w:val="24"/>
            <w:lang w:val="en-GB"/>
          </w:rPr>
          <w:t xml:space="preserve">is </w:t>
        </w:r>
      </w:ins>
      <w:ins w:id="1293" w:author="RL" w:date="2018-07-12T16:01:00Z">
        <w:r w:rsidR="00BF683D">
          <w:rPr>
            <w:rFonts w:ascii="Times New Roman" w:hAnsi="Times New Roman" w:cs="Times New Roman"/>
            <w:sz w:val="24"/>
            <w:szCs w:val="24"/>
            <w:lang w:val="en-GB"/>
          </w:rPr>
          <w:t>concordance</w:t>
        </w:r>
      </w:ins>
      <w:ins w:id="1294" w:author="RL" w:date="2018-07-12T16:00:00Z">
        <w:r w:rsidR="00BF683D">
          <w:rPr>
            <w:rFonts w:ascii="Times New Roman" w:hAnsi="Times New Roman" w:cs="Times New Roman"/>
            <w:sz w:val="24"/>
            <w:szCs w:val="24"/>
            <w:lang w:val="en-GB"/>
          </w:rPr>
          <w:t xml:space="preserve"> with</w:t>
        </w:r>
      </w:ins>
      <w:ins w:id="1295" w:author="RL" w:date="2018-07-12T15:48:00Z">
        <w:r w:rsidR="00ED4E30">
          <w:rPr>
            <w:rFonts w:ascii="Times New Roman" w:hAnsi="Times New Roman" w:cs="Times New Roman"/>
            <w:sz w:val="24"/>
            <w:szCs w:val="24"/>
            <w:lang w:val="en-GB"/>
          </w:rPr>
          <w:t xml:space="preserve"> the </w:t>
        </w:r>
      </w:ins>
      <w:ins w:id="1296" w:author="RL" w:date="2018-07-12T16:02:00Z">
        <w:r w:rsidR="007404DE">
          <w:rPr>
            <w:rFonts w:ascii="Times New Roman" w:hAnsi="Times New Roman" w:cs="Times New Roman"/>
            <w:sz w:val="24"/>
            <w:szCs w:val="24"/>
            <w:lang w:val="en-GB"/>
          </w:rPr>
          <w:t>distribution</w:t>
        </w:r>
      </w:ins>
      <w:ins w:id="1297" w:author="RL" w:date="2018-07-12T16:06:00Z">
        <w:r w:rsidR="00417E47">
          <w:rPr>
            <w:rFonts w:ascii="Times New Roman" w:hAnsi="Times New Roman" w:cs="Times New Roman"/>
            <w:sz w:val="24"/>
            <w:szCs w:val="24"/>
            <w:lang w:val="en-GB"/>
          </w:rPr>
          <w:t xml:space="preserve"> of</w:t>
        </w:r>
      </w:ins>
      <w:ins w:id="1298" w:author="RL" w:date="2018-07-12T15:48:00Z">
        <w:r w:rsidR="00ED4E30">
          <w:rPr>
            <w:rFonts w:ascii="Times New Roman" w:hAnsi="Times New Roman" w:cs="Times New Roman"/>
            <w:sz w:val="24"/>
            <w:szCs w:val="24"/>
            <w:lang w:val="en-GB"/>
          </w:rPr>
          <w:t xml:space="preserve"> human WNV cases </w:t>
        </w:r>
      </w:ins>
      <w:ins w:id="1299" w:author="RL" w:date="2018-07-12T16:02:00Z">
        <w:r w:rsidR="007404DE">
          <w:rPr>
            <w:rFonts w:ascii="Times New Roman" w:hAnsi="Times New Roman" w:cs="Times New Roman"/>
            <w:sz w:val="24"/>
            <w:szCs w:val="24"/>
            <w:lang w:val="en-GB"/>
          </w:rPr>
          <w:t xml:space="preserve">in Europe </w:t>
        </w:r>
      </w:ins>
      <w:ins w:id="1300" w:author="RL" w:date="2018-07-12T15:48:00Z">
        <w:r w:rsidR="00ED4E30">
          <w:rPr>
            <w:rFonts w:ascii="Times New Roman" w:hAnsi="Times New Roman" w:cs="Times New Roman"/>
            <w:sz w:val="24"/>
            <w:szCs w:val="24"/>
            <w:lang w:val="en-GB"/>
          </w:rPr>
          <w:t>between 2011 and 2017</w:t>
        </w:r>
      </w:ins>
      <w:ins w:id="1301" w:author="RL" w:date="2018-07-12T16:00:00Z">
        <w:r w:rsidR="00BF683D">
          <w:rPr>
            <w:rFonts w:ascii="Times New Roman" w:hAnsi="Times New Roman" w:cs="Times New Roman"/>
            <w:sz w:val="24"/>
            <w:szCs w:val="24"/>
            <w:lang w:val="en-GB"/>
          </w:rPr>
          <w:t xml:space="preserve">. </w:t>
        </w:r>
      </w:ins>
      <w:ins w:id="1302" w:author="RL" w:date="2018-07-12T16:02:00Z">
        <w:r w:rsidR="007404DE">
          <w:rPr>
            <w:rFonts w:ascii="Times New Roman" w:hAnsi="Times New Roman" w:cs="Times New Roman"/>
            <w:sz w:val="24"/>
            <w:szCs w:val="24"/>
            <w:lang w:val="en-GB"/>
          </w:rPr>
          <w:t>Most cases w</w:t>
        </w:r>
        <w:r w:rsidR="00417E47">
          <w:rPr>
            <w:rFonts w:ascii="Times New Roman" w:hAnsi="Times New Roman" w:cs="Times New Roman"/>
            <w:sz w:val="24"/>
            <w:szCs w:val="24"/>
            <w:lang w:val="en-GB"/>
          </w:rPr>
          <w:t xml:space="preserve">ere observed for area around the </w:t>
        </w:r>
      </w:ins>
      <w:ins w:id="1303" w:author="RL" w:date="2018-07-12T16:05:00Z">
        <w:r w:rsidR="00417E47">
          <w:rPr>
            <w:rFonts w:ascii="Times New Roman" w:hAnsi="Times New Roman" w:cs="Times New Roman"/>
            <w:sz w:val="24"/>
            <w:szCs w:val="24"/>
            <w:lang w:val="en-GB"/>
          </w:rPr>
          <w:t>Mediterranean</w:t>
        </w:r>
      </w:ins>
      <w:ins w:id="1304" w:author="RL" w:date="2018-07-12T16:02:00Z">
        <w:r w:rsidR="00417E47">
          <w:rPr>
            <w:rFonts w:ascii="Times New Roman" w:hAnsi="Times New Roman" w:cs="Times New Roman"/>
            <w:sz w:val="24"/>
            <w:szCs w:val="24"/>
            <w:lang w:val="en-GB"/>
          </w:rPr>
          <w:t xml:space="preserve"> </w:t>
        </w:r>
      </w:ins>
      <w:ins w:id="1305" w:author="RL" w:date="2018-07-12T16:05:00Z">
        <w:r w:rsidR="00417E47">
          <w:rPr>
            <w:rFonts w:ascii="Times New Roman" w:hAnsi="Times New Roman" w:cs="Times New Roman"/>
            <w:sz w:val="24"/>
            <w:szCs w:val="24"/>
            <w:lang w:val="en-GB"/>
          </w:rPr>
          <w:t>Sea</w:t>
        </w:r>
      </w:ins>
      <w:ins w:id="1306" w:author="RL" w:date="2018-07-12T16:02:00Z">
        <w:r w:rsidR="00417E47">
          <w:rPr>
            <w:rFonts w:ascii="Times New Roman" w:hAnsi="Times New Roman" w:cs="Times New Roman"/>
            <w:sz w:val="24"/>
            <w:szCs w:val="24"/>
            <w:lang w:val="en-GB"/>
          </w:rPr>
          <w:t xml:space="preserve"> and </w:t>
        </w:r>
      </w:ins>
      <w:ins w:id="1307" w:author="RL" w:date="2018-07-12T16:06:00Z">
        <w:r w:rsidR="00417E47">
          <w:rPr>
            <w:rFonts w:ascii="Times New Roman" w:hAnsi="Times New Roman" w:cs="Times New Roman"/>
            <w:sz w:val="24"/>
            <w:szCs w:val="24"/>
            <w:lang w:val="en-GB"/>
          </w:rPr>
          <w:t>Eastern</w:t>
        </w:r>
      </w:ins>
      <w:ins w:id="1308" w:author="RL" w:date="2018-07-12T16:02:00Z">
        <w:r w:rsidR="00417E47">
          <w:rPr>
            <w:rFonts w:ascii="Times New Roman" w:hAnsi="Times New Roman" w:cs="Times New Roman"/>
            <w:sz w:val="24"/>
            <w:szCs w:val="24"/>
            <w:lang w:val="en-GB"/>
          </w:rPr>
          <w:t xml:space="preserve"> </w:t>
        </w:r>
      </w:ins>
      <w:ins w:id="1309" w:author="RL" w:date="2018-07-12T16:05:00Z">
        <w:r w:rsidR="00417E47">
          <w:rPr>
            <w:rFonts w:ascii="Times New Roman" w:hAnsi="Times New Roman" w:cs="Times New Roman"/>
            <w:sz w:val="24"/>
            <w:szCs w:val="24"/>
            <w:lang w:val="en-GB"/>
          </w:rPr>
          <w:t>Europe</w:t>
        </w:r>
      </w:ins>
      <w:ins w:id="1310" w:author="RL" w:date="2018-07-12T16:03:00Z">
        <w:r w:rsidR="007404DE">
          <w:rPr>
            <w:rFonts w:ascii="Times New Roman" w:hAnsi="Times New Roman" w:cs="Times New Roman"/>
            <w:sz w:val="24"/>
            <w:szCs w:val="24"/>
            <w:lang w:val="en-GB"/>
          </w:rPr>
          <w:t xml:space="preserve">, which had an </w:t>
        </w:r>
      </w:ins>
      <w:ins w:id="1311" w:author="RL" w:date="2018-07-12T16:02:00Z">
        <w:r w:rsidR="007404DE">
          <w:rPr>
            <w:rFonts w:ascii="Times New Roman" w:hAnsi="Times New Roman" w:cs="Times New Roman"/>
            <w:sz w:val="24"/>
            <w:szCs w:val="24"/>
            <w:lang w:val="en-GB"/>
          </w:rPr>
          <w:t xml:space="preserve">average temperature </w:t>
        </w:r>
      </w:ins>
      <w:ins w:id="1312" w:author="RL" w:date="2018-07-12T16:03:00Z">
        <w:r w:rsidR="007404DE">
          <w:rPr>
            <w:rFonts w:ascii="Times New Roman" w:hAnsi="Times New Roman" w:cs="Times New Roman"/>
            <w:sz w:val="24"/>
            <w:szCs w:val="24"/>
            <w:lang w:val="en-GB"/>
          </w:rPr>
          <w:t>between</w:t>
        </w:r>
      </w:ins>
      <w:ins w:id="1313" w:author="RL" w:date="2018-07-12T16:02:00Z">
        <w:r w:rsidR="007404DE">
          <w:rPr>
            <w:rFonts w:ascii="Times New Roman" w:hAnsi="Times New Roman" w:cs="Times New Roman"/>
            <w:sz w:val="24"/>
            <w:szCs w:val="24"/>
            <w:lang w:val="en-GB"/>
          </w:rPr>
          <w:t xml:space="preserve"> 2</w:t>
        </w:r>
      </w:ins>
      <w:ins w:id="1314" w:author="RL" w:date="2018-07-12T16:05:00Z">
        <w:r w:rsidR="00417E47">
          <w:rPr>
            <w:rFonts w:ascii="Times New Roman" w:hAnsi="Times New Roman" w:cs="Times New Roman"/>
            <w:sz w:val="24"/>
            <w:szCs w:val="24"/>
            <w:lang w:val="en-GB"/>
          </w:rPr>
          <w:t>1</w:t>
        </w:r>
      </w:ins>
      <w:ins w:id="1315" w:author="RL" w:date="2018-07-12T16:03:00Z">
        <w:r w:rsidR="007404DE">
          <w:rPr>
            <w:rFonts w:ascii="Times New Roman" w:hAnsi="Times New Roman" w:cs="Times New Roman"/>
            <w:sz w:val="24"/>
            <w:szCs w:val="24"/>
            <w:lang w:val="en-GB"/>
          </w:rPr>
          <w:t xml:space="preserve"> and 26°C in July/August.</w:t>
        </w:r>
      </w:ins>
      <w:ins w:id="1316" w:author="RL" w:date="2018-07-12T16:04:00Z">
        <w:r w:rsidR="00417E47">
          <w:rPr>
            <w:rFonts w:ascii="Times New Roman" w:hAnsi="Times New Roman" w:cs="Times New Roman"/>
            <w:sz w:val="24"/>
            <w:szCs w:val="24"/>
            <w:lang w:val="en-GB"/>
          </w:rPr>
          <w:t xml:space="preserve"> </w:t>
        </w:r>
      </w:ins>
      <w:ins w:id="1317" w:author="RL" w:date="2018-07-12T16:07:00Z">
        <w:r w:rsidR="005F269A">
          <w:rPr>
            <w:rFonts w:ascii="Times New Roman" w:hAnsi="Times New Roman" w:cs="Times New Roman"/>
            <w:sz w:val="24"/>
            <w:szCs w:val="24"/>
            <w:lang w:val="en-GB"/>
          </w:rPr>
          <w:t xml:space="preserve">Thus, although </w:t>
        </w:r>
        <w:proofErr w:type="spellStart"/>
        <w:r w:rsidR="005F269A" w:rsidRPr="005F269A">
          <w:rPr>
            <w:rFonts w:ascii="Times New Roman" w:hAnsi="Times New Roman" w:cs="Times New Roman"/>
            <w:i/>
            <w:sz w:val="24"/>
            <w:szCs w:val="24"/>
            <w:lang w:val="en-GB"/>
            <w:rPrChange w:id="1318" w:author="RL" w:date="2018-07-12T16:08:00Z">
              <w:rPr>
                <w:rFonts w:ascii="Times New Roman" w:hAnsi="Times New Roman" w:cs="Times New Roman"/>
                <w:sz w:val="24"/>
                <w:szCs w:val="24"/>
                <w:lang w:val="en-GB"/>
              </w:rPr>
            </w:rPrChange>
          </w:rPr>
          <w:t>Cx</w:t>
        </w:r>
      </w:ins>
      <w:proofErr w:type="spellEnd"/>
      <w:ins w:id="1319" w:author="RL" w:date="2018-07-12T16:08:00Z">
        <w:r w:rsidR="005F269A" w:rsidRPr="005F269A">
          <w:rPr>
            <w:rFonts w:ascii="Times New Roman" w:hAnsi="Times New Roman" w:cs="Times New Roman"/>
            <w:i/>
            <w:sz w:val="24"/>
            <w:szCs w:val="24"/>
            <w:lang w:val="en-GB"/>
            <w:rPrChange w:id="1320" w:author="RL" w:date="2018-07-12T16:08:00Z">
              <w:rPr>
                <w:rFonts w:ascii="Times New Roman" w:hAnsi="Times New Roman" w:cs="Times New Roman"/>
                <w:sz w:val="24"/>
                <w:szCs w:val="24"/>
                <w:lang w:val="en-GB"/>
              </w:rPr>
            </w:rPrChange>
          </w:rPr>
          <w:t>.</w:t>
        </w:r>
      </w:ins>
      <w:ins w:id="1321" w:author="RL" w:date="2018-07-12T16:07:00Z">
        <w:r w:rsidR="005F269A" w:rsidRPr="005F269A">
          <w:rPr>
            <w:rFonts w:ascii="Times New Roman" w:hAnsi="Times New Roman" w:cs="Times New Roman"/>
            <w:i/>
            <w:sz w:val="24"/>
            <w:szCs w:val="24"/>
            <w:lang w:val="en-GB"/>
            <w:rPrChange w:id="1322" w:author="RL" w:date="2018-07-12T16:08:00Z">
              <w:rPr>
                <w:rFonts w:ascii="Times New Roman" w:hAnsi="Times New Roman" w:cs="Times New Roman"/>
                <w:sz w:val="24"/>
                <w:szCs w:val="24"/>
                <w:lang w:val="en-GB"/>
              </w:rPr>
            </w:rPrChange>
          </w:rPr>
          <w:t xml:space="preserve"> </w:t>
        </w:r>
        <w:proofErr w:type="spellStart"/>
        <w:r w:rsidR="005F269A" w:rsidRPr="005F269A">
          <w:rPr>
            <w:rFonts w:ascii="Times New Roman" w:hAnsi="Times New Roman" w:cs="Times New Roman"/>
            <w:i/>
            <w:sz w:val="24"/>
            <w:szCs w:val="24"/>
            <w:lang w:val="en-GB"/>
            <w:rPrChange w:id="1323" w:author="RL" w:date="2018-07-12T16:08:00Z">
              <w:rPr>
                <w:rFonts w:ascii="Times New Roman" w:hAnsi="Times New Roman" w:cs="Times New Roman"/>
                <w:sz w:val="24"/>
                <w:szCs w:val="24"/>
                <w:lang w:val="en-GB"/>
              </w:rPr>
            </w:rPrChange>
          </w:rPr>
          <w:t>torrentium</w:t>
        </w:r>
        <w:proofErr w:type="spellEnd"/>
        <w:r w:rsidR="005F269A">
          <w:rPr>
            <w:rFonts w:ascii="Times New Roman" w:hAnsi="Times New Roman" w:cs="Times New Roman"/>
            <w:sz w:val="24"/>
            <w:szCs w:val="24"/>
            <w:lang w:val="en-GB"/>
          </w:rPr>
          <w:t xml:space="preserve"> is a </w:t>
        </w:r>
      </w:ins>
      <w:ins w:id="1324" w:author="RL" w:date="2018-07-12T16:08:00Z">
        <w:r w:rsidR="005F269A">
          <w:rPr>
            <w:rFonts w:ascii="Times New Roman" w:hAnsi="Times New Roman" w:cs="Times New Roman"/>
            <w:sz w:val="24"/>
            <w:szCs w:val="24"/>
            <w:lang w:val="en-GB"/>
          </w:rPr>
          <w:t>highly competent</w:t>
        </w:r>
      </w:ins>
      <w:ins w:id="1325" w:author="RL" w:date="2018-07-12T16:07:00Z">
        <w:r w:rsidR="005F269A">
          <w:rPr>
            <w:rFonts w:ascii="Times New Roman" w:hAnsi="Times New Roman" w:cs="Times New Roman"/>
            <w:sz w:val="24"/>
            <w:szCs w:val="24"/>
            <w:lang w:val="en-GB"/>
          </w:rPr>
          <w:t xml:space="preserve"> vector of </w:t>
        </w:r>
      </w:ins>
      <w:ins w:id="1326" w:author="RL" w:date="2018-07-12T16:08:00Z">
        <w:r w:rsidR="005F269A">
          <w:rPr>
            <w:rFonts w:ascii="Times New Roman" w:hAnsi="Times New Roman" w:cs="Times New Roman"/>
            <w:sz w:val="24"/>
            <w:szCs w:val="24"/>
            <w:lang w:val="en-GB"/>
          </w:rPr>
          <w:t>WNV, the species</w:t>
        </w:r>
      </w:ins>
      <w:ins w:id="1327" w:author="RenkeLuehken" w:date="2018-07-12T19:29:00Z">
        <w:r w:rsidR="004504AD">
          <w:rPr>
            <w:rFonts w:ascii="Times New Roman" w:hAnsi="Times New Roman" w:cs="Times New Roman"/>
            <w:sz w:val="24"/>
            <w:szCs w:val="24"/>
            <w:lang w:val="en-GB"/>
          </w:rPr>
          <w:t>’</w:t>
        </w:r>
      </w:ins>
      <w:ins w:id="1328" w:author="RL" w:date="2018-07-12T16:08:00Z">
        <w:r w:rsidR="005F269A">
          <w:rPr>
            <w:rFonts w:ascii="Times New Roman" w:hAnsi="Times New Roman" w:cs="Times New Roman"/>
            <w:sz w:val="24"/>
            <w:szCs w:val="24"/>
            <w:lang w:val="en-GB"/>
          </w:rPr>
          <w:t xml:space="preserve"> main distribution in Central and Northern Europe </w:t>
        </w:r>
      </w:ins>
      <w:ins w:id="1329" w:author="RL" w:date="2018-07-12T16:09:00Z">
        <w:r w:rsidR="005F269A">
          <w:rPr>
            <w:rFonts w:ascii="Times New Roman" w:hAnsi="Times New Roman" w:cs="Times New Roman"/>
            <w:sz w:val="24"/>
            <w:szCs w:val="24"/>
            <w:lang w:val="en-GB"/>
          </w:rPr>
          <w:t xml:space="preserve">with relative moderate temperature </w:t>
        </w:r>
      </w:ins>
      <w:ins w:id="1330" w:author="RL" w:date="2018-07-12T16:10:00Z">
        <w:r w:rsidR="005F269A">
          <w:rPr>
            <w:rFonts w:ascii="Times New Roman" w:hAnsi="Times New Roman" w:cs="Times New Roman"/>
            <w:sz w:val="24"/>
            <w:szCs w:val="24"/>
            <w:lang w:val="en-GB"/>
          </w:rPr>
          <w:t xml:space="preserve">conditions </w:t>
        </w:r>
      </w:ins>
      <w:ins w:id="1331" w:author="RenkeLuehken" w:date="2018-07-12T19:29:00Z">
        <w:r w:rsidR="004504AD">
          <w:rPr>
            <w:rFonts w:ascii="Times New Roman" w:hAnsi="Times New Roman" w:cs="Times New Roman"/>
            <w:sz w:val="24"/>
            <w:szCs w:val="24"/>
            <w:lang w:val="en-GB"/>
          </w:rPr>
          <w:t xml:space="preserve">probably </w:t>
        </w:r>
      </w:ins>
      <w:ins w:id="1332" w:author="RL" w:date="2018-07-12T16:10:00Z">
        <w:r w:rsidR="005F269A">
          <w:rPr>
            <w:rFonts w:ascii="Times New Roman" w:hAnsi="Times New Roman" w:cs="Times New Roman"/>
            <w:sz w:val="24"/>
            <w:szCs w:val="24"/>
            <w:lang w:val="en-GB"/>
          </w:rPr>
          <w:t>prevent</w:t>
        </w:r>
      </w:ins>
      <w:ins w:id="1333" w:author="RL" w:date="2018-07-12T16:09:00Z">
        <w:r w:rsidR="005F269A">
          <w:rPr>
            <w:rFonts w:ascii="Times New Roman" w:hAnsi="Times New Roman" w:cs="Times New Roman"/>
            <w:sz w:val="24"/>
            <w:szCs w:val="24"/>
            <w:lang w:val="en-GB"/>
          </w:rPr>
          <w:t xml:space="preserve"> the </w:t>
        </w:r>
      </w:ins>
      <w:ins w:id="1334" w:author="RL" w:date="2018-07-12T16:10:00Z">
        <w:r w:rsidR="005F269A">
          <w:rPr>
            <w:rFonts w:ascii="Times New Roman" w:hAnsi="Times New Roman" w:cs="Times New Roman"/>
            <w:sz w:val="24"/>
            <w:szCs w:val="24"/>
            <w:lang w:val="en-GB"/>
          </w:rPr>
          <w:t>transmission of WNV</w:t>
        </w:r>
      </w:ins>
      <w:ins w:id="1335" w:author="RenkeLuehken" w:date="2018-07-12T19:29:00Z">
        <w:r w:rsidR="0094742A">
          <w:rPr>
            <w:rFonts w:ascii="Times New Roman" w:hAnsi="Times New Roman" w:cs="Times New Roman"/>
            <w:sz w:val="24"/>
            <w:szCs w:val="24"/>
            <w:lang w:val="en-GB"/>
          </w:rPr>
          <w:t xml:space="preserve"> North of </w:t>
        </w:r>
        <w:proofErr w:type="spellStart"/>
        <w:r w:rsidR="0094742A">
          <w:rPr>
            <w:rFonts w:ascii="Times New Roman" w:hAnsi="Times New Roman" w:cs="Times New Roman"/>
            <w:sz w:val="24"/>
            <w:szCs w:val="24"/>
            <w:lang w:val="en-GB"/>
          </w:rPr>
          <w:t>Alps</w:t>
        </w:r>
      </w:ins>
      <w:ins w:id="1336" w:author="RL" w:date="2018-07-12T16:10:00Z">
        <w:r w:rsidR="005F269A">
          <w:rPr>
            <w:rFonts w:ascii="Times New Roman" w:hAnsi="Times New Roman" w:cs="Times New Roman"/>
            <w:sz w:val="24"/>
            <w:szCs w:val="24"/>
            <w:lang w:val="en-GB"/>
          </w:rPr>
          <w:t>.</w:t>
        </w:r>
      </w:ins>
    </w:p>
    <w:p w14:paraId="7B42EEDF" w14:textId="7AACC378" w:rsidR="005B1D80" w:rsidRDefault="002B5426" w:rsidP="00884C06">
      <w:pPr>
        <w:spacing w:line="480" w:lineRule="auto"/>
        <w:rPr>
          <w:ins w:id="1337" w:author="RL" w:date="2018-07-05T16:07:00Z"/>
          <w:rFonts w:ascii="Times New Roman" w:hAnsi="Times New Roman" w:cs="Times New Roman"/>
          <w:sz w:val="24"/>
          <w:szCs w:val="24"/>
          <w:lang w:val="en-GB"/>
        </w:rPr>
      </w:pPr>
      <w:ins w:id="1338" w:author="RL" w:date="2018-07-09T09:36:00Z">
        <w:r>
          <w:rPr>
            <w:rFonts w:ascii="Times New Roman" w:hAnsi="Times New Roman" w:cs="Times New Roman"/>
            <w:sz w:val="24"/>
            <w:szCs w:val="24"/>
            <w:lang w:val="en-GB"/>
          </w:rPr>
          <w:t>In</w:t>
        </w:r>
        <w:proofErr w:type="spellEnd"/>
        <w:r>
          <w:rPr>
            <w:rFonts w:ascii="Times New Roman" w:hAnsi="Times New Roman" w:cs="Times New Roman"/>
            <w:sz w:val="24"/>
            <w:szCs w:val="24"/>
            <w:lang w:val="en-GB"/>
          </w:rPr>
          <w:t xml:space="preserve"> conclusion, </w:t>
        </w:r>
      </w:ins>
      <w:del w:id="1339" w:author="RL" w:date="2018-07-09T09:36:00Z">
        <w:r w:rsidR="00FE6CBA" w:rsidDel="002B5426">
          <w:rPr>
            <w:rFonts w:ascii="Times New Roman" w:hAnsi="Times New Roman" w:cs="Times New Roman"/>
            <w:sz w:val="24"/>
            <w:szCs w:val="24"/>
            <w:lang w:val="en-GB"/>
          </w:rPr>
          <w:delText>Nevertheless, d</w:delText>
        </w:r>
      </w:del>
      <w:ins w:id="1340" w:author="RL" w:date="2018-07-09T09:36:00Z">
        <w:r>
          <w:rPr>
            <w:rFonts w:ascii="Times New Roman" w:hAnsi="Times New Roman" w:cs="Times New Roman"/>
            <w:sz w:val="24"/>
            <w:szCs w:val="24"/>
            <w:lang w:val="en-GB"/>
          </w:rPr>
          <w:t>d</w:t>
        </w:r>
      </w:ins>
      <w:r w:rsidR="00FE6CBA">
        <w:rPr>
          <w:rFonts w:ascii="Times New Roman" w:hAnsi="Times New Roman" w:cs="Times New Roman"/>
          <w:sz w:val="24"/>
          <w:szCs w:val="24"/>
          <w:lang w:val="en-GB"/>
        </w:rPr>
        <w:t>ue to the con</w:t>
      </w:r>
      <w:r w:rsidR="00884C06">
        <w:rPr>
          <w:rFonts w:ascii="Times New Roman" w:hAnsi="Times New Roman" w:cs="Times New Roman"/>
          <w:sz w:val="24"/>
          <w:szCs w:val="24"/>
          <w:lang w:val="en-GB"/>
        </w:rPr>
        <w:t xml:space="preserve">tinuing </w:t>
      </w:r>
      <w:del w:id="1341" w:author="RL" w:date="2018-07-06T09:51:00Z">
        <w:r w:rsidR="00884C06" w:rsidDel="00EC7B2D">
          <w:rPr>
            <w:rFonts w:ascii="Times New Roman" w:hAnsi="Times New Roman" w:cs="Times New Roman"/>
            <w:sz w:val="24"/>
            <w:szCs w:val="24"/>
            <w:lang w:val="en-GB"/>
          </w:rPr>
          <w:delText xml:space="preserve">spread </w:delText>
        </w:r>
      </w:del>
      <w:ins w:id="1342" w:author="RL" w:date="2018-07-06T09:51:00Z">
        <w:r w:rsidR="00EC7B2D">
          <w:rPr>
            <w:rFonts w:ascii="Times New Roman" w:hAnsi="Times New Roman" w:cs="Times New Roman"/>
            <w:sz w:val="24"/>
            <w:szCs w:val="24"/>
            <w:lang w:val="en-GB"/>
          </w:rPr>
          <w:t xml:space="preserve">circulation </w:t>
        </w:r>
      </w:ins>
      <w:r w:rsidR="00884C06">
        <w:rPr>
          <w:rFonts w:ascii="Times New Roman" w:hAnsi="Times New Roman" w:cs="Times New Roman"/>
          <w:sz w:val="24"/>
          <w:szCs w:val="24"/>
          <w:lang w:val="en-GB"/>
        </w:rPr>
        <w:t xml:space="preserve">of WNV in Europe and the prevalence of potent vectors for WNV like </w:t>
      </w:r>
      <w:proofErr w:type="spellStart"/>
      <w:r w:rsidR="00884C06" w:rsidRPr="00884C06">
        <w:rPr>
          <w:rFonts w:ascii="Times New Roman" w:hAnsi="Times New Roman" w:cs="Times New Roman"/>
          <w:i/>
          <w:sz w:val="24"/>
          <w:szCs w:val="24"/>
          <w:lang w:val="en-GB"/>
        </w:rPr>
        <w:t>Cx</w:t>
      </w:r>
      <w:proofErr w:type="spellEnd"/>
      <w:ins w:id="1343" w:author="RL" w:date="2018-07-06T10:04:00Z">
        <w:r w:rsidR="007D3C65">
          <w:rPr>
            <w:rFonts w:ascii="Times New Roman" w:hAnsi="Times New Roman" w:cs="Times New Roman"/>
            <w:i/>
            <w:sz w:val="24"/>
            <w:szCs w:val="24"/>
            <w:lang w:val="en-GB"/>
          </w:rPr>
          <w:t>.</w:t>
        </w:r>
      </w:ins>
      <w:r w:rsidR="00884C06" w:rsidRPr="00884C06">
        <w:rPr>
          <w:rFonts w:ascii="Times New Roman" w:hAnsi="Times New Roman" w:cs="Times New Roman"/>
          <w:i/>
          <w:sz w:val="24"/>
          <w:szCs w:val="24"/>
          <w:lang w:val="en-GB"/>
        </w:rPr>
        <w:t xml:space="preserve"> </w:t>
      </w:r>
      <w:proofErr w:type="spellStart"/>
      <w:r w:rsidR="00884C06" w:rsidRPr="00884C06">
        <w:rPr>
          <w:rFonts w:ascii="Times New Roman" w:hAnsi="Times New Roman" w:cs="Times New Roman"/>
          <w:i/>
          <w:sz w:val="24"/>
          <w:szCs w:val="24"/>
          <w:lang w:val="en-GB"/>
        </w:rPr>
        <w:t>torrentium</w:t>
      </w:r>
      <w:proofErr w:type="spellEnd"/>
      <w:r w:rsidR="004A2A47">
        <w:rPr>
          <w:rFonts w:ascii="Times New Roman" w:hAnsi="Times New Roman" w:cs="Times New Roman"/>
          <w:i/>
          <w:sz w:val="24"/>
          <w:szCs w:val="24"/>
          <w:lang w:val="en-GB"/>
        </w:rPr>
        <w:t xml:space="preserve"> </w:t>
      </w:r>
      <w:r w:rsidR="004A2A47" w:rsidRPr="004A2A47">
        <w:rPr>
          <w:rFonts w:ascii="Times New Roman" w:hAnsi="Times New Roman" w:cs="Times New Roman"/>
          <w:sz w:val="24"/>
          <w:szCs w:val="24"/>
          <w:lang w:val="en-GB"/>
        </w:rPr>
        <w:t>and</w:t>
      </w:r>
      <w:r w:rsidR="004A2A47">
        <w:rPr>
          <w:rFonts w:ascii="Times New Roman" w:hAnsi="Times New Roman" w:cs="Times New Roman"/>
          <w:i/>
          <w:sz w:val="24"/>
          <w:szCs w:val="24"/>
          <w:lang w:val="en-GB"/>
        </w:rPr>
        <w:t xml:space="preserve"> </w:t>
      </w:r>
      <w:proofErr w:type="spellStart"/>
      <w:r w:rsidR="004A2A47">
        <w:rPr>
          <w:rFonts w:ascii="Times New Roman" w:hAnsi="Times New Roman" w:cs="Times New Roman"/>
          <w:i/>
          <w:sz w:val="24"/>
          <w:szCs w:val="24"/>
          <w:lang w:val="en-GB"/>
        </w:rPr>
        <w:t>Cx</w:t>
      </w:r>
      <w:proofErr w:type="spellEnd"/>
      <w:ins w:id="1344" w:author="RL" w:date="2018-07-06T10:04:00Z">
        <w:r w:rsidR="007D3C65">
          <w:rPr>
            <w:rFonts w:ascii="Times New Roman" w:hAnsi="Times New Roman" w:cs="Times New Roman"/>
            <w:i/>
            <w:sz w:val="24"/>
            <w:szCs w:val="24"/>
            <w:lang w:val="en-GB"/>
          </w:rPr>
          <w:t>.</w:t>
        </w:r>
      </w:ins>
      <w:r w:rsidR="004A2A47">
        <w:rPr>
          <w:rFonts w:ascii="Times New Roman" w:hAnsi="Times New Roman" w:cs="Times New Roman"/>
          <w:i/>
          <w:sz w:val="24"/>
          <w:szCs w:val="24"/>
          <w:lang w:val="en-GB"/>
        </w:rPr>
        <w:t xml:space="preserve"> </w:t>
      </w:r>
      <w:proofErr w:type="spellStart"/>
      <w:r w:rsidR="004A2A47">
        <w:rPr>
          <w:rFonts w:ascii="Times New Roman" w:hAnsi="Times New Roman" w:cs="Times New Roman"/>
          <w:i/>
          <w:sz w:val="24"/>
          <w:szCs w:val="24"/>
          <w:lang w:val="en-GB"/>
        </w:rPr>
        <w:t>pipiens</w:t>
      </w:r>
      <w:proofErr w:type="spellEnd"/>
      <w:r w:rsidR="004A2A47">
        <w:rPr>
          <w:rFonts w:ascii="Times New Roman" w:hAnsi="Times New Roman" w:cs="Times New Roman"/>
          <w:i/>
          <w:sz w:val="24"/>
          <w:szCs w:val="24"/>
          <w:lang w:val="en-GB"/>
        </w:rPr>
        <w:t xml:space="preserve"> </w:t>
      </w:r>
      <w:del w:id="1345" w:author="RL" w:date="2018-07-09T09:15:00Z">
        <w:r w:rsidR="004A2A47" w:rsidRPr="004A2A47" w:rsidDel="00B81C66">
          <w:rPr>
            <w:rFonts w:ascii="Times New Roman" w:hAnsi="Times New Roman" w:cs="Times New Roman"/>
            <w:sz w:val="24"/>
            <w:szCs w:val="24"/>
            <w:lang w:val="en-GB"/>
          </w:rPr>
          <w:delText>complex</w:delText>
        </w:r>
      </w:del>
      <w:proofErr w:type="spellStart"/>
      <w:ins w:id="1346" w:author="RL" w:date="2018-07-09T09:15:00Z">
        <w:r w:rsidR="00B81C66">
          <w:rPr>
            <w:rFonts w:ascii="Times New Roman" w:hAnsi="Times New Roman" w:cs="Times New Roman"/>
            <w:sz w:val="24"/>
            <w:szCs w:val="24"/>
            <w:lang w:val="en-GB"/>
          </w:rPr>
          <w:t>s.l.</w:t>
        </w:r>
      </w:ins>
      <w:proofErr w:type="spellEnd"/>
      <w:r w:rsidR="00FE6CBA">
        <w:rPr>
          <w:rFonts w:ascii="Times New Roman" w:hAnsi="Times New Roman" w:cs="Times New Roman"/>
          <w:sz w:val="24"/>
          <w:szCs w:val="24"/>
          <w:lang w:val="en-GB"/>
        </w:rPr>
        <w:t xml:space="preserve">, a </w:t>
      </w:r>
      <w:del w:id="1347" w:author="RL" w:date="2018-07-09T09:24:00Z">
        <w:r w:rsidR="00884C06" w:rsidDel="00866C6E">
          <w:rPr>
            <w:rFonts w:ascii="Times New Roman" w:hAnsi="Times New Roman" w:cs="Times New Roman"/>
            <w:sz w:val="24"/>
            <w:szCs w:val="24"/>
            <w:lang w:val="en-GB"/>
          </w:rPr>
          <w:delText xml:space="preserve">lasting </w:delText>
        </w:r>
      </w:del>
      <w:r w:rsidR="00FE6CBA">
        <w:rPr>
          <w:rFonts w:ascii="Times New Roman" w:hAnsi="Times New Roman" w:cs="Times New Roman"/>
          <w:sz w:val="24"/>
          <w:szCs w:val="24"/>
          <w:lang w:val="en-GB"/>
        </w:rPr>
        <w:t xml:space="preserve">surveillance system </w:t>
      </w:r>
      <w:r w:rsidR="00884C06">
        <w:rPr>
          <w:rFonts w:ascii="Times New Roman" w:hAnsi="Times New Roman" w:cs="Times New Roman"/>
          <w:sz w:val="24"/>
          <w:szCs w:val="24"/>
          <w:lang w:val="en-GB"/>
        </w:rPr>
        <w:t>that</w:t>
      </w:r>
      <w:r w:rsidR="00556257">
        <w:rPr>
          <w:rFonts w:ascii="Times New Roman" w:hAnsi="Times New Roman" w:cs="Times New Roman"/>
          <w:sz w:val="24"/>
          <w:szCs w:val="24"/>
          <w:lang w:val="en-GB"/>
        </w:rPr>
        <w:t xml:space="preserve"> includes birds/eggs, mosquitoes and humans</w:t>
      </w:r>
      <w:del w:id="1348" w:author="RL" w:date="2018-07-09T09:24:00Z">
        <w:r w:rsidR="00556257" w:rsidDel="00866C6E">
          <w:rPr>
            <w:rFonts w:ascii="Times New Roman" w:hAnsi="Times New Roman" w:cs="Times New Roman"/>
            <w:sz w:val="24"/>
            <w:szCs w:val="24"/>
            <w:lang w:val="en-GB"/>
          </w:rPr>
          <w:delText>,</w:delText>
        </w:r>
      </w:del>
      <w:r w:rsidR="00556257">
        <w:rPr>
          <w:rFonts w:ascii="Times New Roman" w:hAnsi="Times New Roman" w:cs="Times New Roman"/>
          <w:sz w:val="24"/>
          <w:szCs w:val="24"/>
          <w:lang w:val="en-GB"/>
        </w:rPr>
        <w:t xml:space="preserve"> </w:t>
      </w:r>
      <w:del w:id="1349" w:author="RL" w:date="2018-07-09T09:24:00Z">
        <w:r w:rsidR="00556257" w:rsidDel="00866C6E">
          <w:rPr>
            <w:rFonts w:ascii="Times New Roman" w:hAnsi="Times New Roman" w:cs="Times New Roman"/>
            <w:sz w:val="24"/>
            <w:szCs w:val="24"/>
            <w:lang w:val="en-GB"/>
          </w:rPr>
          <w:delText xml:space="preserve">especially blood donors, </w:delText>
        </w:r>
      </w:del>
      <w:r w:rsidR="00FE6CBA">
        <w:rPr>
          <w:rFonts w:ascii="Times New Roman" w:hAnsi="Times New Roman" w:cs="Times New Roman"/>
          <w:sz w:val="24"/>
          <w:szCs w:val="24"/>
          <w:lang w:val="en-GB"/>
        </w:rPr>
        <w:t xml:space="preserve">should be established </w:t>
      </w:r>
      <w:ins w:id="1350" w:author="RL" w:date="2018-07-09T09:15:00Z">
        <w:r w:rsidR="00B81C66">
          <w:rPr>
            <w:rFonts w:ascii="Times New Roman" w:hAnsi="Times New Roman" w:cs="Times New Roman"/>
            <w:sz w:val="24"/>
            <w:szCs w:val="24"/>
            <w:lang w:val="en-GB"/>
          </w:rPr>
          <w:t xml:space="preserve">or maintained </w:t>
        </w:r>
      </w:ins>
      <w:r w:rsidR="004A2A47">
        <w:rPr>
          <w:rFonts w:ascii="Times New Roman" w:hAnsi="Times New Roman" w:cs="Times New Roman"/>
          <w:sz w:val="24"/>
          <w:szCs w:val="24"/>
          <w:lang w:val="en-GB"/>
        </w:rPr>
        <w:t xml:space="preserve">in </w:t>
      </w:r>
      <w:ins w:id="1351" w:author="RL" w:date="2018-07-10T14:35:00Z">
        <w:r w:rsidR="002155F3">
          <w:rPr>
            <w:rFonts w:ascii="Times New Roman" w:hAnsi="Times New Roman" w:cs="Times New Roman"/>
            <w:sz w:val="24"/>
            <w:szCs w:val="24"/>
            <w:lang w:val="en-GB"/>
          </w:rPr>
          <w:t xml:space="preserve">all </w:t>
        </w:r>
      </w:ins>
      <w:ins w:id="1352" w:author="RL" w:date="2018-07-09T09:16:00Z">
        <w:r w:rsidR="00B81C66">
          <w:rPr>
            <w:rFonts w:ascii="Times New Roman" w:hAnsi="Times New Roman" w:cs="Times New Roman"/>
            <w:sz w:val="24"/>
            <w:szCs w:val="24"/>
            <w:lang w:val="en-GB"/>
          </w:rPr>
          <w:t xml:space="preserve">European </w:t>
        </w:r>
      </w:ins>
      <w:r w:rsidR="00A077F4">
        <w:rPr>
          <w:rFonts w:ascii="Times New Roman" w:hAnsi="Times New Roman" w:cs="Times New Roman"/>
          <w:sz w:val="24"/>
          <w:szCs w:val="24"/>
          <w:lang w:val="en-GB"/>
        </w:rPr>
        <w:t xml:space="preserve">countries </w:t>
      </w:r>
      <w:del w:id="1353" w:author="RL" w:date="2018-07-09T09:16:00Z">
        <w:r w:rsidR="00A077F4" w:rsidDel="00B81C66">
          <w:rPr>
            <w:rFonts w:ascii="Times New Roman" w:hAnsi="Times New Roman" w:cs="Times New Roman"/>
            <w:sz w:val="24"/>
            <w:szCs w:val="24"/>
            <w:lang w:val="en-GB"/>
          </w:rPr>
          <w:delText xml:space="preserve">at risk like </w:delText>
        </w:r>
        <w:r w:rsidR="004A2A47" w:rsidDel="00B81C66">
          <w:rPr>
            <w:rFonts w:ascii="Times New Roman" w:hAnsi="Times New Roman" w:cs="Times New Roman"/>
            <w:sz w:val="24"/>
            <w:szCs w:val="24"/>
            <w:lang w:val="en-GB"/>
          </w:rPr>
          <w:delText xml:space="preserve">Germany </w:delText>
        </w:r>
      </w:del>
      <w:r w:rsidR="00FE6CBA">
        <w:rPr>
          <w:rFonts w:ascii="Times New Roman" w:hAnsi="Times New Roman" w:cs="Times New Roman"/>
          <w:sz w:val="24"/>
          <w:szCs w:val="24"/>
          <w:lang w:val="en-GB"/>
        </w:rPr>
        <w:t xml:space="preserve">to increase the chance of early </w:t>
      </w:r>
      <w:ins w:id="1354" w:author="RL" w:date="2018-07-09T09:37:00Z">
        <w:r>
          <w:rPr>
            <w:rFonts w:ascii="Times New Roman" w:hAnsi="Times New Roman" w:cs="Times New Roman"/>
            <w:sz w:val="24"/>
            <w:szCs w:val="24"/>
            <w:lang w:val="en-GB"/>
          </w:rPr>
          <w:t xml:space="preserve">detection and subsequent </w:t>
        </w:r>
      </w:ins>
      <w:r w:rsidR="00FE6CBA">
        <w:rPr>
          <w:rFonts w:ascii="Times New Roman" w:hAnsi="Times New Roman" w:cs="Times New Roman"/>
          <w:sz w:val="24"/>
          <w:szCs w:val="24"/>
          <w:lang w:val="en-GB"/>
        </w:rPr>
        <w:t>interventions</w:t>
      </w:r>
      <w:del w:id="1355" w:author="RL" w:date="2018-07-09T09:16:00Z">
        <w:r w:rsidR="00FE6CBA" w:rsidDel="00866C6E">
          <w:rPr>
            <w:rFonts w:ascii="Times New Roman" w:hAnsi="Times New Roman" w:cs="Times New Roman"/>
            <w:sz w:val="24"/>
            <w:szCs w:val="24"/>
            <w:lang w:val="en-GB"/>
          </w:rPr>
          <w:delText xml:space="preserve"> to prevent outbreaks</w:delText>
        </w:r>
      </w:del>
      <w:r w:rsidR="00FE6CBA">
        <w:rPr>
          <w:rFonts w:ascii="Times New Roman" w:hAnsi="Times New Roman" w:cs="Times New Roman"/>
          <w:sz w:val="24"/>
          <w:szCs w:val="24"/>
          <w:lang w:val="en-GB"/>
        </w:rPr>
        <w:t>.</w:t>
      </w:r>
      <w:r w:rsidR="00556257">
        <w:rPr>
          <w:rFonts w:ascii="Times New Roman" w:hAnsi="Times New Roman" w:cs="Times New Roman"/>
          <w:sz w:val="24"/>
          <w:szCs w:val="24"/>
          <w:lang w:val="en-GB"/>
        </w:rPr>
        <w:t xml:space="preserve"> </w:t>
      </w:r>
      <w:ins w:id="1356" w:author="RL" w:date="2018-07-09T07:49:00Z">
        <w:r w:rsidR="005B1D80">
          <w:rPr>
            <w:rFonts w:ascii="Times New Roman" w:hAnsi="Times New Roman" w:cs="Times New Roman"/>
            <w:sz w:val="24"/>
            <w:szCs w:val="24"/>
            <w:lang w:val="en-GB"/>
          </w:rPr>
          <w:t xml:space="preserve">This </w:t>
        </w:r>
      </w:ins>
      <w:ins w:id="1357" w:author="RL" w:date="2018-07-09T09:38:00Z">
        <w:r w:rsidR="00190097">
          <w:rPr>
            <w:rFonts w:ascii="Times New Roman" w:hAnsi="Times New Roman" w:cs="Times New Roman"/>
            <w:sz w:val="24"/>
            <w:szCs w:val="24"/>
            <w:lang w:val="en-GB"/>
          </w:rPr>
          <w:t>should also</w:t>
        </w:r>
      </w:ins>
      <w:ins w:id="1358" w:author="RL" w:date="2018-07-09T07:49:00Z">
        <w:r w:rsidR="005B1D80">
          <w:rPr>
            <w:rFonts w:ascii="Times New Roman" w:hAnsi="Times New Roman" w:cs="Times New Roman"/>
            <w:sz w:val="24"/>
            <w:szCs w:val="24"/>
            <w:lang w:val="en-GB"/>
          </w:rPr>
          <w:t xml:space="preserve"> include </w:t>
        </w:r>
      </w:ins>
      <w:ins w:id="1359" w:author="RL" w:date="2018-07-09T09:39:00Z">
        <w:r w:rsidR="00190097">
          <w:rPr>
            <w:rFonts w:ascii="Times New Roman" w:hAnsi="Times New Roman" w:cs="Times New Roman"/>
            <w:sz w:val="24"/>
            <w:szCs w:val="24"/>
            <w:lang w:val="en-GB"/>
          </w:rPr>
          <w:t>areas in Northern and Central Europe</w:t>
        </w:r>
      </w:ins>
      <w:ins w:id="1360" w:author="RL" w:date="2018-07-10T14:36:00Z">
        <w:r w:rsidR="002155F3">
          <w:rPr>
            <w:rFonts w:ascii="Times New Roman" w:hAnsi="Times New Roman" w:cs="Times New Roman"/>
            <w:sz w:val="24"/>
            <w:szCs w:val="24"/>
            <w:lang w:val="en-GB"/>
          </w:rPr>
          <w:t>,</w:t>
        </w:r>
      </w:ins>
      <w:ins w:id="1361" w:author="RL" w:date="2018-07-09T07:49:00Z">
        <w:r w:rsidR="005B1D80">
          <w:rPr>
            <w:rFonts w:ascii="Times New Roman" w:hAnsi="Times New Roman" w:cs="Times New Roman"/>
            <w:sz w:val="24"/>
            <w:szCs w:val="24"/>
            <w:lang w:val="en-GB"/>
          </w:rPr>
          <w:t xml:space="preserve"> where </w:t>
        </w:r>
        <w:proofErr w:type="spellStart"/>
        <w:r w:rsidR="005B1D80" w:rsidRPr="004A2A47">
          <w:rPr>
            <w:rFonts w:ascii="Times New Roman" w:hAnsi="Times New Roman" w:cs="Times New Roman"/>
            <w:i/>
            <w:sz w:val="24"/>
            <w:szCs w:val="24"/>
            <w:lang w:val="en-GB"/>
          </w:rPr>
          <w:t>Cx</w:t>
        </w:r>
        <w:proofErr w:type="spellEnd"/>
        <w:r w:rsidR="005B1D80">
          <w:rPr>
            <w:rFonts w:ascii="Times New Roman" w:hAnsi="Times New Roman" w:cs="Times New Roman"/>
            <w:i/>
            <w:sz w:val="24"/>
            <w:szCs w:val="24"/>
            <w:lang w:val="en-GB"/>
          </w:rPr>
          <w:t>.</w:t>
        </w:r>
        <w:r w:rsidR="005B1D80" w:rsidRPr="004A2A47">
          <w:rPr>
            <w:rFonts w:ascii="Times New Roman" w:hAnsi="Times New Roman" w:cs="Times New Roman"/>
            <w:i/>
            <w:sz w:val="24"/>
            <w:szCs w:val="24"/>
            <w:lang w:val="en-GB"/>
          </w:rPr>
          <w:t xml:space="preserve"> </w:t>
        </w:r>
        <w:proofErr w:type="spellStart"/>
        <w:r w:rsidR="005B1D80" w:rsidRPr="004A2A47">
          <w:rPr>
            <w:rFonts w:ascii="Times New Roman" w:hAnsi="Times New Roman" w:cs="Times New Roman"/>
            <w:i/>
            <w:sz w:val="24"/>
            <w:szCs w:val="24"/>
            <w:lang w:val="en-GB"/>
          </w:rPr>
          <w:t>torrentium</w:t>
        </w:r>
        <w:proofErr w:type="spellEnd"/>
        <w:r w:rsidR="005B1D80">
          <w:rPr>
            <w:rFonts w:ascii="Times New Roman" w:hAnsi="Times New Roman" w:cs="Times New Roman"/>
            <w:sz w:val="24"/>
            <w:szCs w:val="24"/>
            <w:lang w:val="en-GB"/>
          </w:rPr>
          <w:t xml:space="preserve"> is </w:t>
        </w:r>
      </w:ins>
      <w:ins w:id="1362" w:author="RL" w:date="2018-07-09T09:39:00Z">
        <w:r w:rsidR="00190097">
          <w:rPr>
            <w:rFonts w:ascii="Times New Roman" w:hAnsi="Times New Roman" w:cs="Times New Roman"/>
            <w:sz w:val="24"/>
            <w:szCs w:val="24"/>
            <w:lang w:val="en-GB"/>
          </w:rPr>
          <w:t xml:space="preserve">the </w:t>
        </w:r>
      </w:ins>
      <w:ins w:id="1363" w:author="RL" w:date="2018-07-09T07:49:00Z">
        <w:r w:rsidR="005B1D80">
          <w:rPr>
            <w:rFonts w:ascii="Times New Roman" w:hAnsi="Times New Roman" w:cs="Times New Roman"/>
            <w:sz w:val="24"/>
            <w:szCs w:val="24"/>
            <w:lang w:val="en-GB"/>
          </w:rPr>
          <w:t>predominant</w:t>
        </w:r>
      </w:ins>
      <w:ins w:id="1364" w:author="RL" w:date="2018-07-09T09:39:00Z">
        <w:r w:rsidR="00190097">
          <w:rPr>
            <w:rFonts w:ascii="Times New Roman" w:hAnsi="Times New Roman" w:cs="Times New Roman"/>
            <w:sz w:val="24"/>
            <w:szCs w:val="24"/>
            <w:lang w:val="en-GB"/>
          </w:rPr>
          <w:t xml:space="preserve"> </w:t>
        </w:r>
        <w:r w:rsidR="00190097" w:rsidRPr="00190097">
          <w:rPr>
            <w:rFonts w:ascii="Times New Roman" w:hAnsi="Times New Roman" w:cs="Times New Roman"/>
            <w:i/>
            <w:sz w:val="24"/>
            <w:szCs w:val="24"/>
            <w:lang w:val="en-GB"/>
            <w:rPrChange w:id="1365" w:author="RL" w:date="2018-07-09T09:39:00Z">
              <w:rPr>
                <w:rFonts w:ascii="Times New Roman" w:hAnsi="Times New Roman" w:cs="Times New Roman"/>
                <w:sz w:val="24"/>
                <w:szCs w:val="24"/>
                <w:lang w:val="en-GB"/>
              </w:rPr>
            </w:rPrChange>
          </w:rPr>
          <w:t>Culex</w:t>
        </w:r>
        <w:r w:rsidR="00190097">
          <w:rPr>
            <w:rFonts w:ascii="Times New Roman" w:hAnsi="Times New Roman" w:cs="Times New Roman"/>
            <w:sz w:val="24"/>
            <w:szCs w:val="24"/>
            <w:lang w:val="en-GB"/>
          </w:rPr>
          <w:t xml:space="preserve"> species</w:t>
        </w:r>
        <w:r w:rsidR="00B75B80">
          <w:rPr>
            <w:rFonts w:ascii="Times New Roman" w:hAnsi="Times New Roman" w:cs="Times New Roman"/>
            <w:sz w:val="24"/>
            <w:szCs w:val="24"/>
            <w:lang w:val="en-GB"/>
          </w:rPr>
          <w:t xml:space="preserve"> [</w:t>
        </w:r>
      </w:ins>
      <w:proofErr w:type="spellStart"/>
      <w:ins w:id="1366" w:author="RL" w:date="2018-07-09T09:46:00Z">
        <w:r w:rsidR="00AE0940">
          <w:rPr>
            <w:rFonts w:ascii="Times New Roman" w:hAnsi="Times New Roman" w:cs="Times New Roman"/>
            <w:sz w:val="24"/>
            <w:szCs w:val="24"/>
            <w:highlight w:val="yellow"/>
            <w:lang w:val="en-GB"/>
          </w:rPr>
          <w:t>Hesson</w:t>
        </w:r>
      </w:ins>
      <w:proofErr w:type="spellEnd"/>
      <w:ins w:id="1367" w:author="RL" w:date="2018-07-09T09:39:00Z">
        <w:r w:rsidR="00B75B80" w:rsidRPr="00313F53">
          <w:rPr>
            <w:rFonts w:ascii="Times New Roman" w:hAnsi="Times New Roman" w:cs="Times New Roman"/>
            <w:sz w:val="24"/>
            <w:szCs w:val="24"/>
            <w:highlight w:val="yellow"/>
            <w:lang w:val="en-GB"/>
            <w:rPrChange w:id="1368" w:author="RL" w:date="2018-07-09T09:41:00Z">
              <w:rPr>
                <w:rFonts w:ascii="Times New Roman" w:hAnsi="Times New Roman" w:cs="Times New Roman"/>
                <w:sz w:val="24"/>
                <w:szCs w:val="24"/>
                <w:lang w:val="en-GB"/>
              </w:rPr>
            </w:rPrChange>
          </w:rPr>
          <w:t xml:space="preserve"> 2013, Rudolph</w:t>
        </w:r>
        <w:r w:rsidR="00B75B80">
          <w:rPr>
            <w:rFonts w:ascii="Times New Roman" w:hAnsi="Times New Roman" w:cs="Times New Roman"/>
            <w:sz w:val="24"/>
            <w:szCs w:val="24"/>
            <w:lang w:val="en-GB"/>
          </w:rPr>
          <w:t>]</w:t>
        </w:r>
        <w:r w:rsidR="00190097">
          <w:rPr>
            <w:rFonts w:ascii="Times New Roman" w:hAnsi="Times New Roman" w:cs="Times New Roman"/>
            <w:sz w:val="24"/>
            <w:szCs w:val="24"/>
            <w:lang w:val="en-GB"/>
          </w:rPr>
          <w:t>.</w:t>
        </w:r>
      </w:ins>
      <w:ins w:id="1369" w:author="RL" w:date="2018-07-09T07:49:00Z">
        <w:r w:rsidR="005B1D80">
          <w:rPr>
            <w:rFonts w:ascii="Times New Roman" w:hAnsi="Times New Roman" w:cs="Times New Roman"/>
            <w:sz w:val="24"/>
            <w:szCs w:val="24"/>
            <w:lang w:val="en-GB"/>
          </w:rPr>
          <w:t xml:space="preserve"> </w:t>
        </w:r>
      </w:ins>
      <w:ins w:id="1370" w:author="RL" w:date="2018-07-09T09:49:00Z">
        <w:r w:rsidR="002F10AF">
          <w:rPr>
            <w:rFonts w:ascii="Times New Roman" w:hAnsi="Times New Roman" w:cs="Times New Roman"/>
            <w:sz w:val="24"/>
            <w:szCs w:val="24"/>
            <w:lang w:val="en-GB"/>
          </w:rPr>
          <w:t xml:space="preserve">In addition, </w:t>
        </w:r>
      </w:ins>
      <w:ins w:id="1371" w:author="RL" w:date="2018-07-09T09:50:00Z">
        <w:r w:rsidR="002F10AF">
          <w:rPr>
            <w:rFonts w:ascii="Times New Roman" w:hAnsi="Times New Roman" w:cs="Times New Roman"/>
            <w:sz w:val="24"/>
            <w:szCs w:val="24"/>
            <w:lang w:val="en-GB"/>
          </w:rPr>
          <w:t>d</w:t>
        </w:r>
      </w:ins>
      <w:ins w:id="1372" w:author="RL" w:date="2018-07-09T09:43:00Z">
        <w:r w:rsidR="00313F53">
          <w:rPr>
            <w:rFonts w:ascii="Times New Roman" w:hAnsi="Times New Roman" w:cs="Times New Roman"/>
            <w:sz w:val="24"/>
            <w:szCs w:val="24"/>
            <w:lang w:val="en-GB"/>
          </w:rPr>
          <w:t xml:space="preserve">ue to the </w:t>
        </w:r>
      </w:ins>
      <w:ins w:id="1373" w:author="RL" w:date="2018-07-09T09:44:00Z">
        <w:r w:rsidR="00313F53">
          <w:rPr>
            <w:rFonts w:ascii="Times New Roman" w:hAnsi="Times New Roman" w:cs="Times New Roman"/>
            <w:sz w:val="24"/>
            <w:szCs w:val="24"/>
            <w:lang w:val="en-GB"/>
          </w:rPr>
          <w:t xml:space="preserve">high vector </w:t>
        </w:r>
        <w:r w:rsidR="00313F53">
          <w:rPr>
            <w:rFonts w:ascii="Times New Roman" w:hAnsi="Times New Roman" w:cs="Times New Roman"/>
            <w:sz w:val="24"/>
            <w:szCs w:val="24"/>
            <w:lang w:val="en-GB"/>
          </w:rPr>
          <w:lastRenderedPageBreak/>
          <w:t>competence of</w:t>
        </w:r>
      </w:ins>
      <w:ins w:id="1374" w:author="RL" w:date="2018-07-09T07:49:00Z">
        <w:r w:rsidR="005B1D80">
          <w:rPr>
            <w:rFonts w:ascii="Times New Roman" w:hAnsi="Times New Roman" w:cs="Times New Roman"/>
            <w:sz w:val="24"/>
            <w:szCs w:val="24"/>
            <w:lang w:val="en-GB"/>
          </w:rPr>
          <w:t xml:space="preserve"> </w:t>
        </w:r>
        <w:proofErr w:type="spellStart"/>
        <w:r w:rsidR="005B1D80" w:rsidRPr="00313F53">
          <w:rPr>
            <w:rFonts w:ascii="Times New Roman" w:hAnsi="Times New Roman" w:cs="Times New Roman"/>
            <w:i/>
            <w:sz w:val="24"/>
            <w:szCs w:val="24"/>
            <w:lang w:val="en-GB"/>
            <w:rPrChange w:id="1375" w:author="RL" w:date="2018-07-09T09:45:00Z">
              <w:rPr>
                <w:rFonts w:ascii="Times New Roman" w:hAnsi="Times New Roman" w:cs="Times New Roman"/>
                <w:sz w:val="24"/>
                <w:szCs w:val="24"/>
                <w:lang w:val="en-GB"/>
              </w:rPr>
            </w:rPrChange>
          </w:rPr>
          <w:t>C</w:t>
        </w:r>
      </w:ins>
      <w:ins w:id="1376" w:author="RL" w:date="2018-07-09T09:45:00Z">
        <w:r w:rsidR="00313F53" w:rsidRPr="00313F53">
          <w:rPr>
            <w:rFonts w:ascii="Times New Roman" w:hAnsi="Times New Roman" w:cs="Times New Roman"/>
            <w:i/>
            <w:sz w:val="24"/>
            <w:szCs w:val="24"/>
            <w:lang w:val="en-GB"/>
            <w:rPrChange w:id="1377" w:author="RL" w:date="2018-07-09T09:45:00Z">
              <w:rPr>
                <w:rFonts w:ascii="Times New Roman" w:hAnsi="Times New Roman" w:cs="Times New Roman"/>
                <w:sz w:val="24"/>
                <w:szCs w:val="24"/>
                <w:lang w:val="en-GB"/>
              </w:rPr>
            </w:rPrChange>
          </w:rPr>
          <w:t>x</w:t>
        </w:r>
        <w:proofErr w:type="spellEnd"/>
        <w:r w:rsidR="00313F53" w:rsidRPr="00313F53">
          <w:rPr>
            <w:rFonts w:ascii="Times New Roman" w:hAnsi="Times New Roman" w:cs="Times New Roman"/>
            <w:i/>
            <w:sz w:val="24"/>
            <w:szCs w:val="24"/>
            <w:lang w:val="en-GB"/>
            <w:rPrChange w:id="1378" w:author="RL" w:date="2018-07-09T09:45:00Z">
              <w:rPr>
                <w:rFonts w:ascii="Times New Roman" w:hAnsi="Times New Roman" w:cs="Times New Roman"/>
                <w:sz w:val="24"/>
                <w:szCs w:val="24"/>
                <w:lang w:val="en-GB"/>
              </w:rPr>
            </w:rPrChange>
          </w:rPr>
          <w:t>.</w:t>
        </w:r>
      </w:ins>
      <w:ins w:id="1379" w:author="RL" w:date="2018-07-09T07:49:00Z">
        <w:r w:rsidR="005B1D80" w:rsidRPr="00313F53">
          <w:rPr>
            <w:rFonts w:ascii="Times New Roman" w:hAnsi="Times New Roman" w:cs="Times New Roman"/>
            <w:i/>
            <w:sz w:val="24"/>
            <w:szCs w:val="24"/>
            <w:lang w:val="en-GB"/>
            <w:rPrChange w:id="1380" w:author="RL" w:date="2018-07-09T09:45:00Z">
              <w:rPr>
                <w:rFonts w:ascii="Times New Roman" w:hAnsi="Times New Roman" w:cs="Times New Roman"/>
                <w:sz w:val="24"/>
                <w:szCs w:val="24"/>
                <w:lang w:val="en-GB"/>
              </w:rPr>
            </w:rPrChange>
          </w:rPr>
          <w:t xml:space="preserve"> </w:t>
        </w:r>
      </w:ins>
      <w:proofErr w:type="spellStart"/>
      <w:ins w:id="1381" w:author="RL" w:date="2018-07-09T09:45:00Z">
        <w:r w:rsidR="00313F53" w:rsidRPr="00313F53">
          <w:rPr>
            <w:rFonts w:ascii="Times New Roman" w:hAnsi="Times New Roman" w:cs="Times New Roman"/>
            <w:i/>
            <w:sz w:val="24"/>
            <w:szCs w:val="24"/>
            <w:lang w:val="en-GB"/>
            <w:rPrChange w:id="1382" w:author="RL" w:date="2018-07-09T09:45:00Z">
              <w:rPr>
                <w:rFonts w:ascii="Times New Roman" w:hAnsi="Times New Roman" w:cs="Times New Roman"/>
                <w:sz w:val="24"/>
                <w:szCs w:val="24"/>
                <w:lang w:val="en-GB"/>
              </w:rPr>
            </w:rPrChange>
          </w:rPr>
          <w:t>torrentium</w:t>
        </w:r>
        <w:proofErr w:type="spellEnd"/>
        <w:r w:rsidR="00D01BE6">
          <w:rPr>
            <w:rFonts w:ascii="Times New Roman" w:hAnsi="Times New Roman" w:cs="Times New Roman"/>
            <w:sz w:val="24"/>
            <w:szCs w:val="24"/>
            <w:lang w:val="en-GB"/>
          </w:rPr>
          <w:t xml:space="preserve"> for WNV and SINV</w:t>
        </w:r>
      </w:ins>
      <w:ins w:id="1383" w:author="RL" w:date="2018-07-09T09:46:00Z">
        <w:r w:rsidR="00AE0940">
          <w:rPr>
            <w:rFonts w:ascii="Times New Roman" w:hAnsi="Times New Roman" w:cs="Times New Roman"/>
            <w:sz w:val="24"/>
            <w:szCs w:val="24"/>
            <w:lang w:val="en-GB"/>
          </w:rPr>
          <w:t xml:space="preserve"> [</w:t>
        </w:r>
        <w:r w:rsidR="00AE0940" w:rsidRPr="002155F3">
          <w:rPr>
            <w:rFonts w:ascii="Times New Roman" w:hAnsi="Times New Roman" w:cs="Times New Roman"/>
            <w:sz w:val="24"/>
            <w:szCs w:val="24"/>
            <w:highlight w:val="yellow"/>
            <w:lang w:val="en-GB"/>
            <w:rPrChange w:id="1384" w:author="RL" w:date="2018-07-10T14:36:00Z">
              <w:rPr>
                <w:rFonts w:ascii="Times New Roman" w:hAnsi="Times New Roman" w:cs="Times New Roman"/>
                <w:sz w:val="24"/>
                <w:szCs w:val="24"/>
                <w:lang w:val="en-GB"/>
              </w:rPr>
            </w:rPrChange>
          </w:rPr>
          <w:t>Lundström 1980</w:t>
        </w:r>
        <w:r w:rsidR="00AE0940">
          <w:rPr>
            <w:rFonts w:ascii="Times New Roman" w:hAnsi="Times New Roman" w:cs="Times New Roman"/>
            <w:sz w:val="24"/>
            <w:szCs w:val="24"/>
            <w:lang w:val="en-GB"/>
          </w:rPr>
          <w:t>]</w:t>
        </w:r>
      </w:ins>
      <w:ins w:id="1385" w:author="RL" w:date="2018-07-09T07:49:00Z">
        <w:r w:rsidR="005B1D80">
          <w:rPr>
            <w:rFonts w:ascii="Times New Roman" w:hAnsi="Times New Roman" w:cs="Times New Roman"/>
            <w:sz w:val="24"/>
            <w:szCs w:val="24"/>
            <w:lang w:val="en-GB"/>
          </w:rPr>
          <w:t xml:space="preserve">, </w:t>
        </w:r>
      </w:ins>
      <w:ins w:id="1386" w:author="RL" w:date="2018-07-09T09:45:00Z">
        <w:r w:rsidR="00D01BE6">
          <w:rPr>
            <w:rFonts w:ascii="Times New Roman" w:hAnsi="Times New Roman" w:cs="Times New Roman"/>
            <w:sz w:val="24"/>
            <w:szCs w:val="24"/>
            <w:lang w:val="en-GB"/>
          </w:rPr>
          <w:t xml:space="preserve">future </w:t>
        </w:r>
      </w:ins>
      <w:ins w:id="1387" w:author="RL" w:date="2018-07-09T09:46:00Z">
        <w:r w:rsidR="00D01BE6">
          <w:rPr>
            <w:rFonts w:ascii="Times New Roman" w:hAnsi="Times New Roman" w:cs="Times New Roman"/>
            <w:sz w:val="24"/>
            <w:szCs w:val="24"/>
            <w:lang w:val="en-GB"/>
          </w:rPr>
          <w:t>studies</w:t>
        </w:r>
      </w:ins>
      <w:ins w:id="1388" w:author="RL" w:date="2018-07-09T09:45:00Z">
        <w:r w:rsidR="00D01BE6">
          <w:rPr>
            <w:rFonts w:ascii="Times New Roman" w:hAnsi="Times New Roman" w:cs="Times New Roman"/>
            <w:sz w:val="24"/>
            <w:szCs w:val="24"/>
            <w:lang w:val="en-GB"/>
          </w:rPr>
          <w:t xml:space="preserve"> should further </w:t>
        </w:r>
      </w:ins>
      <w:ins w:id="1389" w:author="RL" w:date="2018-07-09T09:46:00Z">
        <w:r w:rsidR="00AE0940">
          <w:rPr>
            <w:rFonts w:ascii="Times New Roman" w:hAnsi="Times New Roman" w:cs="Times New Roman"/>
            <w:sz w:val="24"/>
            <w:szCs w:val="24"/>
            <w:lang w:val="en-GB"/>
          </w:rPr>
          <w:t>evaluate the</w:t>
        </w:r>
      </w:ins>
      <w:ins w:id="1390" w:author="RL" w:date="2018-07-09T09:50:00Z">
        <w:r w:rsidR="002F10AF">
          <w:rPr>
            <w:rFonts w:ascii="Times New Roman" w:hAnsi="Times New Roman" w:cs="Times New Roman"/>
            <w:sz w:val="24"/>
            <w:szCs w:val="24"/>
            <w:lang w:val="en-GB"/>
          </w:rPr>
          <w:t xml:space="preserve"> species’</w:t>
        </w:r>
      </w:ins>
      <w:ins w:id="1391" w:author="RL" w:date="2018-07-09T09:46:00Z">
        <w:r w:rsidR="00AE0940">
          <w:rPr>
            <w:rFonts w:ascii="Times New Roman" w:hAnsi="Times New Roman" w:cs="Times New Roman"/>
            <w:sz w:val="24"/>
            <w:szCs w:val="24"/>
            <w:lang w:val="en-GB"/>
          </w:rPr>
          <w:t xml:space="preserve"> </w:t>
        </w:r>
      </w:ins>
      <w:ins w:id="1392" w:author="RL" w:date="2018-07-09T09:48:00Z">
        <w:r w:rsidR="00A152F0">
          <w:rPr>
            <w:rFonts w:ascii="Times New Roman" w:hAnsi="Times New Roman" w:cs="Times New Roman"/>
            <w:sz w:val="24"/>
            <w:szCs w:val="24"/>
            <w:lang w:val="en-GB"/>
          </w:rPr>
          <w:t>susceptibility</w:t>
        </w:r>
      </w:ins>
      <w:ins w:id="1393" w:author="RL" w:date="2018-07-09T09:46:00Z">
        <w:r w:rsidR="00AE0940">
          <w:rPr>
            <w:rFonts w:ascii="Times New Roman" w:hAnsi="Times New Roman" w:cs="Times New Roman"/>
            <w:sz w:val="24"/>
            <w:szCs w:val="24"/>
            <w:lang w:val="en-GB"/>
          </w:rPr>
          <w:t xml:space="preserve"> </w:t>
        </w:r>
      </w:ins>
      <w:ins w:id="1394" w:author="RL" w:date="2018-07-09T09:48:00Z">
        <w:r w:rsidR="00A152F0">
          <w:rPr>
            <w:rFonts w:ascii="Times New Roman" w:hAnsi="Times New Roman" w:cs="Times New Roman"/>
            <w:sz w:val="24"/>
            <w:szCs w:val="24"/>
            <w:lang w:val="en-GB"/>
          </w:rPr>
          <w:t>to other</w:t>
        </w:r>
      </w:ins>
      <w:ins w:id="1395" w:author="RL" w:date="2018-07-09T09:46:00Z">
        <w:r w:rsidR="00AE0940">
          <w:rPr>
            <w:rFonts w:ascii="Times New Roman" w:hAnsi="Times New Roman" w:cs="Times New Roman"/>
            <w:sz w:val="24"/>
            <w:szCs w:val="24"/>
            <w:lang w:val="en-GB"/>
          </w:rPr>
          <w:t xml:space="preserve"> </w:t>
        </w:r>
        <w:proofErr w:type="spellStart"/>
        <w:r w:rsidR="00AE0940">
          <w:rPr>
            <w:rFonts w:ascii="Times New Roman" w:hAnsi="Times New Roman" w:cs="Times New Roman"/>
            <w:sz w:val="24"/>
            <w:szCs w:val="24"/>
            <w:lang w:val="en-GB"/>
          </w:rPr>
          <w:t>moboviruses</w:t>
        </w:r>
        <w:proofErr w:type="spellEnd"/>
        <w:r w:rsidR="00AE0940">
          <w:rPr>
            <w:rFonts w:ascii="Times New Roman" w:hAnsi="Times New Roman" w:cs="Times New Roman"/>
            <w:sz w:val="24"/>
            <w:szCs w:val="24"/>
            <w:lang w:val="en-GB"/>
          </w:rPr>
          <w:t xml:space="preserve">, e.g. </w:t>
        </w:r>
      </w:ins>
      <w:ins w:id="1396" w:author="RL" w:date="2018-07-09T09:47:00Z">
        <w:r w:rsidR="00AE0940">
          <w:rPr>
            <w:rFonts w:ascii="Times New Roman" w:hAnsi="Times New Roman" w:cs="Times New Roman"/>
            <w:sz w:val="24"/>
            <w:szCs w:val="24"/>
            <w:lang w:val="en-GB"/>
          </w:rPr>
          <w:t xml:space="preserve">the </w:t>
        </w:r>
      </w:ins>
      <w:ins w:id="1397" w:author="RL" w:date="2018-07-10T14:39:00Z">
        <w:r w:rsidR="002620C1">
          <w:rPr>
            <w:rFonts w:ascii="Times New Roman" w:hAnsi="Times New Roman" w:cs="Times New Roman"/>
            <w:sz w:val="24"/>
            <w:szCs w:val="24"/>
            <w:lang w:val="en-GB"/>
          </w:rPr>
          <w:t>widely circulating</w:t>
        </w:r>
      </w:ins>
      <w:ins w:id="1398" w:author="RL" w:date="2018-07-09T09:47:00Z">
        <w:r w:rsidR="00AE0940">
          <w:rPr>
            <w:rFonts w:ascii="Times New Roman" w:hAnsi="Times New Roman" w:cs="Times New Roman"/>
            <w:sz w:val="24"/>
            <w:szCs w:val="24"/>
            <w:lang w:val="en-GB"/>
          </w:rPr>
          <w:t xml:space="preserve"> U</w:t>
        </w:r>
      </w:ins>
      <w:ins w:id="1399" w:author="RL" w:date="2018-07-10T14:36:00Z">
        <w:r w:rsidR="00B22971">
          <w:rPr>
            <w:rFonts w:ascii="Times New Roman" w:hAnsi="Times New Roman" w:cs="Times New Roman"/>
            <w:sz w:val="24"/>
            <w:szCs w:val="24"/>
            <w:lang w:val="en-GB"/>
          </w:rPr>
          <w:t>SUV</w:t>
        </w:r>
      </w:ins>
      <w:ins w:id="1400" w:author="RL" w:date="2018-07-09T09:47:00Z">
        <w:r w:rsidR="00AE0940">
          <w:rPr>
            <w:rFonts w:ascii="Times New Roman" w:hAnsi="Times New Roman" w:cs="Times New Roman"/>
            <w:sz w:val="24"/>
            <w:szCs w:val="24"/>
            <w:lang w:val="en-GB"/>
          </w:rPr>
          <w:t xml:space="preserve"> </w:t>
        </w:r>
      </w:ins>
      <w:ins w:id="1401" w:author="RL" w:date="2018-07-09T09:49:00Z">
        <w:r w:rsidR="002F10AF">
          <w:rPr>
            <w:rFonts w:ascii="Times New Roman" w:hAnsi="Times New Roman" w:cs="Times New Roman"/>
            <w:sz w:val="24"/>
            <w:szCs w:val="24"/>
            <w:lang w:val="en-GB"/>
          </w:rPr>
          <w:t>[</w:t>
        </w:r>
        <w:commentRangeStart w:id="1402"/>
        <w:r w:rsidR="002F10AF">
          <w:rPr>
            <w:rFonts w:ascii="Times New Roman" w:hAnsi="Times New Roman" w:cs="Times New Roman"/>
            <w:sz w:val="24"/>
            <w:szCs w:val="24"/>
            <w:lang w:val="en-GB"/>
          </w:rPr>
          <w:t>x</w:t>
        </w:r>
        <w:commentRangeEnd w:id="1402"/>
        <w:r w:rsidR="002F10AF">
          <w:rPr>
            <w:rStyle w:val="Kommentarzeichen"/>
          </w:rPr>
          <w:commentReference w:id="1402"/>
        </w:r>
        <w:r w:rsidR="002F10AF">
          <w:rPr>
            <w:rFonts w:ascii="Times New Roman" w:hAnsi="Times New Roman" w:cs="Times New Roman"/>
            <w:sz w:val="24"/>
            <w:szCs w:val="24"/>
            <w:lang w:val="en-GB"/>
          </w:rPr>
          <w:t>]</w:t>
        </w:r>
      </w:ins>
      <w:ins w:id="1403" w:author="RL" w:date="2018-07-09T09:47:00Z">
        <w:r w:rsidR="00AE0940">
          <w:rPr>
            <w:rFonts w:ascii="Times New Roman" w:hAnsi="Times New Roman" w:cs="Times New Roman"/>
            <w:sz w:val="24"/>
            <w:szCs w:val="24"/>
            <w:lang w:val="en-GB"/>
          </w:rPr>
          <w:t>.</w:t>
        </w:r>
      </w:ins>
    </w:p>
    <w:p w14:paraId="7FB0203C" w14:textId="191DC77F" w:rsidR="00A968AD" w:rsidRPr="002B5426" w:rsidDel="00CF424B" w:rsidRDefault="00A968AD">
      <w:pPr>
        <w:rPr>
          <w:del w:id="1404" w:author="RL" w:date="2018-07-06T11:09:00Z"/>
          <w:rFonts w:ascii="Times New Roman" w:hAnsi="Times New Roman" w:cs="Times New Roman"/>
          <w:sz w:val="24"/>
          <w:szCs w:val="24"/>
          <w:lang w:val="en-GB"/>
          <w:rPrChange w:id="1405" w:author="RL" w:date="2018-07-09T09:37:00Z">
            <w:rPr>
              <w:del w:id="1406" w:author="RL" w:date="2018-07-06T11:09:00Z"/>
              <w:lang w:val="en-GB"/>
            </w:rPr>
          </w:rPrChange>
        </w:rPr>
        <w:pPrChange w:id="1407" w:author="RL" w:date="2018-07-09T09:37:00Z">
          <w:pPr>
            <w:spacing w:line="480" w:lineRule="auto"/>
          </w:pPr>
        </w:pPrChange>
      </w:pPr>
    </w:p>
    <w:p w14:paraId="22762605" w14:textId="77777777" w:rsidR="00AD28B4" w:rsidRPr="009F7366" w:rsidRDefault="00AD28B4">
      <w:pPr>
        <w:rPr>
          <w:lang w:val="en-US"/>
        </w:rPr>
        <w:pPrChange w:id="1408" w:author="RL" w:date="2018-07-09T09:37:00Z">
          <w:pPr>
            <w:pStyle w:val="Listenabsatz"/>
            <w:spacing w:line="480" w:lineRule="auto"/>
          </w:pPr>
        </w:pPrChange>
      </w:pPr>
    </w:p>
    <w:p w14:paraId="7A649614" w14:textId="48F262DE" w:rsidR="0068160D" w:rsidRPr="005B1DD2" w:rsidRDefault="0068160D" w:rsidP="00E94A9E">
      <w:pPr>
        <w:spacing w:line="480" w:lineRule="auto"/>
        <w:rPr>
          <w:rFonts w:ascii="Times New Roman" w:hAnsi="Times New Roman" w:cs="Times New Roman"/>
          <w:sz w:val="24"/>
          <w:szCs w:val="24"/>
          <w:lang w:val="en-GB"/>
        </w:rPr>
      </w:pPr>
      <w:r w:rsidRPr="009F7366">
        <w:rPr>
          <w:rFonts w:ascii="Times New Roman" w:hAnsi="Times New Roman" w:cs="Times New Roman"/>
          <w:b/>
          <w:color w:val="365F91" w:themeColor="accent1" w:themeShade="BF"/>
          <w:sz w:val="24"/>
          <w:szCs w:val="24"/>
          <w:lang w:val="en-GB"/>
        </w:rPr>
        <w:t xml:space="preserve">Material and methods </w:t>
      </w:r>
      <w:r w:rsidRPr="009F7366">
        <w:rPr>
          <w:rFonts w:ascii="Times New Roman" w:hAnsi="Times New Roman" w:cs="Times New Roman"/>
          <w:sz w:val="24"/>
          <w:szCs w:val="24"/>
          <w:lang w:val="en-GB"/>
        </w:rPr>
        <w:t>(491 words)</w:t>
      </w:r>
    </w:p>
    <w:p w14:paraId="7FDE7CDD" w14:textId="77777777" w:rsidR="0068160D" w:rsidRPr="00A127ED" w:rsidRDefault="0068160D" w:rsidP="0068160D">
      <w:pPr>
        <w:spacing w:after="0" w:line="480" w:lineRule="auto"/>
        <w:rPr>
          <w:rFonts w:ascii="Times New Roman" w:hAnsi="Times New Roman" w:cs="Times New Roman"/>
          <w:b/>
          <w:sz w:val="24"/>
          <w:szCs w:val="24"/>
          <w:lang w:val="en-GB"/>
        </w:rPr>
      </w:pPr>
      <w:r w:rsidRPr="00A127ED">
        <w:rPr>
          <w:rFonts w:ascii="Times New Roman" w:hAnsi="Times New Roman" w:cs="Times New Roman"/>
          <w:b/>
          <w:sz w:val="24"/>
          <w:szCs w:val="24"/>
          <w:lang w:val="en-GB"/>
        </w:rPr>
        <w:t>Collection and rearing of mosquitoes</w:t>
      </w:r>
    </w:p>
    <w:p w14:paraId="51136E04" w14:textId="62EAAFB3" w:rsidR="0074666F" w:rsidRDefault="0068160D" w:rsidP="0068160D">
      <w:pPr>
        <w:spacing w:after="0" w:line="480" w:lineRule="auto"/>
        <w:rPr>
          <w:ins w:id="1409" w:author="RL" w:date="2018-07-04T14:38:00Z"/>
          <w:rFonts w:ascii="Times New Roman" w:hAnsi="Times New Roman" w:cs="Times New Roman"/>
          <w:sz w:val="24"/>
          <w:szCs w:val="24"/>
          <w:lang w:val="en-GB"/>
        </w:rPr>
      </w:pPr>
      <w:r w:rsidRPr="00A127ED">
        <w:rPr>
          <w:rFonts w:ascii="Times New Roman" w:hAnsi="Times New Roman" w:cs="Times New Roman"/>
          <w:sz w:val="24"/>
          <w:szCs w:val="24"/>
          <w:lang w:val="en-GB"/>
        </w:rPr>
        <w:t xml:space="preserve">Field-caught </w:t>
      </w:r>
      <w:proofErr w:type="spellStart"/>
      <w:r w:rsidRPr="00A127ED">
        <w:rPr>
          <w:rFonts w:ascii="Times New Roman" w:hAnsi="Times New Roman" w:cs="Times New Roman"/>
          <w:i/>
          <w:sz w:val="24"/>
          <w:szCs w:val="24"/>
          <w:lang w:val="en-GB"/>
        </w:rPr>
        <w:t>Cx</w:t>
      </w:r>
      <w:proofErr w:type="spellEnd"/>
      <w:r w:rsidRPr="00A127ED">
        <w:rPr>
          <w:rFonts w:ascii="Times New Roman" w:hAnsi="Times New Roman" w:cs="Times New Roman"/>
          <w:i/>
          <w:sz w:val="24"/>
          <w:szCs w:val="24"/>
          <w:lang w:val="en-GB"/>
        </w:rPr>
        <w:t xml:space="preserve">. </w:t>
      </w:r>
      <w:proofErr w:type="spellStart"/>
      <w:r w:rsidRPr="00A127ED">
        <w:rPr>
          <w:rFonts w:ascii="Times New Roman" w:hAnsi="Times New Roman" w:cs="Times New Roman"/>
          <w:i/>
          <w:sz w:val="24"/>
          <w:szCs w:val="24"/>
          <w:lang w:val="en-GB"/>
        </w:rPr>
        <w:t>torrentium</w:t>
      </w:r>
      <w:proofErr w:type="spellEnd"/>
      <w:r w:rsidRPr="00A127ED">
        <w:rPr>
          <w:rFonts w:ascii="Times New Roman" w:hAnsi="Times New Roman" w:cs="Times New Roman"/>
          <w:sz w:val="24"/>
          <w:szCs w:val="24"/>
          <w:lang w:val="en-GB"/>
        </w:rPr>
        <w:t xml:space="preserve"> and </w:t>
      </w:r>
      <w:proofErr w:type="spellStart"/>
      <w:r w:rsidRPr="00A127ED">
        <w:rPr>
          <w:rFonts w:ascii="Times New Roman" w:hAnsi="Times New Roman" w:cs="Times New Roman"/>
          <w:i/>
          <w:sz w:val="24"/>
          <w:szCs w:val="24"/>
          <w:lang w:val="en-GB"/>
        </w:rPr>
        <w:t>Cx</w:t>
      </w:r>
      <w:proofErr w:type="spellEnd"/>
      <w:r w:rsidRPr="00A127ED">
        <w:rPr>
          <w:rFonts w:ascii="Times New Roman" w:hAnsi="Times New Roman" w:cs="Times New Roman"/>
          <w:i/>
          <w:sz w:val="24"/>
          <w:szCs w:val="24"/>
          <w:lang w:val="en-GB"/>
        </w:rPr>
        <w:t>. p</w:t>
      </w:r>
      <w:del w:id="1410" w:author="RL" w:date="2018-07-04T14:37:00Z">
        <w:r w:rsidRPr="00A127ED" w:rsidDel="0074666F">
          <w:rPr>
            <w:rFonts w:ascii="Times New Roman" w:hAnsi="Times New Roman" w:cs="Times New Roman"/>
            <w:i/>
            <w:sz w:val="24"/>
            <w:szCs w:val="24"/>
            <w:lang w:val="en-GB"/>
          </w:rPr>
          <w:delText>ip</w:delText>
        </w:r>
      </w:del>
      <w:r w:rsidRPr="00A127ED">
        <w:rPr>
          <w:rFonts w:ascii="Times New Roman" w:hAnsi="Times New Roman" w:cs="Times New Roman"/>
          <w:i/>
          <w:sz w:val="24"/>
          <w:szCs w:val="24"/>
          <w:lang w:val="en-GB"/>
        </w:rPr>
        <w:t xml:space="preserve">. </w:t>
      </w:r>
      <w:proofErr w:type="spellStart"/>
      <w:r w:rsidRPr="00A127ED">
        <w:rPr>
          <w:rFonts w:ascii="Times New Roman" w:hAnsi="Times New Roman" w:cs="Times New Roman"/>
          <w:i/>
          <w:sz w:val="24"/>
          <w:szCs w:val="24"/>
          <w:lang w:val="en-GB"/>
        </w:rPr>
        <w:t>pipiens</w:t>
      </w:r>
      <w:proofErr w:type="spellEnd"/>
      <w:r w:rsidRPr="00A127ED">
        <w:rPr>
          <w:rFonts w:ascii="Times New Roman" w:hAnsi="Times New Roman" w:cs="Times New Roman"/>
          <w:sz w:val="24"/>
          <w:szCs w:val="24"/>
          <w:lang w:val="en-GB"/>
        </w:rPr>
        <w:t xml:space="preserve"> </w:t>
      </w:r>
      <w:del w:id="1411" w:author="RL" w:date="2018-07-05T14:45:00Z">
        <w:r w:rsidRPr="00A127ED" w:rsidDel="003868F6">
          <w:rPr>
            <w:rFonts w:ascii="Times New Roman" w:hAnsi="Times New Roman" w:cs="Times New Roman"/>
            <w:sz w:val="24"/>
            <w:szCs w:val="24"/>
            <w:lang w:val="en-GB"/>
          </w:rPr>
          <w:delText xml:space="preserve">mosquitoes </w:delText>
        </w:r>
      </w:del>
      <w:ins w:id="1412" w:author="RL" w:date="2018-07-05T14:45:00Z">
        <w:r w:rsidR="003868F6">
          <w:rPr>
            <w:rFonts w:ascii="Times New Roman" w:hAnsi="Times New Roman" w:cs="Times New Roman"/>
            <w:sz w:val="24"/>
            <w:szCs w:val="24"/>
            <w:lang w:val="en-GB"/>
          </w:rPr>
          <w:t>specimens</w:t>
        </w:r>
        <w:r w:rsidR="003868F6" w:rsidRPr="00A127ED">
          <w:rPr>
            <w:rFonts w:ascii="Times New Roman" w:hAnsi="Times New Roman" w:cs="Times New Roman"/>
            <w:sz w:val="24"/>
            <w:szCs w:val="24"/>
            <w:lang w:val="en-GB"/>
          </w:rPr>
          <w:t xml:space="preserve"> </w:t>
        </w:r>
      </w:ins>
      <w:r w:rsidRPr="00A127ED">
        <w:rPr>
          <w:rFonts w:ascii="Times New Roman" w:hAnsi="Times New Roman" w:cs="Times New Roman"/>
          <w:sz w:val="24"/>
          <w:szCs w:val="24"/>
          <w:lang w:val="en-GB"/>
        </w:rPr>
        <w:t>were obtained from egg raft collection</w:t>
      </w:r>
      <w:ins w:id="1413" w:author="RL" w:date="2018-07-05T14:45:00Z">
        <w:r w:rsidR="003868F6">
          <w:rPr>
            <w:rFonts w:ascii="Times New Roman" w:hAnsi="Times New Roman" w:cs="Times New Roman"/>
            <w:sz w:val="24"/>
            <w:szCs w:val="24"/>
            <w:lang w:val="en-GB"/>
          </w:rPr>
          <w:t>s</w:t>
        </w:r>
      </w:ins>
      <w:r w:rsidRPr="00A127ED">
        <w:rPr>
          <w:rFonts w:ascii="Times New Roman" w:hAnsi="Times New Roman" w:cs="Times New Roman"/>
          <w:sz w:val="24"/>
          <w:szCs w:val="24"/>
          <w:lang w:val="en-GB"/>
        </w:rPr>
        <w:t xml:space="preserve"> in </w:t>
      </w:r>
      <w:ins w:id="1414" w:author="RL" w:date="2018-07-05T14:45:00Z">
        <w:r w:rsidR="003868F6">
          <w:rPr>
            <w:rFonts w:ascii="Times New Roman" w:hAnsi="Times New Roman" w:cs="Times New Roman"/>
            <w:sz w:val="24"/>
            <w:szCs w:val="24"/>
            <w:lang w:val="en-GB"/>
          </w:rPr>
          <w:t xml:space="preserve">the </w:t>
        </w:r>
      </w:ins>
      <w:r w:rsidRPr="00A127ED">
        <w:rPr>
          <w:rFonts w:ascii="Times New Roman" w:hAnsi="Times New Roman" w:cs="Times New Roman"/>
          <w:sz w:val="24"/>
          <w:szCs w:val="24"/>
          <w:lang w:val="en-GB"/>
        </w:rPr>
        <w:t>summer</w:t>
      </w:r>
      <w:ins w:id="1415" w:author="RL" w:date="2018-07-05T14:45:00Z">
        <w:r w:rsidR="003868F6">
          <w:rPr>
            <w:rFonts w:ascii="Times New Roman" w:hAnsi="Times New Roman" w:cs="Times New Roman"/>
            <w:sz w:val="24"/>
            <w:szCs w:val="24"/>
            <w:lang w:val="en-GB"/>
          </w:rPr>
          <w:t>s of</w:t>
        </w:r>
      </w:ins>
      <w:r w:rsidRPr="00A127ED">
        <w:rPr>
          <w:rFonts w:ascii="Times New Roman" w:hAnsi="Times New Roman" w:cs="Times New Roman"/>
          <w:sz w:val="24"/>
          <w:szCs w:val="24"/>
          <w:lang w:val="en-GB"/>
        </w:rPr>
        <w:t xml:space="preserve"> 2016</w:t>
      </w:r>
      <w:ins w:id="1416" w:author="RL" w:date="2018-07-05T14:45:00Z">
        <w:r w:rsidR="003868F6">
          <w:rPr>
            <w:rFonts w:ascii="Times New Roman" w:hAnsi="Times New Roman" w:cs="Times New Roman"/>
            <w:sz w:val="24"/>
            <w:szCs w:val="24"/>
            <w:lang w:val="en-GB"/>
          </w:rPr>
          <w:t xml:space="preserve"> and </w:t>
        </w:r>
      </w:ins>
      <w:del w:id="1417" w:author="RL" w:date="2018-07-05T14:45:00Z">
        <w:r w:rsidRPr="00A127ED" w:rsidDel="003868F6">
          <w:rPr>
            <w:rFonts w:ascii="Times New Roman" w:hAnsi="Times New Roman" w:cs="Times New Roman"/>
            <w:sz w:val="24"/>
            <w:szCs w:val="24"/>
            <w:lang w:val="en-GB"/>
          </w:rPr>
          <w:delText>/</w:delText>
        </w:r>
      </w:del>
      <w:r w:rsidRPr="00A127ED">
        <w:rPr>
          <w:rFonts w:ascii="Times New Roman" w:hAnsi="Times New Roman" w:cs="Times New Roman"/>
          <w:sz w:val="24"/>
          <w:szCs w:val="24"/>
          <w:lang w:val="en-GB"/>
        </w:rPr>
        <w:t>2017 as previously described [</w:t>
      </w:r>
      <w:proofErr w:type="spellStart"/>
      <w:r w:rsidRPr="00A127ED">
        <w:rPr>
          <w:rFonts w:ascii="Times New Roman" w:hAnsi="Times New Roman" w:cs="Times New Roman"/>
          <w:sz w:val="24"/>
          <w:szCs w:val="24"/>
          <w:highlight w:val="yellow"/>
          <w:lang w:val="en-GB"/>
        </w:rPr>
        <w:t>Leggewie</w:t>
      </w:r>
      <w:proofErr w:type="spellEnd"/>
      <w:r w:rsidRPr="00A127ED">
        <w:rPr>
          <w:rFonts w:ascii="Times New Roman" w:hAnsi="Times New Roman" w:cs="Times New Roman"/>
          <w:sz w:val="24"/>
          <w:szCs w:val="24"/>
          <w:highlight w:val="yellow"/>
          <w:lang w:val="en-GB"/>
        </w:rPr>
        <w:t xml:space="preserve"> et al 2016</w:t>
      </w:r>
      <w:r w:rsidRPr="00A127ED">
        <w:rPr>
          <w:rFonts w:ascii="Times New Roman" w:hAnsi="Times New Roman" w:cs="Times New Roman"/>
          <w:sz w:val="24"/>
          <w:szCs w:val="24"/>
          <w:lang w:val="en-GB"/>
        </w:rPr>
        <w:t xml:space="preserve">]. </w:t>
      </w:r>
      <w:del w:id="1418" w:author="RL" w:date="2018-07-05T14:45:00Z">
        <w:r w:rsidRPr="00A127ED" w:rsidDel="003868F6">
          <w:rPr>
            <w:rFonts w:ascii="Times New Roman" w:hAnsi="Times New Roman" w:cs="Times New Roman"/>
            <w:sz w:val="24"/>
            <w:szCs w:val="24"/>
            <w:lang w:val="en-GB"/>
          </w:rPr>
          <w:delText xml:space="preserve">Collection </w:delText>
        </w:r>
      </w:del>
      <w:ins w:id="1419" w:author="RL" w:date="2018-07-05T14:45:00Z">
        <w:r w:rsidR="003868F6">
          <w:rPr>
            <w:rFonts w:ascii="Times New Roman" w:hAnsi="Times New Roman" w:cs="Times New Roman"/>
            <w:sz w:val="24"/>
            <w:szCs w:val="24"/>
            <w:lang w:val="en-GB"/>
          </w:rPr>
          <w:t>The c</w:t>
        </w:r>
        <w:r w:rsidR="003868F6" w:rsidRPr="00A127ED">
          <w:rPr>
            <w:rFonts w:ascii="Times New Roman" w:hAnsi="Times New Roman" w:cs="Times New Roman"/>
            <w:sz w:val="24"/>
            <w:szCs w:val="24"/>
            <w:lang w:val="en-GB"/>
          </w:rPr>
          <w:t xml:space="preserve">ollection </w:t>
        </w:r>
      </w:ins>
      <w:r w:rsidRPr="00A127ED">
        <w:rPr>
          <w:rFonts w:ascii="Times New Roman" w:hAnsi="Times New Roman" w:cs="Times New Roman"/>
          <w:sz w:val="24"/>
          <w:szCs w:val="24"/>
          <w:lang w:val="en-GB"/>
        </w:rPr>
        <w:t>site was close to Hamburg, Germany (</w:t>
      </w:r>
      <w:proofErr w:type="spellStart"/>
      <w:r w:rsidRPr="00A127ED">
        <w:rPr>
          <w:rFonts w:ascii="Times New Roman" w:hAnsi="Times New Roman" w:cs="Times New Roman"/>
          <w:sz w:val="24"/>
          <w:szCs w:val="24"/>
          <w:lang w:val="en-GB"/>
        </w:rPr>
        <w:t>Langenlehsten</w:t>
      </w:r>
      <w:proofErr w:type="spellEnd"/>
      <w:r w:rsidRPr="00A127ED">
        <w:rPr>
          <w:rFonts w:ascii="Times New Roman" w:hAnsi="Times New Roman" w:cs="Times New Roman"/>
          <w:sz w:val="24"/>
          <w:szCs w:val="24"/>
          <w:lang w:val="en-GB"/>
        </w:rPr>
        <w:t xml:space="preserve"> 53°30´N 10°44´E). The </w:t>
      </w:r>
      <w:proofErr w:type="spellStart"/>
      <w:r w:rsidRPr="00A127ED">
        <w:rPr>
          <w:rFonts w:ascii="Times New Roman" w:hAnsi="Times New Roman" w:cs="Times New Roman"/>
          <w:sz w:val="24"/>
          <w:szCs w:val="24"/>
          <w:lang w:val="en-GB"/>
        </w:rPr>
        <w:t>labstrain</w:t>
      </w:r>
      <w:proofErr w:type="spellEnd"/>
      <w:r w:rsidRPr="00A127ED">
        <w:rPr>
          <w:rFonts w:ascii="Times New Roman" w:hAnsi="Times New Roman" w:cs="Times New Roman"/>
          <w:sz w:val="24"/>
          <w:szCs w:val="24"/>
          <w:lang w:val="en-GB"/>
        </w:rPr>
        <w:t xml:space="preserve"> of </w:t>
      </w:r>
      <w:proofErr w:type="spellStart"/>
      <w:r w:rsidRPr="00A127ED">
        <w:rPr>
          <w:rFonts w:ascii="Times New Roman" w:hAnsi="Times New Roman" w:cs="Times New Roman"/>
          <w:i/>
          <w:sz w:val="24"/>
          <w:szCs w:val="24"/>
          <w:lang w:val="en-GB"/>
        </w:rPr>
        <w:t>Cx</w:t>
      </w:r>
      <w:proofErr w:type="spellEnd"/>
      <w:r w:rsidRPr="00A127ED">
        <w:rPr>
          <w:rFonts w:ascii="Times New Roman" w:hAnsi="Times New Roman" w:cs="Times New Roman"/>
          <w:i/>
          <w:sz w:val="24"/>
          <w:szCs w:val="24"/>
          <w:lang w:val="en-GB"/>
        </w:rPr>
        <w:t>. p</w:t>
      </w:r>
      <w:del w:id="1420" w:author="RL" w:date="2018-07-05T14:45:00Z">
        <w:r w:rsidRPr="00A127ED" w:rsidDel="003868F6">
          <w:rPr>
            <w:rFonts w:ascii="Times New Roman" w:hAnsi="Times New Roman" w:cs="Times New Roman"/>
            <w:i/>
            <w:sz w:val="24"/>
            <w:szCs w:val="24"/>
            <w:lang w:val="en-GB"/>
          </w:rPr>
          <w:delText>ip</w:delText>
        </w:r>
      </w:del>
      <w:r w:rsidRPr="00A127ED">
        <w:rPr>
          <w:rFonts w:ascii="Times New Roman" w:hAnsi="Times New Roman" w:cs="Times New Roman"/>
          <w:i/>
          <w:sz w:val="24"/>
          <w:szCs w:val="24"/>
          <w:lang w:val="en-GB"/>
        </w:rPr>
        <w:t xml:space="preserve">. </w:t>
      </w:r>
      <w:proofErr w:type="spellStart"/>
      <w:r w:rsidRPr="00A127ED">
        <w:rPr>
          <w:rFonts w:ascii="Times New Roman" w:hAnsi="Times New Roman" w:cs="Times New Roman"/>
          <w:i/>
          <w:sz w:val="24"/>
          <w:szCs w:val="24"/>
          <w:lang w:val="en-GB"/>
        </w:rPr>
        <w:t>molestus</w:t>
      </w:r>
      <w:proofErr w:type="spellEnd"/>
      <w:r w:rsidRPr="00A127ED">
        <w:rPr>
          <w:rFonts w:ascii="Times New Roman" w:hAnsi="Times New Roman" w:cs="Times New Roman"/>
          <w:sz w:val="24"/>
          <w:szCs w:val="24"/>
          <w:lang w:val="en-GB"/>
        </w:rPr>
        <w:t xml:space="preserve"> where collected </w:t>
      </w:r>
      <w:del w:id="1421" w:author="RL" w:date="2018-07-05T14:46:00Z">
        <w:r w:rsidRPr="00A127ED" w:rsidDel="003868F6">
          <w:rPr>
            <w:rFonts w:ascii="Times New Roman" w:hAnsi="Times New Roman" w:cs="Times New Roman"/>
            <w:sz w:val="24"/>
            <w:szCs w:val="24"/>
            <w:lang w:val="en-GB"/>
          </w:rPr>
          <w:delText>equally in</w:delText>
        </w:r>
      </w:del>
      <w:r w:rsidRPr="00A127ED">
        <w:rPr>
          <w:rFonts w:ascii="Times New Roman" w:hAnsi="Times New Roman" w:cs="Times New Roman"/>
          <w:sz w:val="24"/>
          <w:szCs w:val="24"/>
          <w:lang w:val="en-GB"/>
        </w:rPr>
        <w:t xml:space="preserve"> </w:t>
      </w:r>
      <w:ins w:id="1422" w:author="RL" w:date="2018-07-05T14:48:00Z">
        <w:r w:rsidR="00D976E6">
          <w:rPr>
            <w:rFonts w:ascii="Times New Roman" w:hAnsi="Times New Roman" w:cs="Times New Roman"/>
            <w:sz w:val="24"/>
            <w:szCs w:val="24"/>
            <w:lang w:val="en-GB"/>
          </w:rPr>
          <w:t xml:space="preserve">in the field in </w:t>
        </w:r>
      </w:ins>
      <w:r w:rsidRPr="00A127ED">
        <w:rPr>
          <w:rFonts w:ascii="Times New Roman" w:hAnsi="Times New Roman" w:cs="Times New Roman"/>
          <w:sz w:val="24"/>
          <w:szCs w:val="24"/>
          <w:lang w:val="en-GB"/>
        </w:rPr>
        <w:t xml:space="preserve">2011 in Heidelberg, Germany (08°39´E 49°11´N). Field </w:t>
      </w:r>
      <w:del w:id="1423" w:author="RL" w:date="2018-07-05T14:49:00Z">
        <w:r w:rsidRPr="00A127ED" w:rsidDel="00D976E6">
          <w:rPr>
            <w:rFonts w:ascii="Times New Roman" w:hAnsi="Times New Roman" w:cs="Times New Roman"/>
            <w:sz w:val="24"/>
            <w:szCs w:val="24"/>
            <w:lang w:val="en-GB"/>
          </w:rPr>
          <w:delText>caught larvae</w:delText>
        </w:r>
      </w:del>
      <w:del w:id="1424" w:author="RL" w:date="2018-07-04T14:38:00Z">
        <w:r w:rsidRPr="00A127ED" w:rsidDel="0074666F">
          <w:rPr>
            <w:rFonts w:ascii="Times New Roman" w:hAnsi="Times New Roman" w:cs="Times New Roman"/>
            <w:sz w:val="24"/>
            <w:szCs w:val="24"/>
            <w:lang w:val="en-GB"/>
          </w:rPr>
          <w:delText>’s</w:delText>
        </w:r>
      </w:del>
      <w:ins w:id="1425" w:author="RL" w:date="2018-07-05T14:49:00Z">
        <w:r w:rsidR="00D976E6">
          <w:rPr>
            <w:rFonts w:ascii="Times New Roman" w:hAnsi="Times New Roman" w:cs="Times New Roman"/>
            <w:sz w:val="24"/>
            <w:szCs w:val="24"/>
            <w:lang w:val="en-GB"/>
          </w:rPr>
          <w:t>collected eggs</w:t>
        </w:r>
      </w:ins>
      <w:r w:rsidRPr="00A127ED">
        <w:rPr>
          <w:rFonts w:ascii="Times New Roman" w:hAnsi="Times New Roman" w:cs="Times New Roman"/>
          <w:sz w:val="24"/>
          <w:szCs w:val="24"/>
          <w:lang w:val="en-GB"/>
        </w:rPr>
        <w:t xml:space="preserve"> were reared </w:t>
      </w:r>
      <w:ins w:id="1426" w:author="RL" w:date="2018-07-05T14:49:00Z">
        <w:r w:rsidR="00D976E6">
          <w:rPr>
            <w:rFonts w:ascii="Times New Roman" w:hAnsi="Times New Roman" w:cs="Times New Roman"/>
            <w:sz w:val="24"/>
            <w:szCs w:val="24"/>
            <w:lang w:val="en-GB"/>
          </w:rPr>
          <w:t xml:space="preserve">to adults </w:t>
        </w:r>
      </w:ins>
      <w:r w:rsidRPr="00A127ED">
        <w:rPr>
          <w:rFonts w:ascii="Times New Roman" w:hAnsi="Times New Roman" w:cs="Times New Roman"/>
          <w:sz w:val="24"/>
          <w:szCs w:val="24"/>
          <w:lang w:val="en-GB"/>
        </w:rPr>
        <w:t xml:space="preserve">at </w:t>
      </w:r>
      <w:commentRangeStart w:id="1427"/>
      <w:r w:rsidRPr="00A127ED">
        <w:rPr>
          <w:rFonts w:ascii="Times New Roman" w:hAnsi="Times New Roman" w:cs="Times New Roman"/>
          <w:sz w:val="24"/>
          <w:szCs w:val="24"/>
          <w:lang w:val="en-GB"/>
        </w:rPr>
        <w:t>room temperature</w:t>
      </w:r>
      <w:del w:id="1428" w:author="RL" w:date="2018-07-05T14:49:00Z">
        <w:r w:rsidRPr="00A127ED" w:rsidDel="00D976E6">
          <w:rPr>
            <w:rFonts w:ascii="Times New Roman" w:hAnsi="Times New Roman" w:cs="Times New Roman"/>
            <w:sz w:val="24"/>
            <w:szCs w:val="24"/>
            <w:lang w:val="en-GB"/>
          </w:rPr>
          <w:delText xml:space="preserve">, </w:delText>
        </w:r>
      </w:del>
      <w:commentRangeEnd w:id="1427"/>
      <w:r w:rsidR="00D976E6">
        <w:rPr>
          <w:rStyle w:val="Kommentarzeichen"/>
        </w:rPr>
        <w:commentReference w:id="1427"/>
      </w:r>
      <w:ins w:id="1429" w:author="RL" w:date="2018-07-05T14:49:00Z">
        <w:r w:rsidR="00D976E6">
          <w:rPr>
            <w:rFonts w:ascii="Times New Roman" w:hAnsi="Times New Roman" w:cs="Times New Roman"/>
            <w:sz w:val="24"/>
            <w:szCs w:val="24"/>
            <w:lang w:val="en-GB"/>
          </w:rPr>
          <w:t>. The</w:t>
        </w:r>
        <w:r w:rsidR="00D976E6" w:rsidRPr="00A127ED">
          <w:rPr>
            <w:rFonts w:ascii="Times New Roman" w:hAnsi="Times New Roman" w:cs="Times New Roman"/>
            <w:sz w:val="24"/>
            <w:szCs w:val="24"/>
            <w:lang w:val="en-GB"/>
          </w:rPr>
          <w:t xml:space="preserve"> </w:t>
        </w:r>
      </w:ins>
      <w:proofErr w:type="spellStart"/>
      <w:r w:rsidRPr="00A127ED">
        <w:rPr>
          <w:rFonts w:ascii="Times New Roman" w:hAnsi="Times New Roman" w:cs="Times New Roman"/>
          <w:i/>
          <w:sz w:val="24"/>
          <w:szCs w:val="24"/>
          <w:lang w:val="en-GB"/>
        </w:rPr>
        <w:t>Cx</w:t>
      </w:r>
      <w:proofErr w:type="spellEnd"/>
      <w:r w:rsidRPr="00A127ED">
        <w:rPr>
          <w:rFonts w:ascii="Times New Roman" w:hAnsi="Times New Roman" w:cs="Times New Roman"/>
          <w:i/>
          <w:sz w:val="24"/>
          <w:szCs w:val="24"/>
          <w:lang w:val="en-GB"/>
        </w:rPr>
        <w:t xml:space="preserve">. </w:t>
      </w:r>
      <w:del w:id="1430" w:author="RL" w:date="2018-07-05T14:49:00Z">
        <w:r w:rsidRPr="00A127ED" w:rsidDel="00D976E6">
          <w:rPr>
            <w:rFonts w:ascii="Times New Roman" w:hAnsi="Times New Roman" w:cs="Times New Roman"/>
            <w:i/>
            <w:sz w:val="24"/>
            <w:szCs w:val="24"/>
            <w:lang w:val="en-GB"/>
          </w:rPr>
          <w:delText>pi</w:delText>
        </w:r>
      </w:del>
      <w:r w:rsidRPr="00A127ED">
        <w:rPr>
          <w:rFonts w:ascii="Times New Roman" w:hAnsi="Times New Roman" w:cs="Times New Roman"/>
          <w:i/>
          <w:sz w:val="24"/>
          <w:szCs w:val="24"/>
          <w:lang w:val="en-GB"/>
        </w:rPr>
        <w:t xml:space="preserve">p. </w:t>
      </w:r>
      <w:proofErr w:type="spellStart"/>
      <w:r w:rsidRPr="00A127ED">
        <w:rPr>
          <w:rFonts w:ascii="Times New Roman" w:hAnsi="Times New Roman" w:cs="Times New Roman"/>
          <w:i/>
          <w:sz w:val="24"/>
          <w:szCs w:val="24"/>
          <w:lang w:val="en-GB"/>
        </w:rPr>
        <w:t>molestus</w:t>
      </w:r>
      <w:proofErr w:type="spellEnd"/>
      <w:r w:rsidRPr="00A127ED">
        <w:rPr>
          <w:rFonts w:ascii="Times New Roman" w:hAnsi="Times New Roman" w:cs="Times New Roman"/>
          <w:sz w:val="24"/>
          <w:szCs w:val="24"/>
          <w:lang w:val="en-GB"/>
        </w:rPr>
        <w:t xml:space="preserve"> </w:t>
      </w:r>
      <w:del w:id="1431" w:author="RL" w:date="2018-07-05T14:49:00Z">
        <w:r w:rsidRPr="00A127ED" w:rsidDel="00D976E6">
          <w:rPr>
            <w:rFonts w:ascii="Times New Roman" w:hAnsi="Times New Roman" w:cs="Times New Roman"/>
            <w:sz w:val="24"/>
            <w:szCs w:val="24"/>
            <w:lang w:val="en-GB"/>
          </w:rPr>
          <w:delText>larvea´s</w:delText>
        </w:r>
      </w:del>
      <w:ins w:id="1432" w:author="RL" w:date="2018-07-05T14:49:00Z">
        <w:r w:rsidR="00D976E6">
          <w:rPr>
            <w:rFonts w:ascii="Times New Roman" w:hAnsi="Times New Roman" w:cs="Times New Roman"/>
            <w:sz w:val="24"/>
            <w:szCs w:val="24"/>
            <w:lang w:val="en-GB"/>
          </w:rPr>
          <w:t>colony</w:t>
        </w:r>
      </w:ins>
      <w:r w:rsidRPr="00A127ED">
        <w:rPr>
          <w:rFonts w:ascii="Times New Roman" w:hAnsi="Times New Roman" w:cs="Times New Roman"/>
          <w:sz w:val="24"/>
          <w:szCs w:val="24"/>
          <w:lang w:val="en-GB"/>
        </w:rPr>
        <w:t xml:space="preserve"> and all adult mosquitoes were incubated at 26°C, with</w:t>
      </w:r>
      <w:r w:rsidRPr="0092604C">
        <w:rPr>
          <w:rFonts w:ascii="Times New Roman" w:hAnsi="Times New Roman" w:cs="Times New Roman"/>
          <w:sz w:val="24"/>
          <w:szCs w:val="24"/>
          <w:lang w:val="en-GB"/>
        </w:rPr>
        <w:t xml:space="preserve"> a relative humidity of 80% and a 12:12 </w:t>
      </w:r>
      <w:proofErr w:type="spellStart"/>
      <w:proofErr w:type="gramStart"/>
      <w:r w:rsidRPr="0092604C">
        <w:rPr>
          <w:rFonts w:ascii="Times New Roman" w:hAnsi="Times New Roman" w:cs="Times New Roman"/>
          <w:sz w:val="24"/>
          <w:szCs w:val="24"/>
          <w:lang w:val="en-GB"/>
        </w:rPr>
        <w:t>light:dark</w:t>
      </w:r>
      <w:proofErr w:type="spellEnd"/>
      <w:proofErr w:type="gramEnd"/>
      <w:r w:rsidRPr="0092604C">
        <w:rPr>
          <w:rFonts w:ascii="Times New Roman" w:hAnsi="Times New Roman" w:cs="Times New Roman"/>
          <w:sz w:val="24"/>
          <w:szCs w:val="24"/>
          <w:lang w:val="en-GB"/>
        </w:rPr>
        <w:t xml:space="preserve"> photoperiod. For differentiation of the </w:t>
      </w:r>
      <w:del w:id="1433" w:author="RL" w:date="2018-07-05T14:50:00Z">
        <w:r w:rsidRPr="0092604C" w:rsidDel="009E56CE">
          <w:rPr>
            <w:rFonts w:ascii="Times New Roman" w:hAnsi="Times New Roman" w:cs="Times New Roman"/>
            <w:sz w:val="24"/>
            <w:szCs w:val="24"/>
            <w:lang w:val="en-GB"/>
          </w:rPr>
          <w:delText>species/biotype</w:delText>
        </w:r>
      </w:del>
      <w:ins w:id="1434" w:author="RL" w:date="2018-07-05T14:50:00Z">
        <w:r w:rsidR="009E56CE">
          <w:rPr>
            <w:rFonts w:ascii="Times New Roman" w:hAnsi="Times New Roman" w:cs="Times New Roman"/>
            <w:sz w:val="24"/>
            <w:szCs w:val="24"/>
            <w:lang w:val="en-GB"/>
          </w:rPr>
          <w:t xml:space="preserve">three </w:t>
        </w:r>
        <w:r w:rsidR="009E56CE" w:rsidRPr="009E56CE">
          <w:rPr>
            <w:rFonts w:ascii="Times New Roman" w:hAnsi="Times New Roman" w:cs="Times New Roman"/>
            <w:i/>
            <w:sz w:val="24"/>
            <w:szCs w:val="24"/>
            <w:lang w:val="en-GB"/>
            <w:rPrChange w:id="1435" w:author="RL" w:date="2018-07-05T14:50:00Z">
              <w:rPr>
                <w:rFonts w:ascii="Times New Roman" w:hAnsi="Times New Roman" w:cs="Times New Roman"/>
                <w:sz w:val="24"/>
                <w:szCs w:val="24"/>
                <w:lang w:val="en-GB"/>
              </w:rPr>
            </w:rPrChange>
          </w:rPr>
          <w:t>Culex</w:t>
        </w:r>
        <w:r w:rsidR="009E56CE">
          <w:rPr>
            <w:rFonts w:ascii="Times New Roman" w:hAnsi="Times New Roman" w:cs="Times New Roman"/>
            <w:sz w:val="24"/>
            <w:szCs w:val="24"/>
            <w:lang w:val="en-GB"/>
          </w:rPr>
          <w:t xml:space="preserve"> taxa,</w:t>
        </w:r>
      </w:ins>
      <w:r w:rsidRPr="0092604C">
        <w:rPr>
          <w:rFonts w:ascii="Times New Roman" w:hAnsi="Times New Roman" w:cs="Times New Roman"/>
          <w:sz w:val="24"/>
          <w:szCs w:val="24"/>
          <w:lang w:val="en-GB"/>
        </w:rPr>
        <w:t xml:space="preserve"> DNA was extracted from </w:t>
      </w:r>
      <w:ins w:id="1436" w:author="RL" w:date="2018-07-05T14:50:00Z">
        <w:r w:rsidR="00F7026F" w:rsidRPr="002B7BDF">
          <w:rPr>
            <w:rFonts w:ascii="Times New Roman" w:hAnsi="Times New Roman" w:cs="Times New Roman"/>
            <w:sz w:val="24"/>
            <w:szCs w:val="24"/>
            <w:highlight w:val="red"/>
            <w:lang w:val="en-GB"/>
            <w:rPrChange w:id="1437" w:author="RL" w:date="2018-07-10T14:39:00Z">
              <w:rPr>
                <w:rFonts w:ascii="Times New Roman" w:hAnsi="Times New Roman" w:cs="Times New Roman"/>
                <w:sz w:val="24"/>
                <w:szCs w:val="24"/>
                <w:lang w:val="en-GB"/>
              </w:rPr>
            </w:rPrChange>
          </w:rPr>
          <w:t>x-x</w:t>
        </w:r>
        <w:r w:rsidR="00F7026F">
          <w:rPr>
            <w:rFonts w:ascii="Times New Roman" w:hAnsi="Times New Roman" w:cs="Times New Roman"/>
            <w:sz w:val="24"/>
            <w:szCs w:val="24"/>
            <w:lang w:val="en-GB"/>
          </w:rPr>
          <w:t xml:space="preserve"> </w:t>
        </w:r>
      </w:ins>
      <w:r w:rsidRPr="0092604C">
        <w:rPr>
          <w:rFonts w:ascii="Times New Roman" w:hAnsi="Times New Roman" w:cs="Times New Roman"/>
          <w:sz w:val="24"/>
          <w:szCs w:val="24"/>
          <w:lang w:val="en-GB"/>
        </w:rPr>
        <w:t>larvae</w:t>
      </w:r>
      <w:del w:id="1438" w:author="RL" w:date="2018-07-05T14:50:00Z">
        <w:r w:rsidRPr="0092604C" w:rsidDel="00F7026F">
          <w:rPr>
            <w:rFonts w:ascii="Times New Roman" w:hAnsi="Times New Roman" w:cs="Times New Roman"/>
            <w:sz w:val="24"/>
            <w:szCs w:val="24"/>
            <w:lang w:val="en-GB"/>
          </w:rPr>
          <w:delText>’s</w:delText>
        </w:r>
      </w:del>
      <w:ins w:id="1439" w:author="RL" w:date="2018-07-05T14:50:00Z">
        <w:r w:rsidR="00F7026F">
          <w:rPr>
            <w:rFonts w:ascii="Times New Roman" w:hAnsi="Times New Roman" w:cs="Times New Roman"/>
            <w:sz w:val="24"/>
            <w:szCs w:val="24"/>
            <w:lang w:val="en-GB"/>
          </w:rPr>
          <w:t xml:space="preserve"> (</w:t>
        </w:r>
        <w:r w:rsidR="00F7026F" w:rsidRPr="002B7BDF">
          <w:rPr>
            <w:rFonts w:ascii="Times New Roman" w:hAnsi="Times New Roman" w:cs="Times New Roman"/>
            <w:sz w:val="24"/>
            <w:szCs w:val="24"/>
            <w:highlight w:val="red"/>
            <w:lang w:val="en-GB"/>
            <w:rPrChange w:id="1440" w:author="RL" w:date="2018-07-10T14:39:00Z">
              <w:rPr>
                <w:rFonts w:ascii="Times New Roman" w:hAnsi="Times New Roman" w:cs="Times New Roman"/>
                <w:sz w:val="24"/>
                <w:szCs w:val="24"/>
                <w:lang w:val="en-GB"/>
              </w:rPr>
            </w:rPrChange>
          </w:rPr>
          <w:t>EXTRAKTIOSNKIT</w:t>
        </w:r>
        <w:r w:rsidR="00F7026F">
          <w:rPr>
            <w:rFonts w:ascii="Times New Roman" w:hAnsi="Times New Roman" w:cs="Times New Roman"/>
            <w:sz w:val="24"/>
            <w:szCs w:val="24"/>
            <w:lang w:val="en-GB"/>
          </w:rPr>
          <w:t>)</w:t>
        </w:r>
      </w:ins>
      <w:r w:rsidRPr="0092604C">
        <w:rPr>
          <w:rFonts w:ascii="Times New Roman" w:hAnsi="Times New Roman" w:cs="Times New Roman"/>
          <w:sz w:val="24"/>
          <w:szCs w:val="24"/>
          <w:lang w:val="en-GB"/>
        </w:rPr>
        <w:t xml:space="preserve"> and molecular </w:t>
      </w:r>
      <w:del w:id="1441" w:author="RL" w:date="2018-07-05T14:50:00Z">
        <w:r w:rsidRPr="0092604C" w:rsidDel="00F7026F">
          <w:rPr>
            <w:rFonts w:ascii="Times New Roman" w:hAnsi="Times New Roman" w:cs="Times New Roman"/>
            <w:sz w:val="24"/>
            <w:szCs w:val="24"/>
            <w:lang w:val="en-GB"/>
          </w:rPr>
          <w:delText xml:space="preserve">taxonomic </w:delText>
        </w:r>
      </w:del>
      <w:r w:rsidRPr="0092604C">
        <w:rPr>
          <w:rFonts w:ascii="Times New Roman" w:hAnsi="Times New Roman" w:cs="Times New Roman"/>
          <w:sz w:val="24"/>
          <w:szCs w:val="24"/>
          <w:lang w:val="en-GB"/>
        </w:rPr>
        <w:t xml:space="preserve">identification was performed by multiplex </w:t>
      </w:r>
      <w:commentRangeStart w:id="1442"/>
      <w:r w:rsidRPr="0092604C">
        <w:rPr>
          <w:rFonts w:ascii="Times New Roman" w:hAnsi="Times New Roman" w:cs="Times New Roman"/>
          <w:sz w:val="24"/>
          <w:szCs w:val="24"/>
          <w:lang w:val="en-GB"/>
        </w:rPr>
        <w:t xml:space="preserve">qPCR </w:t>
      </w:r>
      <w:commentRangeEnd w:id="1442"/>
      <w:r w:rsidR="00F7026F">
        <w:rPr>
          <w:rStyle w:val="Kommentarzeichen"/>
        </w:rPr>
        <w:commentReference w:id="1442"/>
      </w:r>
      <w:r w:rsidRPr="0092604C">
        <w:rPr>
          <w:rFonts w:ascii="Times New Roman" w:hAnsi="Times New Roman" w:cs="Times New Roman"/>
          <w:sz w:val="24"/>
          <w:szCs w:val="24"/>
          <w:lang w:val="en-GB"/>
        </w:rPr>
        <w:t>as previously described [</w:t>
      </w:r>
      <w:r w:rsidRPr="0092604C">
        <w:rPr>
          <w:rFonts w:ascii="Times New Roman" w:hAnsi="Times New Roman" w:cs="Times New Roman"/>
          <w:sz w:val="24"/>
          <w:szCs w:val="24"/>
          <w:highlight w:val="yellow"/>
          <w:lang w:val="en-GB"/>
        </w:rPr>
        <w:t xml:space="preserve">Rudolf et al 2013, </w:t>
      </w:r>
      <w:proofErr w:type="spellStart"/>
      <w:r w:rsidRPr="0092604C">
        <w:rPr>
          <w:rFonts w:ascii="Times New Roman" w:hAnsi="Times New Roman" w:cs="Times New Roman"/>
          <w:sz w:val="24"/>
          <w:szCs w:val="24"/>
          <w:highlight w:val="yellow"/>
          <w:lang w:val="en-GB"/>
        </w:rPr>
        <w:t>Vogels</w:t>
      </w:r>
      <w:proofErr w:type="spellEnd"/>
      <w:r w:rsidRPr="0092604C">
        <w:rPr>
          <w:rFonts w:ascii="Times New Roman" w:hAnsi="Times New Roman" w:cs="Times New Roman"/>
          <w:sz w:val="24"/>
          <w:szCs w:val="24"/>
          <w:highlight w:val="yellow"/>
          <w:lang w:val="en-GB"/>
        </w:rPr>
        <w:t xml:space="preserve"> et al 2015</w:t>
      </w:r>
      <w:r w:rsidRPr="0092604C">
        <w:rPr>
          <w:rFonts w:ascii="Times New Roman" w:hAnsi="Times New Roman" w:cs="Times New Roman"/>
          <w:sz w:val="24"/>
          <w:szCs w:val="24"/>
          <w:lang w:val="en-GB"/>
        </w:rPr>
        <w:t xml:space="preserve">]. </w:t>
      </w:r>
      <w:commentRangeStart w:id="1443"/>
      <w:r>
        <w:rPr>
          <w:rFonts w:ascii="Times New Roman" w:hAnsi="Times New Roman" w:cs="Times New Roman"/>
          <w:sz w:val="24"/>
          <w:szCs w:val="24"/>
          <w:lang w:val="en-GB"/>
        </w:rPr>
        <w:t xml:space="preserve">To exclude other virus infections, </w:t>
      </w:r>
      <w:r w:rsidRPr="0092604C">
        <w:rPr>
          <w:rFonts w:ascii="Times New Roman" w:hAnsi="Times New Roman" w:cs="Times New Roman"/>
          <w:sz w:val="24"/>
          <w:szCs w:val="24"/>
          <w:lang w:val="en-GB"/>
        </w:rPr>
        <w:t>10 randomly selected adult mosquito</w:t>
      </w:r>
      <w:r>
        <w:rPr>
          <w:rFonts w:ascii="Times New Roman" w:hAnsi="Times New Roman" w:cs="Times New Roman"/>
          <w:sz w:val="24"/>
          <w:szCs w:val="24"/>
          <w:lang w:val="en-GB"/>
        </w:rPr>
        <w:t>es per</w:t>
      </w:r>
      <w:r w:rsidRPr="0092604C">
        <w:rPr>
          <w:rFonts w:ascii="Times New Roman" w:hAnsi="Times New Roman" w:cs="Times New Roman"/>
          <w:sz w:val="24"/>
          <w:szCs w:val="24"/>
          <w:lang w:val="en-GB"/>
        </w:rPr>
        <w:t xml:space="preserve"> species were t</w:t>
      </w:r>
      <w:r>
        <w:rPr>
          <w:rFonts w:ascii="Times New Roman" w:hAnsi="Times New Roman" w:cs="Times New Roman"/>
          <w:sz w:val="24"/>
          <w:szCs w:val="24"/>
          <w:lang w:val="en-GB"/>
        </w:rPr>
        <w:t>ested by pan-</w:t>
      </w:r>
      <w:proofErr w:type="spellStart"/>
      <w:r>
        <w:rPr>
          <w:rFonts w:ascii="Times New Roman" w:hAnsi="Times New Roman" w:cs="Times New Roman"/>
          <w:sz w:val="24"/>
          <w:szCs w:val="24"/>
          <w:lang w:val="en-GB"/>
        </w:rPr>
        <w:t>flavi</w:t>
      </w:r>
      <w:proofErr w:type="spellEnd"/>
      <w:r>
        <w:rPr>
          <w:rFonts w:ascii="Times New Roman" w:hAnsi="Times New Roman" w:cs="Times New Roman"/>
          <w:sz w:val="24"/>
          <w:szCs w:val="24"/>
          <w:lang w:val="en-GB"/>
        </w:rPr>
        <w:t>-, pan-alpha- and pan-</w:t>
      </w:r>
      <w:proofErr w:type="spellStart"/>
      <w:r>
        <w:rPr>
          <w:rFonts w:ascii="Times New Roman" w:hAnsi="Times New Roman" w:cs="Times New Roman"/>
          <w:sz w:val="24"/>
          <w:szCs w:val="24"/>
          <w:lang w:val="en-GB"/>
        </w:rPr>
        <w:t>Orthobunyavirus</w:t>
      </w:r>
      <w:proofErr w:type="spellEnd"/>
      <w:r w:rsidRPr="0092604C">
        <w:rPr>
          <w:rFonts w:ascii="Times New Roman" w:hAnsi="Times New Roman" w:cs="Times New Roman"/>
          <w:sz w:val="24"/>
          <w:szCs w:val="24"/>
          <w:lang w:val="en-GB"/>
        </w:rPr>
        <w:t xml:space="preserve"> PCRs</w:t>
      </w:r>
      <w:moveToRangeStart w:id="1444" w:author="RL" w:date="2018-07-04T14:38:00Z" w:name="move518478451"/>
      <w:moveTo w:id="1445" w:author="RL" w:date="2018-07-04T14:38:00Z">
        <w:r w:rsidR="0074666F" w:rsidRPr="0092604C">
          <w:rPr>
            <w:rFonts w:ascii="Times New Roman" w:hAnsi="Times New Roman" w:cs="Times New Roman"/>
            <w:sz w:val="24"/>
            <w:szCs w:val="24"/>
            <w:lang w:val="en-GB"/>
          </w:rPr>
          <w:t xml:space="preserve"> [</w:t>
        </w:r>
        <w:r w:rsidR="0074666F" w:rsidRPr="0092604C">
          <w:rPr>
            <w:rFonts w:ascii="Times New Roman" w:hAnsi="Times New Roman" w:cs="Times New Roman"/>
            <w:sz w:val="24"/>
            <w:szCs w:val="24"/>
            <w:highlight w:val="yellow"/>
            <w:lang w:val="en-GB"/>
          </w:rPr>
          <w:t xml:space="preserve">Chao et al </w:t>
        </w:r>
        <w:r w:rsidR="0074666F" w:rsidRPr="00BB2C93">
          <w:rPr>
            <w:rFonts w:ascii="Times New Roman" w:hAnsi="Times New Roman" w:cs="Times New Roman"/>
            <w:sz w:val="24"/>
            <w:szCs w:val="24"/>
            <w:highlight w:val="yellow"/>
            <w:lang w:val="en-GB"/>
          </w:rPr>
          <w:t>2007,</w:t>
        </w:r>
        <w:r w:rsidR="0074666F" w:rsidRPr="009F675B">
          <w:rPr>
            <w:rFonts w:ascii="Times New Roman" w:hAnsi="Times New Roman"/>
            <w:sz w:val="24"/>
            <w:szCs w:val="24"/>
            <w:highlight w:val="yellow"/>
            <w:shd w:val="clear" w:color="auto" w:fill="FFFFFF"/>
            <w:lang w:val="en-US"/>
          </w:rPr>
          <w:t xml:space="preserve"> Eshoo et al. 2007, Lambert et al. 2009</w:t>
        </w:r>
        <w:r w:rsidR="0074666F" w:rsidRPr="00BB2C93">
          <w:rPr>
            <w:rFonts w:ascii="Times New Roman" w:hAnsi="Times New Roman" w:cs="Times New Roman"/>
            <w:sz w:val="24"/>
            <w:szCs w:val="24"/>
            <w:lang w:val="en-GB"/>
          </w:rPr>
          <w:t>]</w:t>
        </w:r>
      </w:moveTo>
      <w:moveToRangeEnd w:id="1444"/>
      <w:r>
        <w:rPr>
          <w:rFonts w:ascii="Times New Roman" w:hAnsi="Times New Roman" w:cs="Times New Roman"/>
          <w:sz w:val="24"/>
          <w:szCs w:val="24"/>
          <w:lang w:val="en-GB"/>
        </w:rPr>
        <w:t xml:space="preserve">, </w:t>
      </w:r>
      <w:ins w:id="1446" w:author="RL" w:date="2018-07-05T14:46:00Z">
        <w:r w:rsidR="003868F6">
          <w:rPr>
            <w:rFonts w:ascii="Times New Roman" w:hAnsi="Times New Roman" w:cs="Times New Roman"/>
            <w:sz w:val="24"/>
            <w:szCs w:val="24"/>
            <w:lang w:val="en-GB"/>
          </w:rPr>
          <w:t xml:space="preserve">but </w:t>
        </w:r>
      </w:ins>
      <w:r>
        <w:rPr>
          <w:rFonts w:ascii="Times New Roman" w:hAnsi="Times New Roman" w:cs="Times New Roman"/>
          <w:sz w:val="24"/>
          <w:szCs w:val="24"/>
          <w:lang w:val="en-GB"/>
        </w:rPr>
        <w:t>all individuals revealed negative results</w:t>
      </w:r>
      <w:moveFromRangeStart w:id="1447" w:author="RL" w:date="2018-07-04T14:38:00Z" w:name="move518478451"/>
      <w:moveFrom w:id="1448" w:author="RL" w:date="2018-07-04T14:38:00Z">
        <w:r w:rsidRPr="0092604C" w:rsidDel="0074666F">
          <w:rPr>
            <w:rFonts w:ascii="Times New Roman" w:hAnsi="Times New Roman" w:cs="Times New Roman"/>
            <w:sz w:val="24"/>
            <w:szCs w:val="24"/>
            <w:lang w:val="en-GB"/>
          </w:rPr>
          <w:t xml:space="preserve"> [</w:t>
        </w:r>
        <w:r w:rsidRPr="0092604C" w:rsidDel="0074666F">
          <w:rPr>
            <w:rFonts w:ascii="Times New Roman" w:hAnsi="Times New Roman" w:cs="Times New Roman"/>
            <w:sz w:val="24"/>
            <w:szCs w:val="24"/>
            <w:highlight w:val="yellow"/>
            <w:lang w:val="en-GB"/>
          </w:rPr>
          <w:t xml:space="preserve">Chao et al </w:t>
        </w:r>
        <w:r w:rsidRPr="00BB2C93" w:rsidDel="0074666F">
          <w:rPr>
            <w:rFonts w:ascii="Times New Roman" w:hAnsi="Times New Roman" w:cs="Times New Roman"/>
            <w:sz w:val="24"/>
            <w:szCs w:val="24"/>
            <w:highlight w:val="yellow"/>
            <w:lang w:val="en-GB"/>
          </w:rPr>
          <w:t>2007,</w:t>
        </w:r>
        <w:r w:rsidRPr="009F675B" w:rsidDel="0074666F">
          <w:rPr>
            <w:rFonts w:ascii="Times New Roman" w:hAnsi="Times New Roman"/>
            <w:sz w:val="24"/>
            <w:szCs w:val="24"/>
            <w:highlight w:val="yellow"/>
            <w:shd w:val="clear" w:color="auto" w:fill="FFFFFF"/>
            <w:lang w:val="en-US"/>
          </w:rPr>
          <w:t xml:space="preserve"> Eshoo et al. 2007, Lambert et al. 2009</w:t>
        </w:r>
        <w:r w:rsidRPr="00BB2C93" w:rsidDel="0074666F">
          <w:rPr>
            <w:rFonts w:ascii="Times New Roman" w:hAnsi="Times New Roman" w:cs="Times New Roman"/>
            <w:sz w:val="24"/>
            <w:szCs w:val="24"/>
            <w:lang w:val="en-GB"/>
          </w:rPr>
          <w:t>]</w:t>
        </w:r>
      </w:moveFrom>
      <w:moveFromRangeEnd w:id="1447"/>
      <w:r w:rsidRPr="00BB2C93">
        <w:rPr>
          <w:rFonts w:ascii="Times New Roman" w:hAnsi="Times New Roman" w:cs="Times New Roman"/>
          <w:sz w:val="24"/>
          <w:szCs w:val="24"/>
          <w:lang w:val="en-GB"/>
        </w:rPr>
        <w:t>.</w:t>
      </w:r>
      <w:commentRangeEnd w:id="1443"/>
      <w:r w:rsidR="00F7026F">
        <w:rPr>
          <w:rStyle w:val="Kommentarzeichen"/>
        </w:rPr>
        <w:commentReference w:id="1443"/>
      </w:r>
    </w:p>
    <w:p w14:paraId="15693761" w14:textId="7170688A" w:rsidR="0068160D" w:rsidRPr="0092604C" w:rsidRDefault="0068160D" w:rsidP="0068160D">
      <w:pPr>
        <w:spacing w:after="0"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007E38EB" w14:textId="77777777" w:rsidR="0068160D" w:rsidRPr="0092604C" w:rsidRDefault="0068160D" w:rsidP="0068160D">
      <w:pPr>
        <w:spacing w:after="0" w:line="480" w:lineRule="auto"/>
        <w:rPr>
          <w:rFonts w:ascii="Times New Roman" w:hAnsi="Times New Roman" w:cs="Times New Roman"/>
          <w:b/>
          <w:sz w:val="24"/>
          <w:szCs w:val="24"/>
          <w:lang w:val="en-GB"/>
        </w:rPr>
      </w:pPr>
      <w:r w:rsidRPr="0092604C">
        <w:rPr>
          <w:rFonts w:ascii="Times New Roman" w:hAnsi="Times New Roman" w:cs="Times New Roman"/>
          <w:b/>
          <w:sz w:val="24"/>
          <w:szCs w:val="24"/>
          <w:lang w:val="en-GB"/>
        </w:rPr>
        <w:t>Experimental infection and analysis</w:t>
      </w:r>
    </w:p>
    <w:p w14:paraId="055A3716" w14:textId="3257602E" w:rsidR="0068160D" w:rsidRPr="0092604C" w:rsidRDefault="0068160D" w:rsidP="0068160D">
      <w:pPr>
        <w:widowControl w:val="0"/>
        <w:autoSpaceDE w:val="0"/>
        <w:autoSpaceDN w:val="0"/>
        <w:adjustRightInd w:val="0"/>
        <w:spacing w:after="240" w:line="480" w:lineRule="auto"/>
        <w:rPr>
          <w:rFonts w:ascii="Times New Roman" w:hAnsi="Times New Roman" w:cs="Times New Roman"/>
          <w:sz w:val="24"/>
          <w:szCs w:val="24"/>
          <w:lang w:val="en-GB"/>
        </w:rPr>
      </w:pPr>
      <w:r w:rsidRPr="0092604C">
        <w:rPr>
          <w:rFonts w:ascii="Times New Roman" w:hAnsi="Times New Roman" w:cs="Times New Roman"/>
          <w:sz w:val="24"/>
          <w:szCs w:val="24"/>
          <w:lang w:val="en-GB"/>
        </w:rPr>
        <w:t xml:space="preserve">4-14 days-old female mosquitoes were starved 24 hours before </w:t>
      </w:r>
      <w:del w:id="1449" w:author="RL" w:date="2018-07-05T14:51:00Z">
        <w:r w:rsidRPr="0092604C" w:rsidDel="00355A09">
          <w:rPr>
            <w:rFonts w:ascii="Times New Roman" w:hAnsi="Times New Roman" w:cs="Times New Roman"/>
            <w:sz w:val="24"/>
            <w:szCs w:val="24"/>
            <w:lang w:val="en-GB"/>
          </w:rPr>
          <w:delText xml:space="preserve">challenging </w:delText>
        </w:r>
      </w:del>
      <w:ins w:id="1450" w:author="RL" w:date="2018-07-05T14:51:00Z">
        <w:r w:rsidR="00355A09" w:rsidRPr="0092604C">
          <w:rPr>
            <w:rFonts w:ascii="Times New Roman" w:hAnsi="Times New Roman" w:cs="Times New Roman"/>
            <w:sz w:val="24"/>
            <w:szCs w:val="24"/>
            <w:lang w:val="en-GB"/>
          </w:rPr>
          <w:t>challeng</w:t>
        </w:r>
        <w:r w:rsidR="00355A09">
          <w:rPr>
            <w:rFonts w:ascii="Times New Roman" w:hAnsi="Times New Roman" w:cs="Times New Roman"/>
            <w:sz w:val="24"/>
            <w:szCs w:val="24"/>
            <w:lang w:val="en-GB"/>
          </w:rPr>
          <w:t>ed with</w:t>
        </w:r>
        <w:r w:rsidR="00355A09" w:rsidRPr="0092604C">
          <w:rPr>
            <w:rFonts w:ascii="Times New Roman" w:hAnsi="Times New Roman" w:cs="Times New Roman"/>
            <w:sz w:val="24"/>
            <w:szCs w:val="24"/>
            <w:lang w:val="en-GB"/>
          </w:rPr>
          <w:t xml:space="preserve"> </w:t>
        </w:r>
      </w:ins>
      <w:r w:rsidRPr="0092604C">
        <w:rPr>
          <w:rFonts w:ascii="Times New Roman" w:hAnsi="Times New Roman" w:cs="Times New Roman"/>
          <w:sz w:val="24"/>
          <w:szCs w:val="24"/>
          <w:lang w:val="en-GB"/>
        </w:rPr>
        <w:t xml:space="preserve">blood meals, containing </w:t>
      </w:r>
      <w:del w:id="1451" w:author="RL" w:date="2018-07-05T14:55:00Z">
        <w:r w:rsidRPr="0092604C" w:rsidDel="00DE65FD">
          <w:rPr>
            <w:rFonts w:ascii="Times New Roman" w:hAnsi="Times New Roman" w:cs="Times New Roman"/>
            <w:sz w:val="24"/>
            <w:szCs w:val="24"/>
            <w:lang w:val="en-GB"/>
          </w:rPr>
          <w:delText xml:space="preserve">WNV </w:delText>
        </w:r>
      </w:del>
      <w:ins w:id="1452" w:author="RL" w:date="2018-07-05T14:55:00Z">
        <w:r w:rsidR="00DE65FD">
          <w:rPr>
            <w:rFonts w:ascii="Times New Roman" w:hAnsi="Times New Roman" w:cs="Times New Roman"/>
            <w:sz w:val="24"/>
            <w:szCs w:val="24"/>
            <w:lang w:val="en-GB"/>
          </w:rPr>
          <w:t>West Nile virus</w:t>
        </w:r>
        <w:r w:rsidR="00DE65FD" w:rsidRPr="0092604C">
          <w:rPr>
            <w:rFonts w:ascii="Times New Roman" w:hAnsi="Times New Roman" w:cs="Times New Roman"/>
            <w:sz w:val="24"/>
            <w:szCs w:val="24"/>
            <w:lang w:val="en-GB"/>
          </w:rPr>
          <w:t xml:space="preserve"> </w:t>
        </w:r>
      </w:ins>
      <w:r w:rsidRPr="0092604C">
        <w:rPr>
          <w:rFonts w:ascii="Times New Roman" w:hAnsi="Times New Roman" w:cs="Times New Roman"/>
          <w:sz w:val="24"/>
          <w:szCs w:val="24"/>
          <w:lang w:val="en-GB"/>
        </w:rPr>
        <w:t xml:space="preserve">(WNV isolate </w:t>
      </w:r>
      <w:r w:rsidRPr="0092604C">
        <w:rPr>
          <w:rFonts w:ascii="Times New Roman" w:eastAsiaTheme="minorEastAsia" w:hAnsi="Times New Roman" w:cs="Times New Roman"/>
          <w:sz w:val="24"/>
          <w:szCs w:val="24"/>
          <w:lang w:val="en-GB" w:eastAsia="de-DE"/>
        </w:rPr>
        <w:t xml:space="preserve">TOS-09, </w:t>
      </w:r>
      <w:proofErr w:type="spellStart"/>
      <w:r w:rsidRPr="0092604C">
        <w:rPr>
          <w:rFonts w:ascii="Times New Roman" w:eastAsiaTheme="minorEastAsia" w:hAnsi="Times New Roman" w:cs="Times New Roman"/>
          <w:sz w:val="24"/>
          <w:szCs w:val="24"/>
          <w:lang w:val="en-GB" w:eastAsia="de-DE"/>
        </w:rPr>
        <w:t>Genbank</w:t>
      </w:r>
      <w:proofErr w:type="spellEnd"/>
      <w:r w:rsidRPr="0092604C">
        <w:rPr>
          <w:rFonts w:ascii="Times New Roman" w:eastAsiaTheme="minorEastAsia" w:hAnsi="Times New Roman" w:cs="Times New Roman"/>
          <w:sz w:val="24"/>
          <w:szCs w:val="24"/>
          <w:lang w:val="en-GB" w:eastAsia="de-DE"/>
        </w:rPr>
        <w:t xml:space="preserve"> </w:t>
      </w:r>
      <w:r w:rsidRPr="0092604C">
        <w:rPr>
          <w:rFonts w:ascii="Times New Roman" w:eastAsiaTheme="minorEastAsia" w:hAnsi="Times New Roman" w:cs="Times New Roman"/>
          <w:sz w:val="24"/>
          <w:szCs w:val="24"/>
          <w:lang w:val="en-GB" w:eastAsia="de-DE"/>
        </w:rPr>
        <w:lastRenderedPageBreak/>
        <w:t xml:space="preserve">HM991273/HM641225) </w:t>
      </w:r>
      <w:r w:rsidRPr="0092604C">
        <w:rPr>
          <w:rFonts w:ascii="Times New Roman" w:hAnsi="Times New Roman" w:cs="Times New Roman"/>
          <w:sz w:val="24"/>
          <w:szCs w:val="24"/>
          <w:lang w:val="en-GB"/>
        </w:rPr>
        <w:t>[</w:t>
      </w:r>
      <w:r w:rsidRPr="0092604C">
        <w:rPr>
          <w:rFonts w:ascii="Times New Roman" w:hAnsi="Times New Roman" w:cs="Times New Roman"/>
          <w:sz w:val="24"/>
          <w:szCs w:val="24"/>
          <w:highlight w:val="yellow"/>
          <w:lang w:val="en-GB"/>
        </w:rPr>
        <w:t>Rossini et al 2011</w:t>
      </w:r>
      <w:r w:rsidRPr="0092604C">
        <w:rPr>
          <w:rFonts w:ascii="Times New Roman" w:hAnsi="Times New Roman" w:cs="Times New Roman"/>
          <w:sz w:val="24"/>
          <w:szCs w:val="24"/>
          <w:lang w:val="en-GB"/>
        </w:rPr>
        <w:t>] at a final concentration of 10</w:t>
      </w:r>
      <w:r w:rsidRPr="0092604C">
        <w:rPr>
          <w:rFonts w:ascii="Times New Roman" w:hAnsi="Times New Roman" w:cs="Times New Roman"/>
          <w:sz w:val="24"/>
          <w:szCs w:val="24"/>
          <w:vertAlign w:val="superscript"/>
          <w:lang w:val="en-GB"/>
        </w:rPr>
        <w:t>7</w:t>
      </w:r>
      <w:r w:rsidRPr="0092604C">
        <w:rPr>
          <w:rFonts w:ascii="Times New Roman" w:hAnsi="Times New Roman" w:cs="Times New Roman"/>
          <w:sz w:val="24"/>
          <w:szCs w:val="24"/>
          <w:lang w:val="en-GB"/>
        </w:rPr>
        <w:t xml:space="preserve"> plaque forming units per millilitre (PFU/ml)</w:t>
      </w:r>
      <w:r w:rsidR="00E033BC">
        <w:rPr>
          <w:rFonts w:ascii="Times New Roman" w:hAnsi="Times New Roman" w:cs="Times New Roman"/>
          <w:sz w:val="24"/>
          <w:szCs w:val="24"/>
          <w:lang w:val="en-GB"/>
        </w:rPr>
        <w:t xml:space="preserve">. This concentration is recommended for artificial blood meals </w:t>
      </w:r>
      <w:del w:id="1453" w:author="RL" w:date="2018-07-05T14:51:00Z">
        <w:r w:rsidR="00E033BC" w:rsidDel="00DF48F1">
          <w:rPr>
            <w:rFonts w:ascii="Times New Roman" w:hAnsi="Times New Roman" w:cs="Times New Roman"/>
            <w:sz w:val="24"/>
            <w:szCs w:val="24"/>
            <w:lang w:val="en-GB"/>
          </w:rPr>
          <w:delText xml:space="preserve">by </w:delText>
        </w:r>
      </w:del>
      <w:ins w:id="1454" w:author="RL" w:date="2018-07-05T14:51:00Z">
        <w:r w:rsidR="00DF48F1">
          <w:rPr>
            <w:rFonts w:ascii="Times New Roman" w:hAnsi="Times New Roman" w:cs="Times New Roman"/>
            <w:sz w:val="24"/>
            <w:szCs w:val="24"/>
            <w:lang w:val="en-GB"/>
          </w:rPr>
          <w:t>[</w:t>
        </w:r>
      </w:ins>
      <w:proofErr w:type="spellStart"/>
      <w:r w:rsidR="00E033BC" w:rsidRPr="00A83387">
        <w:rPr>
          <w:rFonts w:ascii="Times New Roman" w:hAnsi="Times New Roman" w:cs="Times New Roman"/>
          <w:sz w:val="24"/>
          <w:szCs w:val="24"/>
          <w:highlight w:val="yellow"/>
          <w:lang w:val="en-GB"/>
          <w:rPrChange w:id="1455" w:author="RL" w:date="2018-07-05T14:51:00Z">
            <w:rPr>
              <w:rFonts w:ascii="Times New Roman" w:hAnsi="Times New Roman" w:cs="Times New Roman"/>
              <w:sz w:val="24"/>
              <w:szCs w:val="24"/>
              <w:lang w:val="en-GB"/>
            </w:rPr>
          </w:rPrChange>
        </w:rPr>
        <w:t>Vogels</w:t>
      </w:r>
      <w:proofErr w:type="spellEnd"/>
      <w:r w:rsidR="00E033BC" w:rsidRPr="00A83387">
        <w:rPr>
          <w:rFonts w:ascii="Times New Roman" w:hAnsi="Times New Roman" w:cs="Times New Roman"/>
          <w:sz w:val="24"/>
          <w:szCs w:val="24"/>
          <w:highlight w:val="yellow"/>
          <w:lang w:val="en-GB"/>
          <w:rPrChange w:id="1456" w:author="RL" w:date="2018-07-05T14:51:00Z">
            <w:rPr>
              <w:rFonts w:ascii="Times New Roman" w:hAnsi="Times New Roman" w:cs="Times New Roman"/>
              <w:sz w:val="24"/>
              <w:szCs w:val="24"/>
              <w:lang w:val="en-GB"/>
            </w:rPr>
          </w:rPrChange>
        </w:rPr>
        <w:t xml:space="preserve"> et al.</w:t>
      </w:r>
      <w:ins w:id="1457" w:author="RL" w:date="2018-07-05T14:52:00Z">
        <w:r w:rsidR="00DF48F1">
          <w:rPr>
            <w:rFonts w:ascii="Times New Roman" w:hAnsi="Times New Roman" w:cs="Times New Roman"/>
            <w:sz w:val="24"/>
            <w:szCs w:val="24"/>
            <w:lang w:val="en-GB"/>
          </w:rPr>
          <w:t>]</w:t>
        </w:r>
      </w:ins>
      <w:ins w:id="1458" w:author="RL" w:date="2018-07-05T14:51:00Z">
        <w:r w:rsidR="00DF48F1">
          <w:rPr>
            <w:rFonts w:ascii="Times New Roman" w:hAnsi="Times New Roman" w:cs="Times New Roman"/>
            <w:sz w:val="24"/>
            <w:szCs w:val="24"/>
            <w:lang w:val="en-GB"/>
          </w:rPr>
          <w:t>,</w:t>
        </w:r>
      </w:ins>
      <w:r w:rsidR="00E033BC">
        <w:rPr>
          <w:rFonts w:ascii="Times New Roman" w:hAnsi="Times New Roman" w:cs="Times New Roman"/>
          <w:sz w:val="24"/>
          <w:szCs w:val="24"/>
          <w:lang w:val="en-GB"/>
        </w:rPr>
        <w:t xml:space="preserve"> because it corresponds to natural bird </w:t>
      </w:r>
      <w:del w:id="1459" w:author="RL" w:date="2018-07-05T14:52:00Z">
        <w:r w:rsidR="00E033BC" w:rsidDel="00DF48F1">
          <w:rPr>
            <w:rFonts w:ascii="Times New Roman" w:hAnsi="Times New Roman" w:cs="Times New Roman"/>
            <w:sz w:val="24"/>
            <w:szCs w:val="24"/>
            <w:lang w:val="en-GB"/>
          </w:rPr>
          <w:delText>vireamia</w:delText>
        </w:r>
      </w:del>
      <w:ins w:id="1460" w:author="RL" w:date="2018-07-05T14:52:00Z">
        <w:r w:rsidR="00DF48F1">
          <w:rPr>
            <w:rFonts w:ascii="Times New Roman" w:hAnsi="Times New Roman" w:cs="Times New Roman"/>
            <w:sz w:val="24"/>
            <w:szCs w:val="24"/>
            <w:lang w:val="en-GB"/>
          </w:rPr>
          <w:t>viremia</w:t>
        </w:r>
      </w:ins>
      <w:r w:rsidR="00E033BC">
        <w:rPr>
          <w:rFonts w:ascii="Times New Roman" w:hAnsi="Times New Roman" w:cs="Times New Roman"/>
          <w:sz w:val="24"/>
          <w:szCs w:val="24"/>
          <w:lang w:val="en-GB"/>
        </w:rPr>
        <w:t xml:space="preserve"> </w:t>
      </w:r>
      <w:r w:rsidR="00E033BC" w:rsidRPr="0092604C">
        <w:rPr>
          <w:rFonts w:ascii="Times New Roman" w:hAnsi="Times New Roman" w:cs="Times New Roman"/>
          <w:sz w:val="24"/>
          <w:szCs w:val="24"/>
          <w:lang w:val="en-GB"/>
        </w:rPr>
        <w:t>[</w:t>
      </w:r>
      <w:proofErr w:type="spellStart"/>
      <w:r w:rsidR="00E033BC">
        <w:rPr>
          <w:rFonts w:ascii="Times New Roman" w:hAnsi="Times New Roman" w:cs="Times New Roman"/>
          <w:sz w:val="24"/>
          <w:szCs w:val="24"/>
          <w:highlight w:val="yellow"/>
          <w:lang w:val="en-GB"/>
        </w:rPr>
        <w:t>Vogels</w:t>
      </w:r>
      <w:proofErr w:type="spellEnd"/>
      <w:r w:rsidR="00E033BC" w:rsidRPr="0092604C">
        <w:rPr>
          <w:rFonts w:ascii="Times New Roman" w:hAnsi="Times New Roman" w:cs="Times New Roman"/>
          <w:sz w:val="24"/>
          <w:szCs w:val="24"/>
          <w:highlight w:val="yellow"/>
          <w:lang w:val="en-GB"/>
        </w:rPr>
        <w:t xml:space="preserve"> et al </w:t>
      </w:r>
      <w:commentRangeStart w:id="1461"/>
      <w:r w:rsidR="00E033BC" w:rsidRPr="0092604C">
        <w:rPr>
          <w:rFonts w:ascii="Times New Roman" w:hAnsi="Times New Roman" w:cs="Times New Roman"/>
          <w:sz w:val="24"/>
          <w:szCs w:val="24"/>
          <w:highlight w:val="yellow"/>
          <w:lang w:val="en-GB"/>
        </w:rPr>
        <w:t>201</w:t>
      </w:r>
      <w:r w:rsidR="00E033BC">
        <w:rPr>
          <w:rFonts w:ascii="Times New Roman" w:hAnsi="Times New Roman" w:cs="Times New Roman"/>
          <w:sz w:val="24"/>
          <w:szCs w:val="24"/>
          <w:lang w:val="en-GB"/>
        </w:rPr>
        <w:t>7</w:t>
      </w:r>
      <w:commentRangeEnd w:id="1461"/>
      <w:r w:rsidR="0006718E">
        <w:rPr>
          <w:rStyle w:val="Kommentarzeichen"/>
        </w:rPr>
        <w:commentReference w:id="1461"/>
      </w:r>
      <w:r w:rsidR="00E033BC" w:rsidRPr="0092604C">
        <w:rPr>
          <w:rFonts w:ascii="Times New Roman" w:hAnsi="Times New Roman" w:cs="Times New Roman"/>
          <w:sz w:val="24"/>
          <w:szCs w:val="24"/>
          <w:lang w:val="en-GB"/>
        </w:rPr>
        <w:t>]</w:t>
      </w:r>
      <w:r w:rsidRPr="0092604C">
        <w:rPr>
          <w:rFonts w:ascii="Times New Roman" w:hAnsi="Times New Roman" w:cs="Times New Roman"/>
          <w:sz w:val="24"/>
          <w:szCs w:val="24"/>
          <w:lang w:val="en-GB"/>
        </w:rPr>
        <w:t>. Artificial blood meal</w:t>
      </w:r>
      <w:ins w:id="1462" w:author="RL" w:date="2018-07-05T14:52:00Z">
        <w:r w:rsidR="00DF48F1">
          <w:rPr>
            <w:rFonts w:ascii="Times New Roman" w:hAnsi="Times New Roman" w:cs="Times New Roman"/>
            <w:sz w:val="24"/>
            <w:szCs w:val="24"/>
            <w:lang w:val="en-GB"/>
          </w:rPr>
          <w:t>s</w:t>
        </w:r>
      </w:ins>
      <w:r w:rsidRPr="0092604C">
        <w:rPr>
          <w:rFonts w:ascii="Times New Roman" w:hAnsi="Times New Roman" w:cs="Times New Roman"/>
          <w:sz w:val="24"/>
          <w:szCs w:val="24"/>
          <w:lang w:val="en-GB"/>
        </w:rPr>
        <w:t xml:space="preserve"> </w:t>
      </w:r>
      <w:del w:id="1463" w:author="RL" w:date="2018-07-05T14:52:00Z">
        <w:r w:rsidRPr="0092604C" w:rsidDel="00DF48F1">
          <w:rPr>
            <w:rFonts w:ascii="Times New Roman" w:hAnsi="Times New Roman" w:cs="Times New Roman"/>
            <w:sz w:val="24"/>
            <w:szCs w:val="24"/>
            <w:lang w:val="en-GB"/>
          </w:rPr>
          <w:delText>was performed by</w:delText>
        </w:r>
      </w:del>
      <w:ins w:id="1464" w:author="RL" w:date="2018-07-05T14:52:00Z">
        <w:r w:rsidR="00DF48F1">
          <w:rPr>
            <w:rFonts w:ascii="Times New Roman" w:hAnsi="Times New Roman" w:cs="Times New Roman"/>
            <w:sz w:val="24"/>
            <w:szCs w:val="24"/>
            <w:lang w:val="en-GB"/>
          </w:rPr>
          <w:t>were</w:t>
        </w:r>
      </w:ins>
      <w:r w:rsidRPr="0092604C">
        <w:rPr>
          <w:rFonts w:ascii="Times New Roman" w:hAnsi="Times New Roman" w:cs="Times New Roman"/>
          <w:sz w:val="24"/>
          <w:szCs w:val="24"/>
          <w:lang w:val="en-GB"/>
        </w:rPr>
        <w:t xml:space="preserve"> </w:t>
      </w:r>
      <w:del w:id="1465" w:author="RL" w:date="2018-07-05T14:52:00Z">
        <w:r w:rsidRPr="0092604C" w:rsidDel="00DF48F1">
          <w:rPr>
            <w:rFonts w:ascii="Times New Roman" w:hAnsi="Times New Roman" w:cs="Times New Roman"/>
            <w:sz w:val="24"/>
            <w:szCs w:val="24"/>
            <w:lang w:val="en-GB"/>
          </w:rPr>
          <w:delText xml:space="preserve">providing </w:delText>
        </w:r>
      </w:del>
      <w:ins w:id="1466" w:author="RL" w:date="2018-07-05T14:52:00Z">
        <w:r w:rsidR="00DF48F1" w:rsidRPr="0092604C">
          <w:rPr>
            <w:rFonts w:ascii="Times New Roman" w:hAnsi="Times New Roman" w:cs="Times New Roman"/>
            <w:sz w:val="24"/>
            <w:szCs w:val="24"/>
            <w:lang w:val="en-GB"/>
          </w:rPr>
          <w:t>provid</w:t>
        </w:r>
        <w:r w:rsidR="00DF48F1">
          <w:rPr>
            <w:rFonts w:ascii="Times New Roman" w:hAnsi="Times New Roman" w:cs="Times New Roman"/>
            <w:sz w:val="24"/>
            <w:szCs w:val="24"/>
            <w:lang w:val="en-GB"/>
          </w:rPr>
          <w:t>ed over</w:t>
        </w:r>
        <w:r w:rsidR="00DF48F1" w:rsidRPr="0092604C">
          <w:rPr>
            <w:rFonts w:ascii="Times New Roman" w:hAnsi="Times New Roman" w:cs="Times New Roman"/>
            <w:sz w:val="24"/>
            <w:szCs w:val="24"/>
            <w:lang w:val="en-GB"/>
          </w:rPr>
          <w:t>night</w:t>
        </w:r>
        <w:r w:rsidR="00DF48F1">
          <w:rPr>
            <w:rFonts w:ascii="Times New Roman" w:hAnsi="Times New Roman" w:cs="Times New Roman"/>
            <w:sz w:val="24"/>
            <w:szCs w:val="24"/>
            <w:lang w:val="en-GB"/>
          </w:rPr>
          <w:t>, using</w:t>
        </w:r>
        <w:r w:rsidR="00DF48F1" w:rsidRPr="0092604C">
          <w:rPr>
            <w:rFonts w:ascii="Times New Roman" w:hAnsi="Times New Roman" w:cs="Times New Roman"/>
            <w:sz w:val="24"/>
            <w:szCs w:val="24"/>
            <w:lang w:val="en-GB"/>
          </w:rPr>
          <w:t xml:space="preserve"> </w:t>
        </w:r>
      </w:ins>
      <w:r w:rsidRPr="0092604C">
        <w:rPr>
          <w:rFonts w:ascii="Times New Roman" w:hAnsi="Times New Roman" w:cs="Times New Roman"/>
          <w:sz w:val="24"/>
          <w:szCs w:val="24"/>
          <w:lang w:val="en-GB"/>
        </w:rPr>
        <w:t>cotton sticks bloated with infectious blood</w:t>
      </w:r>
      <w:del w:id="1467" w:author="RL" w:date="2018-07-05T14:52:00Z">
        <w:r w:rsidRPr="0092604C" w:rsidDel="00DF48F1">
          <w:rPr>
            <w:rFonts w:ascii="Times New Roman" w:hAnsi="Times New Roman" w:cs="Times New Roman"/>
            <w:sz w:val="24"/>
            <w:szCs w:val="24"/>
            <w:lang w:val="en-GB"/>
          </w:rPr>
          <w:delText xml:space="preserve"> over night</w:delText>
        </w:r>
      </w:del>
      <w:r w:rsidRPr="0092604C">
        <w:rPr>
          <w:rFonts w:ascii="Times New Roman" w:hAnsi="Times New Roman" w:cs="Times New Roman"/>
          <w:sz w:val="24"/>
          <w:szCs w:val="24"/>
          <w:lang w:val="en-GB"/>
        </w:rPr>
        <w:t xml:space="preserve">. Engorged females were incubated at 80% humidity at </w:t>
      </w:r>
      <w:r w:rsidR="00987C94">
        <w:rPr>
          <w:rFonts w:ascii="Times New Roman" w:hAnsi="Times New Roman" w:cs="Times New Roman"/>
          <w:sz w:val="24"/>
          <w:szCs w:val="24"/>
          <w:lang w:val="en-GB"/>
        </w:rPr>
        <w:t xml:space="preserve">18°C, </w:t>
      </w:r>
      <w:r w:rsidRPr="0092604C">
        <w:rPr>
          <w:rFonts w:ascii="Times New Roman" w:hAnsi="Times New Roman" w:cs="Times New Roman"/>
          <w:sz w:val="24"/>
          <w:szCs w:val="24"/>
          <w:lang w:val="en-GB"/>
        </w:rPr>
        <w:t xml:space="preserve">21°C, 24°C or 27°C, </w:t>
      </w:r>
      <w:r w:rsidR="00987C94" w:rsidRPr="0092604C">
        <w:rPr>
          <w:rFonts w:ascii="Times New Roman" w:hAnsi="Times New Roman" w:cs="Times New Roman"/>
          <w:sz w:val="24"/>
          <w:szCs w:val="24"/>
          <w:lang w:val="en-GB"/>
        </w:rPr>
        <w:t>respectively</w:t>
      </w:r>
      <w:r w:rsidRPr="0092604C">
        <w:rPr>
          <w:rFonts w:ascii="Times New Roman" w:hAnsi="Times New Roman" w:cs="Times New Roman"/>
          <w:sz w:val="24"/>
          <w:szCs w:val="24"/>
          <w:lang w:val="en-GB"/>
        </w:rPr>
        <w:t xml:space="preserve">. </w:t>
      </w:r>
      <w:del w:id="1468" w:author="RL" w:date="2018-07-05T14:55:00Z">
        <w:r w:rsidRPr="0092604C" w:rsidDel="00DE65FD">
          <w:rPr>
            <w:rFonts w:ascii="Times New Roman" w:hAnsi="Times New Roman" w:cs="Times New Roman"/>
            <w:sz w:val="24"/>
            <w:szCs w:val="24"/>
            <w:lang w:val="en-GB"/>
          </w:rPr>
          <w:delText xml:space="preserve">Infection analyses were done 14 and 21 days post infection (dpi) for approximately 30 individuals per time point and species/biotype. </w:delText>
        </w:r>
      </w:del>
    </w:p>
    <w:p w14:paraId="710004CE" w14:textId="7535448C" w:rsidR="0068160D" w:rsidRDefault="0068160D" w:rsidP="0068160D">
      <w:pPr>
        <w:widowControl w:val="0"/>
        <w:autoSpaceDE w:val="0"/>
        <w:autoSpaceDN w:val="0"/>
        <w:adjustRightInd w:val="0"/>
        <w:spacing w:after="240" w:line="480" w:lineRule="auto"/>
        <w:rPr>
          <w:rFonts w:ascii="Times New Roman" w:hAnsi="Times New Roman" w:cs="Times New Roman"/>
          <w:sz w:val="24"/>
          <w:szCs w:val="24"/>
          <w:lang w:val="en-GB"/>
        </w:rPr>
      </w:pPr>
      <w:del w:id="1469" w:author="RL" w:date="2018-07-05T14:55:00Z">
        <w:r w:rsidRPr="0092604C" w:rsidDel="00DE65FD">
          <w:rPr>
            <w:rFonts w:ascii="Times New Roman" w:hAnsi="Times New Roman" w:cs="Times New Roman"/>
            <w:sz w:val="24"/>
            <w:szCs w:val="24"/>
            <w:lang w:val="en-GB"/>
          </w:rPr>
          <w:delText>Subsequently, m</w:delText>
        </w:r>
      </w:del>
      <w:ins w:id="1470" w:author="RL" w:date="2018-07-05T14:55:00Z">
        <w:r w:rsidR="00DE65FD">
          <w:rPr>
            <w:rFonts w:ascii="Times New Roman" w:hAnsi="Times New Roman" w:cs="Times New Roman"/>
            <w:sz w:val="24"/>
            <w:szCs w:val="24"/>
            <w:lang w:val="en-GB"/>
          </w:rPr>
          <w:t>M</w:t>
        </w:r>
      </w:ins>
      <w:r w:rsidRPr="0092604C">
        <w:rPr>
          <w:rFonts w:ascii="Times New Roman" w:hAnsi="Times New Roman" w:cs="Times New Roman"/>
          <w:sz w:val="24"/>
          <w:szCs w:val="24"/>
          <w:lang w:val="en-GB"/>
        </w:rPr>
        <w:t>osquitoes were analysed for infection, transmission and transmission efficiency</w:t>
      </w:r>
      <w:ins w:id="1471" w:author="RL" w:date="2018-07-05T14:54:00Z">
        <w:r w:rsidR="00DE65FD">
          <w:rPr>
            <w:rFonts w:ascii="Times New Roman" w:hAnsi="Times New Roman" w:cs="Times New Roman"/>
            <w:sz w:val="24"/>
            <w:szCs w:val="24"/>
            <w:lang w:val="en-GB"/>
          </w:rPr>
          <w:t xml:space="preserve"> </w:t>
        </w:r>
      </w:ins>
      <w:ins w:id="1472" w:author="RL" w:date="2018-07-05T14:55:00Z">
        <w:r w:rsidR="00DE65FD" w:rsidRPr="0092604C">
          <w:rPr>
            <w:rFonts w:ascii="Times New Roman" w:hAnsi="Times New Roman" w:cs="Times New Roman"/>
            <w:sz w:val="24"/>
            <w:szCs w:val="24"/>
            <w:lang w:val="en-GB"/>
          </w:rPr>
          <w:t>14 and 21 days post infection (dpi)</w:t>
        </w:r>
        <w:r w:rsidR="00DE65FD">
          <w:rPr>
            <w:rFonts w:ascii="Times New Roman" w:hAnsi="Times New Roman" w:cs="Times New Roman"/>
            <w:sz w:val="24"/>
            <w:szCs w:val="24"/>
            <w:lang w:val="en-GB"/>
          </w:rPr>
          <w:t>, respectively</w:t>
        </w:r>
      </w:ins>
      <w:r w:rsidRPr="0092604C">
        <w:rPr>
          <w:rFonts w:ascii="Times New Roman" w:hAnsi="Times New Roman" w:cs="Times New Roman"/>
          <w:sz w:val="24"/>
          <w:szCs w:val="24"/>
          <w:lang w:val="en-GB"/>
        </w:rPr>
        <w:t xml:space="preserve">. Infection was investigated by </w:t>
      </w:r>
      <w:del w:id="1473" w:author="RL" w:date="2018-07-05T14:55:00Z">
        <w:r w:rsidRPr="0092604C" w:rsidDel="00DE65FD">
          <w:rPr>
            <w:rFonts w:ascii="Times New Roman" w:hAnsi="Times New Roman" w:cs="Times New Roman"/>
            <w:sz w:val="24"/>
            <w:szCs w:val="24"/>
            <w:lang w:val="en-GB"/>
          </w:rPr>
          <w:delText xml:space="preserve">analysing </w:delText>
        </w:r>
      </w:del>
      <w:ins w:id="1474" w:author="RL" w:date="2018-07-05T14:55:00Z">
        <w:r w:rsidR="00DE65FD" w:rsidRPr="0092604C">
          <w:rPr>
            <w:rFonts w:ascii="Times New Roman" w:hAnsi="Times New Roman" w:cs="Times New Roman"/>
            <w:sz w:val="24"/>
            <w:szCs w:val="24"/>
            <w:lang w:val="en-GB"/>
          </w:rPr>
          <w:t>analys</w:t>
        </w:r>
        <w:r w:rsidR="00DE65FD">
          <w:rPr>
            <w:rFonts w:ascii="Times New Roman" w:hAnsi="Times New Roman" w:cs="Times New Roman"/>
            <w:sz w:val="24"/>
            <w:szCs w:val="24"/>
            <w:lang w:val="en-GB"/>
          </w:rPr>
          <w:t>es of</w:t>
        </w:r>
        <w:r w:rsidR="00DE65FD" w:rsidRPr="0092604C">
          <w:rPr>
            <w:rFonts w:ascii="Times New Roman" w:hAnsi="Times New Roman" w:cs="Times New Roman"/>
            <w:sz w:val="24"/>
            <w:szCs w:val="24"/>
            <w:lang w:val="en-GB"/>
          </w:rPr>
          <w:t xml:space="preserve"> </w:t>
        </w:r>
      </w:ins>
      <w:r w:rsidRPr="0092604C">
        <w:rPr>
          <w:rFonts w:ascii="Times New Roman" w:hAnsi="Times New Roman" w:cs="Times New Roman"/>
          <w:sz w:val="24"/>
          <w:szCs w:val="24"/>
          <w:lang w:val="en-GB"/>
        </w:rPr>
        <w:t xml:space="preserve">the </w:t>
      </w:r>
      <w:ins w:id="1475" w:author="RL" w:date="2018-07-05T15:03:00Z">
        <w:r w:rsidR="00DE65FD">
          <w:rPr>
            <w:rFonts w:ascii="Times New Roman" w:hAnsi="Times New Roman" w:cs="Times New Roman"/>
            <w:sz w:val="24"/>
            <w:szCs w:val="24"/>
            <w:lang w:val="en-GB"/>
          </w:rPr>
          <w:t xml:space="preserve">extracted DNA (KIT) from the </w:t>
        </w:r>
      </w:ins>
      <w:r w:rsidRPr="0092604C">
        <w:rPr>
          <w:rFonts w:ascii="Times New Roman" w:hAnsi="Times New Roman" w:cs="Times New Roman"/>
          <w:sz w:val="24"/>
          <w:szCs w:val="24"/>
          <w:lang w:val="en-GB"/>
        </w:rPr>
        <w:t>bodies (excluding legs and wings)</w:t>
      </w:r>
      <w:r>
        <w:rPr>
          <w:rFonts w:ascii="Times New Roman" w:hAnsi="Times New Roman" w:cs="Times New Roman"/>
          <w:sz w:val="24"/>
          <w:szCs w:val="24"/>
          <w:lang w:val="en-GB"/>
        </w:rPr>
        <w:t xml:space="preserve"> via </w:t>
      </w:r>
      <w:ins w:id="1476" w:author="RL" w:date="2018-07-05T15:03:00Z">
        <w:r w:rsidR="00DE65FD">
          <w:rPr>
            <w:rFonts w:ascii="Times New Roman" w:hAnsi="Times New Roman" w:cs="Times New Roman"/>
            <w:sz w:val="24"/>
            <w:szCs w:val="24"/>
            <w:lang w:val="en-GB"/>
          </w:rPr>
          <w:t xml:space="preserve">a previously established </w:t>
        </w:r>
      </w:ins>
      <w:proofErr w:type="spellStart"/>
      <w:r>
        <w:rPr>
          <w:rFonts w:ascii="Times New Roman" w:hAnsi="Times New Roman" w:cs="Times New Roman"/>
          <w:sz w:val="24"/>
          <w:szCs w:val="24"/>
          <w:lang w:val="en-GB"/>
        </w:rPr>
        <w:t>qRT</w:t>
      </w:r>
      <w:proofErr w:type="spellEnd"/>
      <w:r>
        <w:rPr>
          <w:rFonts w:ascii="Times New Roman" w:hAnsi="Times New Roman" w:cs="Times New Roman"/>
          <w:sz w:val="24"/>
          <w:szCs w:val="24"/>
          <w:lang w:val="en-GB"/>
        </w:rPr>
        <w:t xml:space="preserve">-PCR </w:t>
      </w:r>
      <w:ins w:id="1477" w:author="RL" w:date="2018-07-05T15:03:00Z">
        <w:r w:rsidR="00DE65FD">
          <w:rPr>
            <w:rFonts w:ascii="Times New Roman" w:hAnsi="Times New Roman" w:cs="Times New Roman"/>
            <w:sz w:val="24"/>
            <w:szCs w:val="24"/>
            <w:lang w:val="en-GB"/>
          </w:rPr>
          <w:t xml:space="preserve">assay </w:t>
        </w:r>
      </w:ins>
      <w:r>
        <w:rPr>
          <w:rFonts w:ascii="Times New Roman" w:hAnsi="Times New Roman" w:cs="Times New Roman"/>
          <w:sz w:val="24"/>
          <w:szCs w:val="24"/>
          <w:lang w:val="en-GB"/>
        </w:rPr>
        <w:t xml:space="preserve">for WNV RNA </w:t>
      </w:r>
      <w:r w:rsidRPr="0092604C">
        <w:rPr>
          <w:rFonts w:ascii="Times New Roman" w:hAnsi="Times New Roman" w:cs="Times New Roman"/>
          <w:sz w:val="24"/>
          <w:szCs w:val="24"/>
          <w:lang w:val="en-GB"/>
        </w:rPr>
        <w:t>[</w:t>
      </w:r>
      <w:proofErr w:type="spellStart"/>
      <w:r w:rsidRPr="0092604C">
        <w:rPr>
          <w:rFonts w:ascii="Times New Roman" w:hAnsi="Times New Roman" w:cs="Times New Roman"/>
          <w:sz w:val="24"/>
          <w:szCs w:val="24"/>
          <w:highlight w:val="yellow"/>
          <w:lang w:val="en-GB"/>
        </w:rPr>
        <w:t>Leggewie</w:t>
      </w:r>
      <w:proofErr w:type="spellEnd"/>
      <w:r w:rsidRPr="0092604C">
        <w:rPr>
          <w:rFonts w:ascii="Times New Roman" w:hAnsi="Times New Roman" w:cs="Times New Roman"/>
          <w:sz w:val="24"/>
          <w:szCs w:val="24"/>
          <w:highlight w:val="yellow"/>
          <w:lang w:val="en-GB"/>
        </w:rPr>
        <w:t xml:space="preserve"> et al 2016</w:t>
      </w:r>
      <w:r w:rsidRPr="0092604C">
        <w:rPr>
          <w:rFonts w:ascii="Times New Roman" w:hAnsi="Times New Roman" w:cs="Times New Roman"/>
          <w:sz w:val="24"/>
          <w:szCs w:val="24"/>
          <w:lang w:val="en-GB"/>
        </w:rPr>
        <w:t>]</w:t>
      </w:r>
      <w:del w:id="1478" w:author="RL" w:date="2018-07-05T15:04:00Z">
        <w:r w:rsidDel="00DE65FD">
          <w:rPr>
            <w:rFonts w:ascii="Times New Roman" w:hAnsi="Times New Roman" w:cs="Times New Roman"/>
            <w:sz w:val="24"/>
            <w:szCs w:val="24"/>
            <w:lang w:val="en-GB"/>
          </w:rPr>
          <w:delText>, ensued</w:delText>
        </w:r>
        <w:r w:rsidRPr="0092604C" w:rsidDel="00DE65FD">
          <w:rPr>
            <w:rFonts w:ascii="Times New Roman" w:hAnsi="Times New Roman" w:cs="Times New Roman"/>
            <w:sz w:val="24"/>
            <w:szCs w:val="24"/>
            <w:lang w:val="en-GB"/>
          </w:rPr>
          <w:delText xml:space="preserve"> by </w:delText>
        </w:r>
      </w:del>
      <w:ins w:id="1479" w:author="RL" w:date="2018-07-05T15:04:00Z">
        <w:r w:rsidR="00DE65FD">
          <w:rPr>
            <w:rFonts w:ascii="Times New Roman" w:hAnsi="Times New Roman" w:cs="Times New Roman"/>
            <w:sz w:val="24"/>
            <w:szCs w:val="24"/>
            <w:lang w:val="en-GB"/>
          </w:rPr>
          <w:t xml:space="preserve">. These results were used to </w:t>
        </w:r>
      </w:ins>
      <w:del w:id="1480" w:author="RL" w:date="2018-07-05T15:04:00Z">
        <w:r w:rsidRPr="0092604C" w:rsidDel="00DE65FD">
          <w:rPr>
            <w:rFonts w:ascii="Times New Roman" w:hAnsi="Times New Roman" w:cs="Times New Roman"/>
            <w:sz w:val="24"/>
            <w:szCs w:val="24"/>
            <w:lang w:val="en-GB"/>
          </w:rPr>
          <w:delText xml:space="preserve">calculation </w:delText>
        </w:r>
      </w:del>
      <w:ins w:id="1481" w:author="RL" w:date="2018-07-05T15:04:00Z">
        <w:r w:rsidR="00DE65FD" w:rsidRPr="0092604C">
          <w:rPr>
            <w:rFonts w:ascii="Times New Roman" w:hAnsi="Times New Roman" w:cs="Times New Roman"/>
            <w:sz w:val="24"/>
            <w:szCs w:val="24"/>
            <w:lang w:val="en-GB"/>
          </w:rPr>
          <w:t>calculat</w:t>
        </w:r>
        <w:r w:rsidR="00DE65FD">
          <w:rPr>
            <w:rFonts w:ascii="Times New Roman" w:hAnsi="Times New Roman" w:cs="Times New Roman"/>
            <w:sz w:val="24"/>
            <w:szCs w:val="24"/>
            <w:lang w:val="en-GB"/>
          </w:rPr>
          <w:t>e</w:t>
        </w:r>
        <w:r w:rsidR="00DE65FD" w:rsidRPr="0092604C">
          <w:rPr>
            <w:rFonts w:ascii="Times New Roman" w:hAnsi="Times New Roman" w:cs="Times New Roman"/>
            <w:sz w:val="24"/>
            <w:szCs w:val="24"/>
            <w:lang w:val="en-GB"/>
          </w:rPr>
          <w:t xml:space="preserve"> </w:t>
        </w:r>
      </w:ins>
      <w:del w:id="1482" w:author="RL" w:date="2018-07-05T15:04:00Z">
        <w:r w:rsidRPr="0092604C" w:rsidDel="00DE65FD">
          <w:rPr>
            <w:rFonts w:ascii="Times New Roman" w:hAnsi="Times New Roman" w:cs="Times New Roman"/>
            <w:sz w:val="24"/>
            <w:szCs w:val="24"/>
            <w:lang w:val="en-GB"/>
          </w:rPr>
          <w:delText xml:space="preserve">of </w:delText>
        </w:r>
      </w:del>
      <w:r w:rsidRPr="0092604C">
        <w:rPr>
          <w:rFonts w:ascii="Times New Roman" w:hAnsi="Times New Roman" w:cs="Times New Roman"/>
          <w:sz w:val="24"/>
          <w:szCs w:val="24"/>
          <w:lang w:val="en-GB"/>
        </w:rPr>
        <w:t xml:space="preserve">the infection rate (IR, number of </w:t>
      </w:r>
      <w:r>
        <w:rPr>
          <w:rFonts w:ascii="Times New Roman" w:hAnsi="Times New Roman" w:cs="Times New Roman"/>
          <w:sz w:val="24"/>
          <w:szCs w:val="24"/>
          <w:lang w:val="en-GB"/>
        </w:rPr>
        <w:t>WN</w:t>
      </w:r>
      <w:r w:rsidRPr="0092604C">
        <w:rPr>
          <w:rFonts w:ascii="Times New Roman" w:hAnsi="Times New Roman" w:cs="Times New Roman"/>
          <w:sz w:val="24"/>
          <w:szCs w:val="24"/>
          <w:lang w:val="en-GB"/>
        </w:rPr>
        <w:t xml:space="preserve">V-positive mosquito bodies per number of fed females). </w:t>
      </w:r>
      <w:del w:id="1483" w:author="RL" w:date="2018-07-05T15:05:00Z">
        <w:r w:rsidDel="00B23BCC">
          <w:rPr>
            <w:rFonts w:ascii="Times New Roman" w:hAnsi="Times New Roman" w:cs="Times New Roman"/>
            <w:sz w:val="24"/>
            <w:szCs w:val="24"/>
            <w:lang w:val="en-GB"/>
          </w:rPr>
          <w:delText xml:space="preserve">To evaluate the experimental analytical </w:delText>
        </w:r>
      </w:del>
      <w:ins w:id="1484" w:author="RL" w:date="2018-07-05T15:05:00Z">
        <w:r w:rsidR="00B23BCC">
          <w:rPr>
            <w:rFonts w:ascii="Times New Roman" w:hAnsi="Times New Roman" w:cs="Times New Roman"/>
            <w:sz w:val="24"/>
            <w:szCs w:val="24"/>
            <w:lang w:val="en-GB"/>
          </w:rPr>
          <w:t xml:space="preserve">The </w:t>
        </w:r>
      </w:ins>
      <w:ins w:id="1485" w:author="RL" w:date="2018-07-05T15:06:00Z">
        <w:r w:rsidR="00AA2BC8">
          <w:rPr>
            <w:rFonts w:ascii="Times New Roman" w:hAnsi="Times New Roman" w:cs="Times New Roman"/>
            <w:sz w:val="24"/>
            <w:szCs w:val="24"/>
            <w:lang w:val="en-GB"/>
          </w:rPr>
          <w:t>endpoint dilution the limit of detection</w:t>
        </w:r>
        <w:r w:rsidR="00AA2BC8" w:rsidDel="00AA2BC8">
          <w:rPr>
            <w:rFonts w:ascii="Times New Roman" w:hAnsi="Times New Roman" w:cs="Times New Roman"/>
            <w:sz w:val="24"/>
            <w:szCs w:val="24"/>
            <w:lang w:val="en-GB"/>
          </w:rPr>
          <w:t xml:space="preserve"> </w:t>
        </w:r>
      </w:ins>
      <w:del w:id="1486" w:author="RL" w:date="2018-07-05T15:06:00Z">
        <w:r w:rsidDel="00AA2BC8">
          <w:rPr>
            <w:rFonts w:ascii="Times New Roman" w:hAnsi="Times New Roman" w:cs="Times New Roman"/>
            <w:sz w:val="24"/>
            <w:szCs w:val="24"/>
            <w:lang w:val="en-GB"/>
          </w:rPr>
          <w:delText xml:space="preserve">sensitivity of </w:delText>
        </w:r>
      </w:del>
      <w:ins w:id="1487" w:author="RL" w:date="2018-07-05T15:06:00Z">
        <w:r w:rsidR="00AA2BC8">
          <w:rPr>
            <w:rFonts w:ascii="Times New Roman" w:hAnsi="Times New Roman" w:cs="Times New Roman"/>
            <w:sz w:val="24"/>
            <w:szCs w:val="24"/>
            <w:lang w:val="en-GB"/>
          </w:rPr>
          <w:t xml:space="preserve">for </w:t>
        </w:r>
      </w:ins>
      <w:r>
        <w:rPr>
          <w:rFonts w:ascii="Times New Roman" w:hAnsi="Times New Roman" w:cs="Times New Roman"/>
          <w:sz w:val="24"/>
          <w:szCs w:val="24"/>
          <w:lang w:val="en-GB"/>
        </w:rPr>
        <w:t xml:space="preserve">the </w:t>
      </w:r>
      <w:proofErr w:type="spellStart"/>
      <w:r>
        <w:rPr>
          <w:rFonts w:ascii="Times New Roman" w:hAnsi="Times New Roman" w:cs="Times New Roman"/>
          <w:sz w:val="24"/>
          <w:szCs w:val="24"/>
          <w:lang w:val="en-GB"/>
        </w:rPr>
        <w:t>qRT</w:t>
      </w:r>
      <w:proofErr w:type="spellEnd"/>
      <w:r>
        <w:rPr>
          <w:rFonts w:ascii="Times New Roman" w:hAnsi="Times New Roman" w:cs="Times New Roman"/>
          <w:sz w:val="24"/>
          <w:szCs w:val="24"/>
          <w:lang w:val="en-GB"/>
        </w:rPr>
        <w:t>-PCR</w:t>
      </w:r>
      <w:ins w:id="1488" w:author="RL" w:date="2018-07-05T15:05:00Z">
        <w:r w:rsidR="00B23BCC">
          <w:rPr>
            <w:rFonts w:ascii="Times New Roman" w:hAnsi="Times New Roman" w:cs="Times New Roman"/>
            <w:sz w:val="24"/>
            <w:szCs w:val="24"/>
            <w:lang w:val="en-GB"/>
          </w:rPr>
          <w:t xml:space="preserve"> </w:t>
        </w:r>
      </w:ins>
      <w:ins w:id="1489" w:author="RL" w:date="2018-07-05T15:06:00Z">
        <w:r w:rsidR="00AA2BC8">
          <w:rPr>
            <w:rFonts w:ascii="Times New Roman" w:hAnsi="Times New Roman" w:cs="Times New Roman"/>
            <w:sz w:val="24"/>
            <w:szCs w:val="24"/>
            <w:lang w:val="en-GB"/>
          </w:rPr>
          <w:t>was</w:t>
        </w:r>
      </w:ins>
      <w:ins w:id="1490" w:author="RL" w:date="2018-07-05T15:05:00Z">
        <w:r w:rsidR="00B23BCC">
          <w:rPr>
            <w:rFonts w:ascii="Times New Roman" w:hAnsi="Times New Roman" w:cs="Times New Roman"/>
            <w:sz w:val="24"/>
            <w:szCs w:val="24"/>
            <w:lang w:val="en-GB"/>
          </w:rPr>
          <w:t xml:space="preserve"> </w:t>
        </w:r>
      </w:ins>
      <w:ins w:id="1491" w:author="RL" w:date="2018-07-05T15:06:00Z">
        <w:r w:rsidR="00AA2BC8">
          <w:rPr>
            <w:rFonts w:ascii="Times New Roman" w:hAnsi="Times New Roman" w:cs="Times New Roman"/>
            <w:sz w:val="24"/>
            <w:szCs w:val="24"/>
            <w:lang w:val="en-GB"/>
          </w:rPr>
          <w:t>analysed</w:t>
        </w:r>
      </w:ins>
      <w:del w:id="1492" w:author="RL" w:date="2018-07-05T15:05:00Z">
        <w:r w:rsidDel="00B23BCC">
          <w:rPr>
            <w:rFonts w:ascii="Times New Roman" w:hAnsi="Times New Roman" w:cs="Times New Roman"/>
            <w:sz w:val="24"/>
            <w:szCs w:val="24"/>
            <w:lang w:val="en-GB"/>
          </w:rPr>
          <w:delText>, we performed</w:delText>
        </w:r>
      </w:del>
      <w:ins w:id="1493" w:author="RL" w:date="2018-07-05T15:05:00Z">
        <w:r w:rsidR="00B23BCC">
          <w:rPr>
            <w:rFonts w:ascii="Times New Roman" w:hAnsi="Times New Roman" w:cs="Times New Roman"/>
            <w:sz w:val="24"/>
            <w:szCs w:val="24"/>
            <w:lang w:val="en-GB"/>
          </w:rPr>
          <w:t xml:space="preserve"> according</w:t>
        </w:r>
      </w:ins>
      <w:r>
        <w:rPr>
          <w:rFonts w:ascii="Times New Roman" w:hAnsi="Times New Roman" w:cs="Times New Roman"/>
          <w:sz w:val="24"/>
          <w:szCs w:val="24"/>
          <w:lang w:val="en-GB"/>
        </w:rPr>
        <w:t xml:space="preserve"> the protocol of </w:t>
      </w:r>
      <w:proofErr w:type="spellStart"/>
      <w:r>
        <w:rPr>
          <w:rFonts w:ascii="Times New Roman" w:hAnsi="Times New Roman" w:cs="Times New Roman"/>
          <w:sz w:val="24"/>
          <w:szCs w:val="24"/>
          <w:lang w:val="en-GB"/>
        </w:rPr>
        <w:t>Caraguel</w:t>
      </w:r>
      <w:proofErr w:type="spellEnd"/>
      <w:r>
        <w:rPr>
          <w:rFonts w:ascii="Times New Roman" w:hAnsi="Times New Roman" w:cs="Times New Roman"/>
          <w:sz w:val="24"/>
          <w:szCs w:val="24"/>
          <w:lang w:val="en-GB"/>
        </w:rPr>
        <w:t xml:space="preserve"> et al. </w:t>
      </w:r>
      <w:r w:rsidRPr="0092604C">
        <w:rPr>
          <w:rFonts w:ascii="Times New Roman" w:hAnsi="Times New Roman" w:cs="Times New Roman"/>
          <w:sz w:val="24"/>
          <w:szCs w:val="24"/>
          <w:lang w:val="en-GB"/>
        </w:rPr>
        <w:t>[</w:t>
      </w:r>
      <w:proofErr w:type="spellStart"/>
      <w:r>
        <w:rPr>
          <w:rFonts w:ascii="Times New Roman" w:hAnsi="Times New Roman" w:cs="Times New Roman"/>
          <w:sz w:val="24"/>
          <w:szCs w:val="24"/>
          <w:highlight w:val="yellow"/>
          <w:lang w:val="en-GB"/>
        </w:rPr>
        <w:t>Caraguel</w:t>
      </w:r>
      <w:proofErr w:type="spellEnd"/>
      <w:r>
        <w:rPr>
          <w:rFonts w:ascii="Times New Roman" w:hAnsi="Times New Roman" w:cs="Times New Roman"/>
          <w:sz w:val="24"/>
          <w:szCs w:val="24"/>
          <w:highlight w:val="yellow"/>
          <w:lang w:val="en-GB"/>
        </w:rPr>
        <w:t xml:space="preserve"> et al 2011</w:t>
      </w:r>
      <w:r w:rsidRPr="0092604C">
        <w:rPr>
          <w:rFonts w:ascii="Times New Roman" w:hAnsi="Times New Roman" w:cs="Times New Roman"/>
          <w:sz w:val="24"/>
          <w:szCs w:val="24"/>
          <w:lang w:val="en-GB"/>
        </w:rPr>
        <w:t>]</w:t>
      </w:r>
      <w:r>
        <w:rPr>
          <w:rFonts w:ascii="Times New Roman" w:hAnsi="Times New Roman" w:cs="Times New Roman"/>
          <w:sz w:val="24"/>
          <w:szCs w:val="24"/>
          <w:lang w:val="en-GB"/>
        </w:rPr>
        <w:t xml:space="preserve">, </w:t>
      </w:r>
      <w:del w:id="1494" w:author="RL" w:date="2018-07-05T15:05:00Z">
        <w:r w:rsidDel="00AA2BC8">
          <w:rPr>
            <w:rFonts w:ascii="Times New Roman" w:hAnsi="Times New Roman" w:cs="Times New Roman"/>
            <w:sz w:val="24"/>
            <w:szCs w:val="24"/>
            <w:lang w:val="en-GB"/>
          </w:rPr>
          <w:delText xml:space="preserve">which follows </w:delText>
        </w:r>
      </w:del>
      <w:ins w:id="1495" w:author="RL" w:date="2018-07-05T15:05:00Z">
        <w:r w:rsidR="00AA2BC8">
          <w:rPr>
            <w:rFonts w:ascii="Times New Roman" w:hAnsi="Times New Roman" w:cs="Times New Roman"/>
            <w:sz w:val="24"/>
            <w:szCs w:val="24"/>
            <w:lang w:val="en-GB"/>
          </w:rPr>
          <w:t xml:space="preserve">following </w:t>
        </w:r>
      </w:ins>
      <w:r>
        <w:rPr>
          <w:rFonts w:ascii="Times New Roman" w:hAnsi="Times New Roman" w:cs="Times New Roman"/>
          <w:sz w:val="24"/>
          <w:szCs w:val="24"/>
          <w:lang w:val="en-GB"/>
        </w:rPr>
        <w:t xml:space="preserve">the </w:t>
      </w:r>
      <w:ins w:id="1496" w:author="RL" w:date="2018-07-05T15:05:00Z">
        <w:r w:rsidR="00AA2BC8">
          <w:rPr>
            <w:rFonts w:ascii="Times New Roman" w:hAnsi="Times New Roman" w:cs="Times New Roman"/>
            <w:sz w:val="24"/>
            <w:szCs w:val="24"/>
            <w:lang w:val="en-GB"/>
          </w:rPr>
          <w:t xml:space="preserve">guidelines of the </w:t>
        </w:r>
      </w:ins>
      <w:r>
        <w:rPr>
          <w:rFonts w:ascii="Times New Roman" w:hAnsi="Times New Roman" w:cs="Times New Roman"/>
          <w:sz w:val="24"/>
          <w:szCs w:val="24"/>
          <w:lang w:val="en-GB"/>
        </w:rPr>
        <w:t>World Organisation of Animal Health</w:t>
      </w:r>
      <w:del w:id="1497" w:author="RL" w:date="2018-07-05T15:05:00Z">
        <w:r w:rsidDel="00AA2BC8">
          <w:rPr>
            <w:rFonts w:ascii="Times New Roman" w:hAnsi="Times New Roman" w:cs="Times New Roman"/>
            <w:sz w:val="24"/>
            <w:szCs w:val="24"/>
            <w:lang w:val="en-GB"/>
          </w:rPr>
          <w:delText xml:space="preserve"> guidelines</w:delText>
        </w:r>
      </w:del>
      <w:del w:id="1498" w:author="RL" w:date="2018-07-05T15:06:00Z">
        <w:r w:rsidDel="00AA2BC8">
          <w:rPr>
            <w:rFonts w:ascii="Times New Roman" w:hAnsi="Times New Roman" w:cs="Times New Roman"/>
            <w:sz w:val="24"/>
            <w:szCs w:val="24"/>
            <w:lang w:val="en-GB"/>
          </w:rPr>
          <w:delText>, to calculate via endpoint dilution the limit of detection</w:delText>
        </w:r>
      </w:del>
      <w:r>
        <w:rPr>
          <w:rFonts w:ascii="Times New Roman" w:hAnsi="Times New Roman" w:cs="Times New Roman"/>
          <w:sz w:val="24"/>
          <w:szCs w:val="24"/>
          <w:lang w:val="en-GB"/>
        </w:rPr>
        <w:t xml:space="preserve">. </w:t>
      </w:r>
      <w:del w:id="1499" w:author="RL" w:date="2018-07-05T15:09:00Z">
        <w:r w:rsidDel="00C53233">
          <w:rPr>
            <w:rFonts w:ascii="Times New Roman" w:hAnsi="Times New Roman" w:cs="Times New Roman"/>
            <w:sz w:val="24"/>
            <w:szCs w:val="24"/>
            <w:lang w:val="en-GB"/>
          </w:rPr>
          <w:delText>As a result, we calculated t</w:delText>
        </w:r>
      </w:del>
      <w:ins w:id="1500" w:author="RL" w:date="2018-07-05T15:09:00Z">
        <w:r w:rsidR="00C53233">
          <w:rPr>
            <w:rFonts w:ascii="Times New Roman" w:hAnsi="Times New Roman" w:cs="Times New Roman"/>
            <w:sz w:val="24"/>
            <w:szCs w:val="24"/>
            <w:lang w:val="en-GB"/>
          </w:rPr>
          <w:t>T</w:t>
        </w:r>
      </w:ins>
      <w:r>
        <w:rPr>
          <w:rFonts w:ascii="Times New Roman" w:hAnsi="Times New Roman" w:cs="Times New Roman"/>
          <w:sz w:val="24"/>
          <w:szCs w:val="24"/>
          <w:lang w:val="en-GB"/>
        </w:rPr>
        <w:t xml:space="preserve">he limit of detection </w:t>
      </w:r>
      <w:ins w:id="1501" w:author="RL" w:date="2018-07-05T15:09:00Z">
        <w:r w:rsidR="00C53233">
          <w:rPr>
            <w:rFonts w:ascii="Times New Roman" w:hAnsi="Times New Roman" w:cs="Times New Roman"/>
            <w:sz w:val="24"/>
            <w:szCs w:val="24"/>
            <w:lang w:val="en-GB"/>
          </w:rPr>
          <w:t xml:space="preserve">was defined </w:t>
        </w:r>
      </w:ins>
      <w:del w:id="1502" w:author="RL" w:date="2018-07-05T15:09:00Z">
        <w:r w:rsidDel="00C53233">
          <w:rPr>
            <w:rFonts w:ascii="Times New Roman" w:hAnsi="Times New Roman" w:cs="Times New Roman"/>
            <w:sz w:val="24"/>
            <w:szCs w:val="24"/>
            <w:lang w:val="en-GB"/>
          </w:rPr>
          <w:delText xml:space="preserve">with </w:delText>
        </w:r>
      </w:del>
      <w:ins w:id="1503" w:author="RL" w:date="2018-07-05T15:09:00Z">
        <w:r w:rsidR="00C53233">
          <w:rPr>
            <w:rFonts w:ascii="Times New Roman" w:hAnsi="Times New Roman" w:cs="Times New Roman"/>
            <w:sz w:val="24"/>
            <w:szCs w:val="24"/>
            <w:lang w:val="en-GB"/>
          </w:rPr>
          <w:t xml:space="preserve">as </w:t>
        </w:r>
      </w:ins>
      <w:r>
        <w:rPr>
          <w:rFonts w:ascii="Times New Roman" w:hAnsi="Times New Roman" w:cs="Times New Roman"/>
          <w:sz w:val="24"/>
          <w:szCs w:val="24"/>
          <w:lang w:val="en-GB"/>
        </w:rPr>
        <w:t xml:space="preserve">100 copies/µL, </w:t>
      </w:r>
      <w:del w:id="1504" w:author="RL" w:date="2018-07-05T15:10:00Z">
        <w:r w:rsidDel="00C53233">
          <w:rPr>
            <w:rFonts w:ascii="Times New Roman" w:hAnsi="Times New Roman" w:cs="Times New Roman"/>
            <w:sz w:val="24"/>
            <w:szCs w:val="24"/>
            <w:lang w:val="en-GB"/>
          </w:rPr>
          <w:delText>which is equal</w:delText>
        </w:r>
      </w:del>
      <w:ins w:id="1505" w:author="RL" w:date="2018-07-05T15:10:00Z">
        <w:r w:rsidR="00C53233">
          <w:rPr>
            <w:rFonts w:ascii="Times New Roman" w:hAnsi="Times New Roman" w:cs="Times New Roman"/>
            <w:sz w:val="24"/>
            <w:szCs w:val="24"/>
            <w:lang w:val="en-GB"/>
          </w:rPr>
          <w:t>corresponding</w:t>
        </w:r>
      </w:ins>
      <w:r>
        <w:rPr>
          <w:rFonts w:ascii="Times New Roman" w:hAnsi="Times New Roman" w:cs="Times New Roman"/>
          <w:sz w:val="24"/>
          <w:szCs w:val="24"/>
          <w:lang w:val="en-GB"/>
        </w:rPr>
        <w:t xml:space="preserve"> to </w:t>
      </w:r>
      <w:commentRangeStart w:id="1506"/>
      <w:r>
        <w:rPr>
          <w:rFonts w:ascii="Times New Roman" w:hAnsi="Times New Roman" w:cs="Times New Roman"/>
          <w:sz w:val="24"/>
          <w:szCs w:val="24"/>
          <w:lang w:val="en-GB"/>
        </w:rPr>
        <w:t xml:space="preserve">about </w:t>
      </w:r>
      <w:commentRangeEnd w:id="1506"/>
      <w:r w:rsidR="003A6C0E">
        <w:rPr>
          <w:rStyle w:val="Kommentarzeichen"/>
        </w:rPr>
        <w:commentReference w:id="1506"/>
      </w:r>
      <w:r>
        <w:rPr>
          <w:rFonts w:ascii="Times New Roman" w:hAnsi="Times New Roman" w:cs="Times New Roman"/>
          <w:sz w:val="24"/>
          <w:szCs w:val="24"/>
          <w:lang w:val="en-GB"/>
        </w:rPr>
        <w:t>10</w:t>
      </w:r>
      <w:del w:id="1507" w:author="RL" w:date="2018-07-05T15:10:00Z">
        <w:r w:rsidDel="000044F1">
          <w:rPr>
            <w:rFonts w:ascii="Times New Roman" w:hAnsi="Times New Roman" w:cs="Times New Roman"/>
            <w:sz w:val="24"/>
            <w:szCs w:val="24"/>
            <w:lang w:val="en-GB"/>
          </w:rPr>
          <w:delText>.</w:delText>
        </w:r>
      </w:del>
      <w:ins w:id="1508" w:author="RL" w:date="2018-07-05T15:10:00Z">
        <w:r w:rsidR="000044F1">
          <w:rPr>
            <w:rFonts w:ascii="Times New Roman" w:hAnsi="Times New Roman" w:cs="Times New Roman"/>
            <w:sz w:val="24"/>
            <w:szCs w:val="24"/>
            <w:lang w:val="en-GB"/>
          </w:rPr>
          <w:t>,</w:t>
        </w:r>
      </w:ins>
      <w:r>
        <w:rPr>
          <w:rFonts w:ascii="Times New Roman" w:hAnsi="Times New Roman" w:cs="Times New Roman"/>
          <w:sz w:val="24"/>
          <w:szCs w:val="24"/>
          <w:lang w:val="en-GB"/>
        </w:rPr>
        <w:t>000 copies per mosquito</w:t>
      </w:r>
      <w:del w:id="1509" w:author="RL" w:date="2018-07-05T15:10:00Z">
        <w:r w:rsidDel="003A6C0E">
          <w:rPr>
            <w:rFonts w:ascii="Times New Roman" w:hAnsi="Times New Roman" w:cs="Times New Roman"/>
            <w:sz w:val="24"/>
            <w:szCs w:val="24"/>
            <w:lang w:val="en-GB"/>
          </w:rPr>
          <w:delText>es</w:delText>
        </w:r>
      </w:del>
      <w:ins w:id="1510" w:author="RL" w:date="2018-07-05T15:10:00Z">
        <w:r w:rsidR="003A6C0E">
          <w:rPr>
            <w:rFonts w:ascii="Times New Roman" w:hAnsi="Times New Roman" w:cs="Times New Roman"/>
            <w:sz w:val="24"/>
            <w:szCs w:val="24"/>
            <w:lang w:val="en-GB"/>
          </w:rPr>
          <w:t xml:space="preserve"> specimens</w:t>
        </w:r>
      </w:ins>
      <w:r>
        <w:rPr>
          <w:rFonts w:ascii="Times New Roman" w:hAnsi="Times New Roman" w:cs="Times New Roman"/>
          <w:sz w:val="24"/>
          <w:szCs w:val="24"/>
          <w:lang w:val="en-GB"/>
        </w:rPr>
        <w:t>.</w:t>
      </w:r>
    </w:p>
    <w:p w14:paraId="28C558EB" w14:textId="11F6B3C0" w:rsidR="0068160D" w:rsidRDefault="0068160D" w:rsidP="0068160D">
      <w:pPr>
        <w:widowControl w:val="0"/>
        <w:autoSpaceDE w:val="0"/>
        <w:autoSpaceDN w:val="0"/>
        <w:adjustRightInd w:val="0"/>
        <w:spacing w:after="240" w:line="480" w:lineRule="auto"/>
        <w:rPr>
          <w:rFonts w:ascii="Times New Roman" w:hAnsi="Times New Roman"/>
          <w:sz w:val="24"/>
          <w:szCs w:val="24"/>
          <w:lang w:val="en-GB"/>
        </w:rPr>
      </w:pPr>
      <w:r w:rsidRPr="0092604C">
        <w:rPr>
          <w:rFonts w:ascii="Times New Roman" w:hAnsi="Times New Roman" w:cs="Times New Roman"/>
          <w:sz w:val="24"/>
          <w:szCs w:val="24"/>
          <w:lang w:val="en-GB"/>
        </w:rPr>
        <w:t xml:space="preserve">Transmission was </w:t>
      </w:r>
      <w:r>
        <w:rPr>
          <w:rFonts w:ascii="Times New Roman" w:hAnsi="Times New Roman" w:cs="Times New Roman"/>
          <w:sz w:val="24"/>
          <w:szCs w:val="24"/>
          <w:lang w:val="en-GB"/>
        </w:rPr>
        <w:t>analysed</w:t>
      </w:r>
      <w:r w:rsidRPr="0092604C">
        <w:rPr>
          <w:rFonts w:ascii="Times New Roman" w:hAnsi="Times New Roman" w:cs="Times New Roman"/>
          <w:sz w:val="24"/>
          <w:szCs w:val="24"/>
          <w:lang w:val="en-GB"/>
        </w:rPr>
        <w:t xml:space="preserve"> by performing </w:t>
      </w:r>
      <w:del w:id="1511" w:author="RL" w:date="2018-07-05T15:08:00Z">
        <w:r w:rsidRPr="0092604C" w:rsidDel="00AA2BC8">
          <w:rPr>
            <w:rFonts w:ascii="Times New Roman" w:hAnsi="Times New Roman" w:cs="Times New Roman"/>
            <w:sz w:val="24"/>
            <w:szCs w:val="24"/>
            <w:lang w:val="en-GB"/>
          </w:rPr>
          <w:delText xml:space="preserve">the </w:delText>
        </w:r>
      </w:del>
      <w:ins w:id="1512" w:author="RL" w:date="2018-07-05T15:08:00Z">
        <w:r w:rsidR="00AA2BC8">
          <w:rPr>
            <w:rFonts w:ascii="Times New Roman" w:hAnsi="Times New Roman" w:cs="Times New Roman"/>
            <w:sz w:val="24"/>
            <w:szCs w:val="24"/>
            <w:lang w:val="en-GB"/>
          </w:rPr>
          <w:t>a</w:t>
        </w:r>
        <w:r w:rsidR="00AA2BC8" w:rsidRPr="0092604C">
          <w:rPr>
            <w:rFonts w:ascii="Times New Roman" w:hAnsi="Times New Roman" w:cs="Times New Roman"/>
            <w:sz w:val="24"/>
            <w:szCs w:val="24"/>
            <w:lang w:val="en-GB"/>
          </w:rPr>
          <w:t xml:space="preserve"> </w:t>
        </w:r>
      </w:ins>
      <w:r w:rsidRPr="0092604C">
        <w:rPr>
          <w:rFonts w:ascii="Times New Roman" w:hAnsi="Times New Roman" w:cs="Times New Roman"/>
          <w:sz w:val="24"/>
          <w:szCs w:val="24"/>
          <w:lang w:val="en-GB"/>
        </w:rPr>
        <w:t xml:space="preserve">salivation assay for </w:t>
      </w:r>
      <w:ins w:id="1513" w:author="RL" w:date="2018-07-05T15:08:00Z">
        <w:r w:rsidR="00AA2BC8">
          <w:rPr>
            <w:rFonts w:ascii="Times New Roman" w:hAnsi="Times New Roman" w:cs="Times New Roman"/>
            <w:sz w:val="24"/>
            <w:szCs w:val="24"/>
            <w:lang w:val="en-GB"/>
          </w:rPr>
          <w:t xml:space="preserve">the detection </w:t>
        </w:r>
      </w:ins>
      <w:r w:rsidRPr="0092604C">
        <w:rPr>
          <w:rFonts w:ascii="Times New Roman" w:hAnsi="Times New Roman" w:cs="Times New Roman"/>
          <w:sz w:val="24"/>
          <w:szCs w:val="24"/>
          <w:lang w:val="en-GB"/>
        </w:rPr>
        <w:t>infectious virus particles as described</w:t>
      </w:r>
      <w:ins w:id="1514" w:author="RL" w:date="2018-07-05T15:08:00Z">
        <w:r w:rsidR="00AA2BC8">
          <w:rPr>
            <w:rFonts w:ascii="Times New Roman" w:hAnsi="Times New Roman" w:cs="Times New Roman"/>
            <w:sz w:val="24"/>
            <w:szCs w:val="24"/>
            <w:lang w:val="en-GB"/>
          </w:rPr>
          <w:t xml:space="preserve"> in </w:t>
        </w:r>
      </w:ins>
      <w:ins w:id="1515" w:author="RL" w:date="2018-07-05T15:11:00Z">
        <w:r w:rsidR="0050085D">
          <w:rPr>
            <w:rFonts w:ascii="Times New Roman" w:hAnsi="Times New Roman" w:cs="Times New Roman"/>
            <w:sz w:val="24"/>
            <w:szCs w:val="24"/>
            <w:lang w:val="en-GB"/>
          </w:rPr>
          <w:t>detail</w:t>
        </w:r>
      </w:ins>
      <w:r w:rsidRPr="0092604C">
        <w:rPr>
          <w:rFonts w:ascii="Times New Roman" w:hAnsi="Times New Roman" w:cs="Times New Roman"/>
          <w:sz w:val="24"/>
          <w:szCs w:val="24"/>
          <w:lang w:val="en-GB"/>
        </w:rPr>
        <w:t xml:space="preserve"> previously [</w:t>
      </w:r>
      <w:proofErr w:type="spellStart"/>
      <w:r w:rsidRPr="0092604C">
        <w:rPr>
          <w:rFonts w:ascii="Times New Roman" w:hAnsi="Times New Roman" w:cs="Times New Roman"/>
          <w:sz w:val="24"/>
          <w:szCs w:val="24"/>
          <w:highlight w:val="yellow"/>
          <w:lang w:val="en-GB"/>
        </w:rPr>
        <w:t>Heitmann</w:t>
      </w:r>
      <w:proofErr w:type="spellEnd"/>
      <w:r w:rsidRPr="0092604C">
        <w:rPr>
          <w:rFonts w:ascii="Times New Roman" w:hAnsi="Times New Roman" w:cs="Times New Roman"/>
          <w:sz w:val="24"/>
          <w:szCs w:val="24"/>
          <w:highlight w:val="yellow"/>
          <w:lang w:val="en-GB"/>
        </w:rPr>
        <w:t xml:space="preserve"> et al </w:t>
      </w:r>
      <w:commentRangeStart w:id="1516"/>
      <w:r w:rsidRPr="0092604C">
        <w:rPr>
          <w:rFonts w:ascii="Times New Roman" w:hAnsi="Times New Roman" w:cs="Times New Roman"/>
          <w:sz w:val="24"/>
          <w:szCs w:val="24"/>
          <w:highlight w:val="yellow"/>
          <w:lang w:val="en-GB"/>
        </w:rPr>
        <w:t>2017</w:t>
      </w:r>
      <w:commentRangeEnd w:id="1516"/>
      <w:r w:rsidR="00987C94">
        <w:rPr>
          <w:rStyle w:val="Kommentarzeichen"/>
        </w:rPr>
        <w:commentReference w:id="1516"/>
      </w:r>
      <w:r w:rsidRPr="0092604C">
        <w:rPr>
          <w:rFonts w:ascii="Times New Roman" w:hAnsi="Times New Roman" w:cs="Times New Roman"/>
          <w:sz w:val="24"/>
          <w:szCs w:val="24"/>
          <w:lang w:val="en-GB"/>
        </w:rPr>
        <w:t>]</w:t>
      </w:r>
      <w:del w:id="1517" w:author="RL" w:date="2018-07-05T15:13:00Z">
        <w:r w:rsidRPr="0092604C" w:rsidDel="0050085D">
          <w:rPr>
            <w:rFonts w:ascii="Times New Roman" w:hAnsi="Times New Roman" w:cs="Times New Roman"/>
            <w:sz w:val="24"/>
            <w:szCs w:val="24"/>
            <w:lang w:val="en-GB"/>
          </w:rPr>
          <w:delText>, to calculate the</w:delText>
        </w:r>
      </w:del>
      <w:ins w:id="1518" w:author="RL" w:date="2018-07-05T15:13:00Z">
        <w:r w:rsidR="0050085D">
          <w:rPr>
            <w:rFonts w:ascii="Times New Roman" w:hAnsi="Times New Roman" w:cs="Times New Roman"/>
            <w:sz w:val="24"/>
            <w:szCs w:val="24"/>
            <w:lang w:val="en-GB"/>
          </w:rPr>
          <w:t>. Thereby,</w:t>
        </w:r>
      </w:ins>
      <w:r w:rsidRPr="0092604C">
        <w:rPr>
          <w:rFonts w:ascii="Times New Roman" w:hAnsi="Times New Roman" w:cs="Times New Roman"/>
          <w:sz w:val="24"/>
          <w:szCs w:val="24"/>
          <w:lang w:val="en-GB"/>
        </w:rPr>
        <w:t xml:space="preserve"> transmission rate (TR</w:t>
      </w:r>
      <w:ins w:id="1519" w:author="RL" w:date="2018-07-05T15:13:00Z">
        <w:r w:rsidR="0050085D">
          <w:rPr>
            <w:rFonts w:ascii="Times New Roman" w:hAnsi="Times New Roman" w:cs="Times New Roman"/>
            <w:sz w:val="24"/>
            <w:szCs w:val="24"/>
            <w:lang w:val="en-GB"/>
          </w:rPr>
          <w:t>) was defined as</w:t>
        </w:r>
      </w:ins>
      <w:del w:id="1520" w:author="RL" w:date="2018-07-05T15:13:00Z">
        <w:r w:rsidRPr="0092604C" w:rsidDel="0050085D">
          <w:rPr>
            <w:rFonts w:ascii="Times New Roman" w:hAnsi="Times New Roman" w:cs="Times New Roman"/>
            <w:sz w:val="24"/>
            <w:szCs w:val="24"/>
            <w:lang w:val="en-GB"/>
          </w:rPr>
          <w:delText>,</w:delText>
        </w:r>
      </w:del>
      <w:ins w:id="1521" w:author="RL" w:date="2018-07-05T15:13:00Z">
        <w:r w:rsidR="0050085D">
          <w:rPr>
            <w:rFonts w:ascii="Times New Roman" w:hAnsi="Times New Roman" w:cs="Times New Roman"/>
            <w:sz w:val="24"/>
            <w:szCs w:val="24"/>
            <w:lang w:val="en-GB"/>
          </w:rPr>
          <w:t xml:space="preserve"> the</w:t>
        </w:r>
      </w:ins>
      <w:r w:rsidRPr="0092604C">
        <w:rPr>
          <w:rFonts w:ascii="Times New Roman" w:hAnsi="Times New Roman" w:cs="Times New Roman"/>
          <w:sz w:val="24"/>
          <w:szCs w:val="24"/>
          <w:lang w:val="en-GB"/>
        </w:rPr>
        <w:t xml:space="preserve"> number of mosquitoes with </w:t>
      </w:r>
      <w:r>
        <w:rPr>
          <w:rFonts w:ascii="Times New Roman" w:hAnsi="Times New Roman" w:cs="Times New Roman"/>
          <w:sz w:val="24"/>
          <w:szCs w:val="24"/>
          <w:lang w:val="en-GB"/>
        </w:rPr>
        <w:t>WNV</w:t>
      </w:r>
      <w:r w:rsidRPr="0092604C">
        <w:rPr>
          <w:rFonts w:ascii="Times New Roman" w:hAnsi="Times New Roman" w:cs="Times New Roman"/>
          <w:sz w:val="24"/>
          <w:szCs w:val="24"/>
          <w:lang w:val="en-GB"/>
        </w:rPr>
        <w:t xml:space="preserve">-positive saliva per number of </w:t>
      </w:r>
      <w:r>
        <w:rPr>
          <w:rFonts w:ascii="Times New Roman" w:hAnsi="Times New Roman" w:cs="Times New Roman"/>
          <w:sz w:val="24"/>
          <w:szCs w:val="24"/>
          <w:lang w:val="en-GB"/>
        </w:rPr>
        <w:t>WN</w:t>
      </w:r>
      <w:r w:rsidRPr="0092604C">
        <w:rPr>
          <w:rFonts w:ascii="Times New Roman" w:hAnsi="Times New Roman" w:cs="Times New Roman"/>
          <w:sz w:val="24"/>
          <w:szCs w:val="24"/>
          <w:lang w:val="en-GB"/>
        </w:rPr>
        <w:t>V-positive mosquito bodies</w:t>
      </w:r>
      <w:del w:id="1522" w:author="RL" w:date="2018-07-05T15:13:00Z">
        <w:r w:rsidRPr="0092604C" w:rsidDel="0050085D">
          <w:rPr>
            <w:rFonts w:ascii="Times New Roman" w:hAnsi="Times New Roman" w:cs="Times New Roman"/>
            <w:sz w:val="24"/>
            <w:szCs w:val="24"/>
            <w:lang w:val="en-GB"/>
          </w:rPr>
          <w:delText>)</w:delText>
        </w:r>
      </w:del>
      <w:ins w:id="1523" w:author="RL" w:date="2018-07-05T15:13:00Z">
        <w:r w:rsidR="0050085D">
          <w:rPr>
            <w:rFonts w:ascii="Times New Roman" w:hAnsi="Times New Roman" w:cs="Times New Roman"/>
            <w:sz w:val="24"/>
            <w:szCs w:val="24"/>
            <w:lang w:val="en-GB"/>
          </w:rPr>
          <w:t xml:space="preserve"> [</w:t>
        </w:r>
        <w:commentRangeStart w:id="1524"/>
        <w:r w:rsidR="0050085D">
          <w:rPr>
            <w:rFonts w:ascii="Times New Roman" w:hAnsi="Times New Roman" w:cs="Times New Roman"/>
            <w:sz w:val="24"/>
            <w:szCs w:val="24"/>
            <w:lang w:val="en-GB"/>
          </w:rPr>
          <w:t>x</w:t>
        </w:r>
        <w:commentRangeEnd w:id="1524"/>
        <w:r w:rsidR="0050085D">
          <w:rPr>
            <w:rStyle w:val="Kommentarzeichen"/>
          </w:rPr>
          <w:commentReference w:id="1524"/>
        </w:r>
        <w:r w:rsidR="0050085D">
          <w:rPr>
            <w:rFonts w:ascii="Times New Roman" w:hAnsi="Times New Roman" w:cs="Times New Roman"/>
            <w:sz w:val="24"/>
            <w:szCs w:val="24"/>
            <w:lang w:val="en-GB"/>
          </w:rPr>
          <w:t>]</w:t>
        </w:r>
      </w:ins>
      <w:r w:rsidRPr="0092604C">
        <w:rPr>
          <w:rFonts w:ascii="Times New Roman" w:hAnsi="Times New Roman" w:cs="Times New Roman"/>
          <w:sz w:val="24"/>
          <w:szCs w:val="24"/>
          <w:lang w:val="en-GB"/>
        </w:rPr>
        <w:t>. In short, mosquitoes were anesthetised by CO</w:t>
      </w:r>
      <w:r w:rsidRPr="0092604C">
        <w:rPr>
          <w:rFonts w:ascii="Times New Roman" w:hAnsi="Times New Roman" w:cs="Times New Roman"/>
          <w:sz w:val="24"/>
          <w:szCs w:val="24"/>
          <w:vertAlign w:val="subscript"/>
          <w:lang w:val="en-GB"/>
        </w:rPr>
        <w:t>2</w:t>
      </w:r>
      <w:r w:rsidRPr="0092604C">
        <w:rPr>
          <w:rFonts w:ascii="Times New Roman" w:hAnsi="Times New Roman" w:cs="Times New Roman"/>
          <w:sz w:val="24"/>
          <w:szCs w:val="24"/>
          <w:lang w:val="en-GB"/>
        </w:rPr>
        <w:t xml:space="preserve"> to remove legs and wings and forced salivation was performed by placing the proboscis into a filter tip filled with 10 µL </w:t>
      </w:r>
      <w:del w:id="1525" w:author="RL" w:date="2018-07-05T15:08:00Z">
        <w:r w:rsidDel="00AA2BC8">
          <w:rPr>
            <w:rFonts w:ascii="Times New Roman" w:hAnsi="Times New Roman" w:cs="Times New Roman"/>
            <w:sz w:val="24"/>
            <w:szCs w:val="24"/>
            <w:lang w:val="en-GB"/>
          </w:rPr>
          <w:delText xml:space="preserve">Phosphate </w:delText>
        </w:r>
      </w:del>
      <w:ins w:id="1526" w:author="RL" w:date="2018-07-05T15:08:00Z">
        <w:r w:rsidR="00AA2BC8">
          <w:rPr>
            <w:rFonts w:ascii="Times New Roman" w:hAnsi="Times New Roman" w:cs="Times New Roman"/>
            <w:sz w:val="24"/>
            <w:szCs w:val="24"/>
            <w:lang w:val="en-GB"/>
          </w:rPr>
          <w:t xml:space="preserve">phosphate </w:t>
        </w:r>
      </w:ins>
      <w:r>
        <w:rPr>
          <w:rFonts w:ascii="Times New Roman" w:hAnsi="Times New Roman" w:cs="Times New Roman"/>
          <w:sz w:val="24"/>
          <w:szCs w:val="24"/>
          <w:lang w:val="en-GB"/>
        </w:rPr>
        <w:t xml:space="preserve">buffered saline </w:t>
      </w:r>
      <w:r w:rsidR="00987C94" w:rsidRPr="0092604C">
        <w:rPr>
          <w:rFonts w:ascii="Times New Roman" w:hAnsi="Times New Roman" w:cs="Times New Roman"/>
          <w:sz w:val="24"/>
          <w:szCs w:val="24"/>
          <w:lang w:val="en-GB"/>
        </w:rPr>
        <w:lastRenderedPageBreak/>
        <w:t>(</w:t>
      </w:r>
      <w:r w:rsidR="00987C94">
        <w:rPr>
          <w:rFonts w:ascii="Times New Roman" w:hAnsi="Times New Roman" w:cs="Times New Roman"/>
          <w:sz w:val="24"/>
          <w:szCs w:val="24"/>
          <w:lang w:val="en-GB"/>
        </w:rPr>
        <w:t>PBS</w:t>
      </w:r>
      <w:r w:rsidR="00987C94" w:rsidRPr="0092604C">
        <w:rPr>
          <w:rFonts w:ascii="Times New Roman" w:hAnsi="Times New Roman" w:cs="Times New Roman"/>
          <w:sz w:val="24"/>
          <w:szCs w:val="24"/>
          <w:lang w:val="en-GB"/>
        </w:rPr>
        <w:t>)</w:t>
      </w:r>
      <w:ins w:id="1527" w:author="RL" w:date="2018-07-05T15:08:00Z">
        <w:r w:rsidR="00AA2BC8">
          <w:rPr>
            <w:rFonts w:ascii="Times New Roman" w:hAnsi="Times New Roman" w:cs="Times New Roman"/>
            <w:sz w:val="24"/>
            <w:szCs w:val="24"/>
            <w:lang w:val="en-GB"/>
          </w:rPr>
          <w:t xml:space="preserve"> with</w:t>
        </w:r>
      </w:ins>
      <w:r w:rsidR="00987C94">
        <w:rPr>
          <w:rFonts w:ascii="Times New Roman" w:hAnsi="Times New Roman" w:cs="Times New Roman"/>
          <w:sz w:val="24"/>
          <w:szCs w:val="24"/>
          <w:lang w:val="en-GB"/>
        </w:rPr>
        <w:t xml:space="preserve"> </w:t>
      </w:r>
      <w:r>
        <w:rPr>
          <w:rFonts w:ascii="Times New Roman" w:hAnsi="Times New Roman" w:cs="Times New Roman"/>
          <w:sz w:val="24"/>
          <w:szCs w:val="24"/>
          <w:lang w:val="en-GB"/>
        </w:rPr>
        <w:t>pH 7.4</w:t>
      </w:r>
      <w:r w:rsidRPr="0092604C">
        <w:rPr>
          <w:rFonts w:ascii="Times New Roman" w:hAnsi="Times New Roman" w:cs="Times New Roman"/>
          <w:sz w:val="24"/>
          <w:szCs w:val="24"/>
          <w:lang w:val="en-GB"/>
        </w:rPr>
        <w:t xml:space="preserve"> </w:t>
      </w:r>
      <w:del w:id="1528" w:author="RL" w:date="2018-07-10T15:52:00Z">
        <w:r w:rsidRPr="0092604C" w:rsidDel="002E4B59">
          <w:rPr>
            <w:rFonts w:ascii="Times New Roman" w:hAnsi="Times New Roman" w:cs="Times New Roman"/>
            <w:sz w:val="24"/>
            <w:szCs w:val="24"/>
            <w:lang w:val="en-GB"/>
          </w:rPr>
          <w:delText xml:space="preserve"> </w:delText>
        </w:r>
      </w:del>
      <w:r w:rsidRPr="0092604C">
        <w:rPr>
          <w:rFonts w:ascii="Times New Roman" w:hAnsi="Times New Roman" w:cs="Times New Roman"/>
          <w:sz w:val="24"/>
          <w:szCs w:val="24"/>
          <w:lang w:val="en-GB"/>
        </w:rPr>
        <w:t xml:space="preserve">for 30 min. PBS containing saliva was incubated on </w:t>
      </w:r>
      <w:commentRangeStart w:id="1529"/>
      <w:r w:rsidRPr="0092604C">
        <w:rPr>
          <w:rFonts w:ascii="Times New Roman" w:hAnsi="Times New Roman" w:cs="Times New Roman"/>
          <w:sz w:val="24"/>
          <w:szCs w:val="24"/>
          <w:lang w:val="en-GB"/>
        </w:rPr>
        <w:t xml:space="preserve">Vero cells </w:t>
      </w:r>
      <w:commentRangeEnd w:id="1529"/>
      <w:r w:rsidR="00AA2BC8">
        <w:rPr>
          <w:rStyle w:val="Kommentarzeichen"/>
        </w:rPr>
        <w:commentReference w:id="1529"/>
      </w:r>
      <w:r w:rsidRPr="0092604C">
        <w:rPr>
          <w:rFonts w:ascii="Times New Roman" w:hAnsi="Times New Roman" w:cs="Times New Roman"/>
          <w:sz w:val="24"/>
          <w:szCs w:val="24"/>
          <w:lang w:val="en-GB"/>
        </w:rPr>
        <w:t xml:space="preserve">for 7 days and checked for cytopathic effect (CPE). </w:t>
      </w:r>
      <w:del w:id="1530" w:author="RL" w:date="2018-07-05T15:11:00Z">
        <w:r w:rsidRPr="0092604C" w:rsidDel="0050085D">
          <w:rPr>
            <w:rFonts w:ascii="Times New Roman" w:hAnsi="Times New Roman" w:cs="Times New Roman"/>
            <w:sz w:val="24"/>
            <w:szCs w:val="24"/>
            <w:lang w:val="en-GB"/>
          </w:rPr>
          <w:delText>To make sure CPE was due to WNV infection</w:delText>
        </w:r>
      </w:del>
      <w:ins w:id="1531" w:author="RL" w:date="2018-07-05T15:11:00Z">
        <w:r w:rsidR="0050085D">
          <w:rPr>
            <w:rFonts w:ascii="Times New Roman" w:hAnsi="Times New Roman" w:cs="Times New Roman"/>
            <w:sz w:val="24"/>
            <w:szCs w:val="24"/>
            <w:lang w:val="en-GB"/>
          </w:rPr>
          <w:t>For verification of a WNV infection</w:t>
        </w:r>
      </w:ins>
      <w:r w:rsidRPr="0092604C">
        <w:rPr>
          <w:rFonts w:ascii="Times New Roman" w:hAnsi="Times New Roman" w:cs="Times New Roman"/>
          <w:sz w:val="24"/>
          <w:szCs w:val="24"/>
          <w:lang w:val="en-GB"/>
        </w:rPr>
        <w:t>,</w:t>
      </w:r>
      <w:ins w:id="1532" w:author="RL" w:date="2018-07-05T15:11:00Z">
        <w:r w:rsidR="0050085D">
          <w:rPr>
            <w:rFonts w:ascii="Times New Roman" w:hAnsi="Times New Roman" w:cs="Times New Roman"/>
            <w:sz w:val="24"/>
            <w:szCs w:val="24"/>
            <w:lang w:val="en-GB"/>
          </w:rPr>
          <w:t xml:space="preserve"> the</w:t>
        </w:r>
      </w:ins>
      <w:r w:rsidRPr="0092604C">
        <w:rPr>
          <w:rFonts w:ascii="Times New Roman" w:hAnsi="Times New Roman" w:cs="Times New Roman"/>
          <w:sz w:val="24"/>
          <w:szCs w:val="24"/>
          <w:lang w:val="en-GB"/>
        </w:rPr>
        <w:t xml:space="preserve"> supernatant was analysed for WNV RNA by </w:t>
      </w:r>
      <w:proofErr w:type="spellStart"/>
      <w:r w:rsidRPr="0092604C">
        <w:rPr>
          <w:rFonts w:ascii="Times New Roman" w:hAnsi="Times New Roman" w:cs="Times New Roman"/>
          <w:sz w:val="24"/>
          <w:szCs w:val="24"/>
          <w:lang w:val="en-GB"/>
        </w:rPr>
        <w:t>qRT</w:t>
      </w:r>
      <w:proofErr w:type="spellEnd"/>
      <w:r w:rsidRPr="0092604C">
        <w:rPr>
          <w:rFonts w:ascii="Times New Roman" w:hAnsi="Times New Roman" w:cs="Times New Roman"/>
          <w:sz w:val="24"/>
          <w:szCs w:val="24"/>
          <w:lang w:val="en-GB"/>
        </w:rPr>
        <w:t xml:space="preserve">-PCR as described above. Transmission efficiency was calculated as described by </w:t>
      </w:r>
      <w:proofErr w:type="spellStart"/>
      <w:r w:rsidRPr="0092604C">
        <w:rPr>
          <w:rFonts w:ascii="Times New Roman" w:hAnsi="Times New Roman"/>
          <w:sz w:val="24"/>
          <w:szCs w:val="24"/>
          <w:lang w:val="en-GB"/>
        </w:rPr>
        <w:t>Chouin-Carneiro</w:t>
      </w:r>
      <w:proofErr w:type="spellEnd"/>
      <w:r w:rsidRPr="0092604C">
        <w:rPr>
          <w:rFonts w:ascii="Times New Roman" w:hAnsi="Times New Roman"/>
          <w:sz w:val="24"/>
          <w:szCs w:val="24"/>
          <w:lang w:val="en-GB"/>
        </w:rPr>
        <w:t xml:space="preserve"> et al. [</w:t>
      </w:r>
      <w:proofErr w:type="spellStart"/>
      <w:r w:rsidRPr="0092604C">
        <w:rPr>
          <w:rFonts w:ascii="Times New Roman" w:hAnsi="Times New Roman"/>
          <w:sz w:val="24"/>
          <w:szCs w:val="24"/>
          <w:highlight w:val="yellow"/>
          <w:lang w:val="en-GB"/>
        </w:rPr>
        <w:t>Chouin-Carneiro</w:t>
      </w:r>
      <w:proofErr w:type="spellEnd"/>
      <w:r w:rsidRPr="0092604C">
        <w:rPr>
          <w:rFonts w:ascii="Times New Roman" w:hAnsi="Times New Roman"/>
          <w:sz w:val="24"/>
          <w:szCs w:val="24"/>
          <w:highlight w:val="yellow"/>
          <w:lang w:val="en-GB"/>
        </w:rPr>
        <w:t xml:space="preserve"> et al. 2016</w:t>
      </w:r>
      <w:r w:rsidRPr="0092604C">
        <w:rPr>
          <w:rFonts w:ascii="Times New Roman" w:hAnsi="Times New Roman"/>
          <w:sz w:val="24"/>
          <w:szCs w:val="24"/>
          <w:lang w:val="en-GB"/>
        </w:rPr>
        <w:t>], defined as the number</w:t>
      </w:r>
      <w:ins w:id="1533" w:author="RL" w:date="2018-07-05T15:12:00Z">
        <w:r w:rsidR="0050085D">
          <w:rPr>
            <w:rFonts w:ascii="Times New Roman" w:hAnsi="Times New Roman"/>
            <w:sz w:val="24"/>
            <w:szCs w:val="24"/>
            <w:lang w:val="en-GB"/>
          </w:rPr>
          <w:t xml:space="preserve"> of specimens</w:t>
        </w:r>
      </w:ins>
      <w:r w:rsidRPr="0092604C">
        <w:rPr>
          <w:rFonts w:ascii="Times New Roman" w:hAnsi="Times New Roman"/>
          <w:sz w:val="24"/>
          <w:szCs w:val="24"/>
          <w:lang w:val="en-GB"/>
        </w:rPr>
        <w:t xml:space="preserve"> </w:t>
      </w:r>
      <w:del w:id="1534" w:author="RL" w:date="2018-07-05T15:12:00Z">
        <w:r w:rsidRPr="0092604C" w:rsidDel="0050085D">
          <w:rPr>
            <w:rFonts w:ascii="Times New Roman" w:hAnsi="Times New Roman"/>
            <w:sz w:val="24"/>
            <w:szCs w:val="24"/>
            <w:lang w:val="en-GB"/>
          </w:rPr>
          <w:delText xml:space="preserve">of </w:delText>
        </w:r>
      </w:del>
      <w:ins w:id="1535" w:author="RL" w:date="2018-07-05T15:12:00Z">
        <w:r w:rsidR="0050085D">
          <w:rPr>
            <w:rFonts w:ascii="Times New Roman" w:hAnsi="Times New Roman"/>
            <w:sz w:val="24"/>
            <w:szCs w:val="24"/>
            <w:lang w:val="en-GB"/>
          </w:rPr>
          <w:t xml:space="preserve"> with </w:t>
        </w:r>
      </w:ins>
      <w:del w:id="1536" w:author="RL" w:date="2018-07-05T15:13:00Z">
        <w:r w:rsidRPr="0092604C" w:rsidDel="0050085D">
          <w:rPr>
            <w:rFonts w:ascii="Times New Roman" w:hAnsi="Times New Roman"/>
            <w:sz w:val="24"/>
            <w:szCs w:val="24"/>
            <w:lang w:val="en-GB"/>
          </w:rPr>
          <w:delText>virus</w:delText>
        </w:r>
      </w:del>
      <w:ins w:id="1537" w:author="RL" w:date="2018-07-05T15:13:00Z">
        <w:r w:rsidR="0050085D">
          <w:rPr>
            <w:rFonts w:ascii="Times New Roman" w:hAnsi="Times New Roman"/>
            <w:sz w:val="24"/>
            <w:szCs w:val="24"/>
            <w:lang w:val="en-GB"/>
          </w:rPr>
          <w:t>WNV</w:t>
        </w:r>
      </w:ins>
      <w:r w:rsidRPr="0092604C">
        <w:rPr>
          <w:rFonts w:ascii="Times New Roman" w:hAnsi="Times New Roman"/>
          <w:sz w:val="24"/>
          <w:szCs w:val="24"/>
          <w:lang w:val="en-GB"/>
        </w:rPr>
        <w:t xml:space="preserve">-positive saliva per </w:t>
      </w:r>
      <w:del w:id="1538" w:author="RL" w:date="2018-07-05T15:12:00Z">
        <w:r w:rsidRPr="0092604C" w:rsidDel="0050085D">
          <w:rPr>
            <w:rFonts w:ascii="Times New Roman" w:hAnsi="Times New Roman"/>
            <w:sz w:val="24"/>
            <w:szCs w:val="24"/>
            <w:lang w:val="en-GB"/>
          </w:rPr>
          <w:delText xml:space="preserve">the </w:delText>
        </w:r>
      </w:del>
      <w:r w:rsidRPr="0092604C">
        <w:rPr>
          <w:rFonts w:ascii="Times New Roman" w:hAnsi="Times New Roman"/>
          <w:sz w:val="24"/>
          <w:szCs w:val="24"/>
          <w:lang w:val="en-GB"/>
        </w:rPr>
        <w:t>total number of fed females.</w:t>
      </w:r>
    </w:p>
    <w:p w14:paraId="775F91D0" w14:textId="5173A336" w:rsidR="0068160D" w:rsidRDefault="0068160D" w:rsidP="0068160D">
      <w:pPr>
        <w:widowControl w:val="0"/>
        <w:autoSpaceDE w:val="0"/>
        <w:autoSpaceDN w:val="0"/>
        <w:adjustRightInd w:val="0"/>
        <w:spacing w:after="240" w:line="480" w:lineRule="auto"/>
        <w:rPr>
          <w:ins w:id="1539" w:author="RenkeLuehken" w:date="2018-07-12T19:51:00Z"/>
          <w:rFonts w:ascii="Times New Roman" w:hAnsi="Times New Roman"/>
          <w:sz w:val="24"/>
          <w:szCs w:val="24"/>
          <w:lang w:val="en-GB"/>
        </w:rPr>
      </w:pPr>
    </w:p>
    <w:p w14:paraId="4D454782" w14:textId="77777777" w:rsidR="00E17E66" w:rsidRDefault="00E17E66" w:rsidP="00E17E66">
      <w:pPr>
        <w:widowControl w:val="0"/>
        <w:autoSpaceDE w:val="0"/>
        <w:autoSpaceDN w:val="0"/>
        <w:adjustRightInd w:val="0"/>
        <w:spacing w:after="240" w:line="240" w:lineRule="auto"/>
        <w:rPr>
          <w:ins w:id="1540" w:author="RenkeLuehken" w:date="2018-07-12T19:52:00Z"/>
          <w:rFonts w:ascii="Times New Roman" w:hAnsi="Times New Roman"/>
          <w:sz w:val="24"/>
          <w:szCs w:val="24"/>
          <w:lang w:val="en-GB"/>
        </w:rPr>
        <w:pPrChange w:id="1541" w:author="RenkeLuehken" w:date="2018-07-12T19:52:00Z">
          <w:pPr>
            <w:widowControl w:val="0"/>
            <w:autoSpaceDE w:val="0"/>
            <w:autoSpaceDN w:val="0"/>
            <w:adjustRightInd w:val="0"/>
            <w:spacing w:after="240" w:line="480" w:lineRule="auto"/>
          </w:pPr>
        </w:pPrChange>
      </w:pPr>
      <w:ins w:id="1542" w:author="RenkeLuehken" w:date="2018-07-12T19:52:00Z">
        <w:r>
          <w:rPr>
            <w:rFonts w:ascii="Times New Roman" w:hAnsi="Times New Roman"/>
            <w:sz w:val="24"/>
            <w:szCs w:val="24"/>
            <w:lang w:val="en-GB"/>
          </w:rPr>
          <w:t>Literature research:</w:t>
        </w:r>
      </w:ins>
    </w:p>
    <w:p w14:paraId="2CBAAEB0" w14:textId="2A23CA0E" w:rsidR="00011FD4" w:rsidRDefault="00E17E66" w:rsidP="00011FD4">
      <w:pPr>
        <w:widowControl w:val="0"/>
        <w:autoSpaceDE w:val="0"/>
        <w:autoSpaceDN w:val="0"/>
        <w:adjustRightInd w:val="0"/>
        <w:spacing w:after="240" w:line="480" w:lineRule="auto"/>
        <w:rPr>
          <w:ins w:id="1543" w:author="RenkeLuehken" w:date="2018-07-12T19:51:00Z"/>
          <w:rFonts w:ascii="Times New Roman" w:hAnsi="Times New Roman"/>
          <w:sz w:val="24"/>
          <w:szCs w:val="24"/>
          <w:lang w:val="en-GB"/>
        </w:rPr>
      </w:pPr>
      <w:proofErr w:type="gramStart"/>
      <w:ins w:id="1544" w:author="RenkeLuehken" w:date="2018-07-12T19:54:00Z">
        <w:r>
          <w:rPr>
            <w:rFonts w:ascii="Times New Roman" w:hAnsi="Times New Roman"/>
            <w:sz w:val="24"/>
            <w:szCs w:val="24"/>
            <w:lang w:val="en-GB"/>
          </w:rPr>
          <w:t>In order to</w:t>
        </w:r>
        <w:proofErr w:type="gramEnd"/>
        <w:r>
          <w:rPr>
            <w:rFonts w:ascii="Times New Roman" w:hAnsi="Times New Roman"/>
            <w:sz w:val="24"/>
            <w:szCs w:val="24"/>
            <w:lang w:val="en-GB"/>
          </w:rPr>
          <w:t xml:space="preserve"> </w:t>
        </w:r>
      </w:ins>
      <w:ins w:id="1545" w:author="RenkeLuehken" w:date="2018-07-12T19:55:00Z">
        <w:r>
          <w:rPr>
            <w:rFonts w:ascii="Times New Roman" w:hAnsi="Times New Roman"/>
            <w:sz w:val="24"/>
            <w:szCs w:val="24"/>
            <w:lang w:val="en-GB"/>
          </w:rPr>
          <w:t>evaluate the study results, d</w:t>
        </w:r>
      </w:ins>
      <w:ins w:id="1546" w:author="RenkeLuehken" w:date="2018-07-12T19:53:00Z">
        <w:r>
          <w:rPr>
            <w:rFonts w:ascii="Times New Roman" w:hAnsi="Times New Roman"/>
            <w:sz w:val="24"/>
            <w:szCs w:val="24"/>
            <w:lang w:val="en-GB"/>
          </w:rPr>
          <w:t xml:space="preserve">ata on the transmission rate of European mosquito populations </w:t>
        </w:r>
      </w:ins>
      <w:ins w:id="1547" w:author="RenkeLuehken" w:date="2018-07-12T19:54:00Z">
        <w:r>
          <w:rPr>
            <w:rFonts w:ascii="Times New Roman" w:hAnsi="Times New Roman"/>
            <w:sz w:val="24"/>
            <w:szCs w:val="24"/>
            <w:lang w:val="en-GB"/>
          </w:rPr>
          <w:t>with corresponding information on the</w:t>
        </w:r>
      </w:ins>
      <w:ins w:id="1548" w:author="RenkeLuehken" w:date="2018-07-12T19:57:00Z">
        <w:r>
          <w:rPr>
            <w:rFonts w:ascii="Times New Roman" w:hAnsi="Times New Roman"/>
            <w:sz w:val="24"/>
            <w:szCs w:val="24"/>
            <w:lang w:val="en-GB"/>
          </w:rPr>
          <w:t xml:space="preserve"> mosquito species</w:t>
        </w:r>
      </w:ins>
      <w:ins w:id="1549" w:author="RenkeLuehken" w:date="2018-07-12T19:59:00Z">
        <w:r w:rsidR="00785E4D">
          <w:rPr>
            <w:rFonts w:ascii="Times New Roman" w:hAnsi="Times New Roman"/>
            <w:sz w:val="24"/>
            <w:szCs w:val="24"/>
            <w:lang w:val="en-GB"/>
          </w:rPr>
          <w:t xml:space="preserve">, </w:t>
        </w:r>
      </w:ins>
      <w:ins w:id="1550" w:author="RenkeLuehken" w:date="2018-07-12T19:54:00Z">
        <w:r>
          <w:rPr>
            <w:rFonts w:ascii="Times New Roman" w:hAnsi="Times New Roman"/>
            <w:sz w:val="24"/>
            <w:szCs w:val="24"/>
            <w:lang w:val="en-GB"/>
          </w:rPr>
          <w:t>dpi and incubation temperature</w:t>
        </w:r>
      </w:ins>
      <w:ins w:id="1551" w:author="RenkeLuehken" w:date="2018-07-12T19:51:00Z">
        <w:r>
          <w:rPr>
            <w:rFonts w:ascii="Times New Roman" w:hAnsi="Times New Roman"/>
            <w:sz w:val="24"/>
            <w:szCs w:val="24"/>
            <w:lang w:val="en-GB"/>
          </w:rPr>
          <w:t xml:space="preserve"> were extracted </w:t>
        </w:r>
      </w:ins>
      <w:ins w:id="1552" w:author="RenkeLuehken" w:date="2018-07-12T19:52:00Z">
        <w:r>
          <w:rPr>
            <w:rFonts w:ascii="Times New Roman" w:hAnsi="Times New Roman"/>
            <w:sz w:val="24"/>
            <w:szCs w:val="24"/>
            <w:lang w:val="en-GB"/>
          </w:rPr>
          <w:t>from the</w:t>
        </w:r>
      </w:ins>
      <w:ins w:id="1553" w:author="RenkeLuehken" w:date="2018-07-12T19:55:00Z">
        <w:r>
          <w:rPr>
            <w:rFonts w:ascii="Times New Roman" w:hAnsi="Times New Roman"/>
            <w:sz w:val="24"/>
            <w:szCs w:val="24"/>
            <w:lang w:val="en-GB"/>
          </w:rPr>
          <w:t xml:space="preserve"> </w:t>
        </w:r>
      </w:ins>
      <w:ins w:id="1554" w:author="RenkeLuehken" w:date="2018-07-12T19:57:00Z">
        <w:r>
          <w:rPr>
            <w:rFonts w:ascii="Times New Roman" w:hAnsi="Times New Roman"/>
            <w:sz w:val="24"/>
            <w:szCs w:val="24"/>
            <w:lang w:val="en-GB"/>
          </w:rPr>
          <w:t>existing</w:t>
        </w:r>
      </w:ins>
      <w:ins w:id="1555" w:author="RenkeLuehken" w:date="2018-07-12T19:52:00Z">
        <w:r>
          <w:rPr>
            <w:rFonts w:ascii="Times New Roman" w:hAnsi="Times New Roman"/>
            <w:sz w:val="24"/>
            <w:szCs w:val="24"/>
            <w:lang w:val="en-GB"/>
          </w:rPr>
          <w:t xml:space="preserve"> literature [</w:t>
        </w:r>
        <w:r w:rsidRPr="00E17E66">
          <w:rPr>
            <w:rFonts w:ascii="Times New Roman" w:hAnsi="Times New Roman"/>
            <w:sz w:val="24"/>
            <w:szCs w:val="24"/>
            <w:highlight w:val="yellow"/>
            <w:lang w:val="en-GB"/>
            <w:rPrChange w:id="1556" w:author="RenkeLuehken" w:date="2018-07-12T19:52:00Z">
              <w:rPr>
                <w:rFonts w:ascii="Times New Roman" w:hAnsi="Times New Roman"/>
                <w:sz w:val="24"/>
                <w:szCs w:val="24"/>
                <w:lang w:val="en-GB"/>
              </w:rPr>
            </w:rPrChange>
          </w:rPr>
          <w:t>CITE</w:t>
        </w:r>
        <w:r>
          <w:rPr>
            <w:rFonts w:ascii="Times New Roman" w:hAnsi="Times New Roman"/>
            <w:sz w:val="24"/>
            <w:szCs w:val="24"/>
            <w:lang w:val="en-GB"/>
          </w:rPr>
          <w:t>]</w:t>
        </w:r>
      </w:ins>
      <w:ins w:id="1557" w:author="RenkeLuehken" w:date="2018-07-12T19:57:00Z">
        <w:r>
          <w:rPr>
            <w:rFonts w:ascii="Times New Roman" w:hAnsi="Times New Roman"/>
            <w:sz w:val="24"/>
            <w:szCs w:val="24"/>
            <w:lang w:val="en-GB"/>
          </w:rPr>
          <w:t xml:space="preserve">. </w:t>
        </w:r>
      </w:ins>
      <w:ins w:id="1558" w:author="RenkeLuehken" w:date="2018-07-12T20:04:00Z">
        <w:r w:rsidR="00011FD4">
          <w:rPr>
            <w:rFonts w:ascii="Times New Roman" w:hAnsi="Times New Roman"/>
            <w:sz w:val="24"/>
            <w:szCs w:val="24"/>
            <w:lang w:val="en-GB"/>
          </w:rPr>
          <w:t xml:space="preserve">In addition, </w:t>
        </w:r>
      </w:ins>
      <w:ins w:id="1559" w:author="RenkeLuehken" w:date="2018-07-12T20:05:00Z">
        <w:r w:rsidR="00011FD4">
          <w:rPr>
            <w:rFonts w:ascii="Times New Roman" w:hAnsi="Times New Roman"/>
            <w:sz w:val="24"/>
            <w:szCs w:val="24"/>
            <w:lang w:val="en-GB"/>
          </w:rPr>
          <w:t>to assess the results of these vector competence studies, the temperature data corres</w:t>
        </w:r>
      </w:ins>
      <w:ins w:id="1560" w:author="RenkeLuehken" w:date="2018-07-12T20:06:00Z">
        <w:r w:rsidR="00011FD4">
          <w:rPr>
            <w:rFonts w:ascii="Times New Roman" w:hAnsi="Times New Roman"/>
            <w:sz w:val="24"/>
            <w:szCs w:val="24"/>
            <w:lang w:val="en-GB"/>
          </w:rPr>
          <w:t xml:space="preserve">ponding to </w:t>
        </w:r>
      </w:ins>
      <w:ins w:id="1561" w:author="RenkeLuehken" w:date="2018-07-12T20:05:00Z">
        <w:r w:rsidR="00011FD4">
          <w:rPr>
            <w:rFonts w:ascii="Times New Roman" w:hAnsi="Times New Roman"/>
            <w:sz w:val="24"/>
            <w:szCs w:val="24"/>
            <w:lang w:val="en-GB"/>
          </w:rPr>
          <w:t xml:space="preserve">human case data in Europe (2011-2017) </w:t>
        </w:r>
      </w:ins>
      <w:ins w:id="1562" w:author="RenkeLuehken" w:date="2018-07-12T20:06:00Z">
        <w:r w:rsidR="00011FD4">
          <w:rPr>
            <w:rFonts w:ascii="Times New Roman" w:hAnsi="Times New Roman"/>
            <w:sz w:val="24"/>
            <w:szCs w:val="24"/>
            <w:lang w:val="en-GB"/>
          </w:rPr>
          <w:t xml:space="preserve">were analysed </w:t>
        </w:r>
      </w:ins>
      <w:ins w:id="1563" w:author="RenkeLuehken" w:date="2018-07-12T20:05:00Z">
        <w:r w:rsidR="00011FD4">
          <w:rPr>
            <w:rFonts w:ascii="Times New Roman" w:hAnsi="Times New Roman"/>
            <w:sz w:val="24"/>
            <w:szCs w:val="24"/>
            <w:lang w:val="en-GB"/>
          </w:rPr>
          <w:t>[</w:t>
        </w:r>
        <w:r w:rsidR="00011FD4" w:rsidRPr="00011FD4">
          <w:rPr>
            <w:rFonts w:ascii="Times New Roman" w:hAnsi="Times New Roman"/>
            <w:sz w:val="24"/>
            <w:szCs w:val="24"/>
            <w:highlight w:val="yellow"/>
            <w:lang w:val="en-GB"/>
            <w:rPrChange w:id="1564" w:author="RenkeLuehken" w:date="2018-07-12T20:05:00Z">
              <w:rPr>
                <w:rFonts w:ascii="Times New Roman" w:hAnsi="Times New Roman"/>
                <w:sz w:val="24"/>
                <w:szCs w:val="24"/>
                <w:lang w:val="en-GB"/>
              </w:rPr>
            </w:rPrChange>
          </w:rPr>
          <w:t>ECDC</w:t>
        </w:r>
        <w:r w:rsidR="00011FD4">
          <w:rPr>
            <w:rFonts w:ascii="Times New Roman" w:hAnsi="Times New Roman"/>
            <w:sz w:val="24"/>
            <w:szCs w:val="24"/>
            <w:lang w:val="en-GB"/>
          </w:rPr>
          <w:t>]</w:t>
        </w:r>
      </w:ins>
      <w:ins w:id="1565" w:author="RenkeLuehken" w:date="2018-07-12T20:06:00Z">
        <w:r w:rsidR="00011FD4">
          <w:rPr>
            <w:rFonts w:ascii="Times New Roman" w:hAnsi="Times New Roman"/>
            <w:sz w:val="24"/>
            <w:szCs w:val="24"/>
            <w:lang w:val="en-GB"/>
          </w:rPr>
          <w:t xml:space="preserve">. </w:t>
        </w:r>
      </w:ins>
      <w:ins w:id="1566" w:author="RenkeLuehken" w:date="2018-07-12T20:07:00Z">
        <w:r w:rsidR="00011FD4">
          <w:rPr>
            <w:rFonts w:ascii="Times New Roman" w:hAnsi="Times New Roman"/>
            <w:sz w:val="24"/>
            <w:szCs w:val="24"/>
            <w:lang w:val="en-GB"/>
          </w:rPr>
          <w:t>For all human WNV case</w:t>
        </w:r>
      </w:ins>
      <w:ins w:id="1567" w:author="RenkeLuehken" w:date="2018-07-12T20:08:00Z">
        <w:r w:rsidR="00011FD4">
          <w:rPr>
            <w:rFonts w:ascii="Times New Roman" w:hAnsi="Times New Roman"/>
            <w:sz w:val="24"/>
            <w:szCs w:val="24"/>
            <w:lang w:val="en-GB"/>
          </w:rPr>
          <w:t xml:space="preserve">, average </w:t>
        </w:r>
      </w:ins>
      <w:ins w:id="1568" w:author="RenkeLuehken" w:date="2018-07-12T20:07:00Z">
        <w:r w:rsidR="00011FD4">
          <w:rPr>
            <w:rFonts w:ascii="Times New Roman" w:hAnsi="Times New Roman"/>
            <w:sz w:val="24"/>
            <w:szCs w:val="24"/>
            <w:lang w:val="en-GB"/>
          </w:rPr>
          <w:t>temperature d</w:t>
        </w:r>
      </w:ins>
      <w:ins w:id="1569" w:author="RenkeLuehken" w:date="2018-07-12T20:08:00Z">
        <w:r w:rsidR="00011FD4">
          <w:rPr>
            <w:rFonts w:ascii="Times New Roman" w:hAnsi="Times New Roman"/>
            <w:sz w:val="24"/>
            <w:szCs w:val="24"/>
            <w:lang w:val="en-GB"/>
          </w:rPr>
          <w:t>ata in the corresponding NUTS3 region were extracted for the year when the case</w:t>
        </w:r>
      </w:ins>
      <w:ins w:id="1570" w:author="RenkeLuehken" w:date="2018-07-12T20:09:00Z">
        <w:r w:rsidR="00011FD4">
          <w:rPr>
            <w:rFonts w:ascii="Times New Roman" w:hAnsi="Times New Roman"/>
            <w:sz w:val="24"/>
            <w:szCs w:val="24"/>
            <w:lang w:val="en-GB"/>
          </w:rPr>
          <w:t xml:space="preserve"> was</w:t>
        </w:r>
      </w:ins>
      <w:ins w:id="1571" w:author="RenkeLuehken" w:date="2018-07-12T20:08:00Z">
        <w:r w:rsidR="00011FD4">
          <w:rPr>
            <w:rFonts w:ascii="Times New Roman" w:hAnsi="Times New Roman"/>
            <w:sz w:val="24"/>
            <w:szCs w:val="24"/>
            <w:lang w:val="en-GB"/>
          </w:rPr>
          <w:t xml:space="preserve"> report</w:t>
        </w:r>
      </w:ins>
      <w:ins w:id="1572" w:author="RenkeLuehken" w:date="2018-07-12T20:09:00Z">
        <w:r w:rsidR="00011FD4">
          <w:rPr>
            <w:rFonts w:ascii="Times New Roman" w:hAnsi="Times New Roman"/>
            <w:sz w:val="24"/>
            <w:szCs w:val="24"/>
            <w:lang w:val="en-GB"/>
          </w:rPr>
          <w:t>ed</w:t>
        </w:r>
      </w:ins>
      <w:ins w:id="1573" w:author="RenkeLuehken" w:date="2018-07-12T20:08:00Z">
        <w:r w:rsidR="00011FD4">
          <w:rPr>
            <w:rFonts w:ascii="Times New Roman" w:hAnsi="Times New Roman"/>
            <w:sz w:val="24"/>
            <w:szCs w:val="24"/>
            <w:lang w:val="en-GB"/>
          </w:rPr>
          <w:t>.</w:t>
        </w:r>
      </w:ins>
      <w:ins w:id="1574" w:author="RenkeLuehken" w:date="2018-07-12T20:09:00Z">
        <w:r w:rsidR="00011FD4">
          <w:rPr>
            <w:rFonts w:ascii="Times New Roman" w:hAnsi="Times New Roman"/>
            <w:sz w:val="24"/>
            <w:szCs w:val="24"/>
            <w:lang w:val="en-GB"/>
          </w:rPr>
          <w:t xml:space="preserve"> </w:t>
        </w:r>
      </w:ins>
      <w:commentRangeStart w:id="1575"/>
      <w:ins w:id="1576" w:author="RenkeLuehken" w:date="2018-07-12T20:05:00Z">
        <w:r w:rsidR="00011FD4">
          <w:rPr>
            <w:rFonts w:ascii="AdvOT1ef757c0" w:eastAsiaTheme="minorEastAsia" w:hAnsi="AdvOT1ef757c0" w:cs="AdvOT1ef757c0"/>
            <w:color w:val="000000"/>
            <w:sz w:val="20"/>
            <w:szCs w:val="20"/>
            <w:lang w:val="en-GB" w:eastAsia="de-DE"/>
          </w:rPr>
          <w:t>Human cases of WNV in Europe, during 2011, 2012 or 2013 were projected on the location</w:t>
        </w:r>
      </w:ins>
      <w:ins w:id="1577" w:author="RenkeLuehken" w:date="2018-07-12T20:09:00Z">
        <w:r w:rsidR="00011FD4">
          <w:rPr>
            <w:rFonts w:ascii="AdvOT1ef757c0" w:eastAsiaTheme="minorEastAsia" w:hAnsi="AdvOT1ef757c0" w:cs="AdvOT1ef757c0"/>
            <w:color w:val="000000"/>
            <w:sz w:val="20"/>
            <w:szCs w:val="20"/>
            <w:lang w:val="en-GB" w:eastAsia="de-DE"/>
          </w:rPr>
          <w:t xml:space="preserve"> </w:t>
        </w:r>
      </w:ins>
      <w:ins w:id="1578" w:author="RenkeLuehken" w:date="2018-07-12T20:05:00Z">
        <w:r w:rsidR="00011FD4">
          <w:rPr>
            <w:rFonts w:ascii="AdvOT1ef757c0" w:eastAsiaTheme="minorEastAsia" w:hAnsi="AdvOT1ef757c0" w:cs="AdvOT1ef757c0"/>
            <w:color w:val="000000"/>
            <w:sz w:val="20"/>
            <w:szCs w:val="20"/>
            <w:lang w:val="en-GB" w:eastAsia="de-DE"/>
          </w:rPr>
          <w:t>where they were reported [</w:t>
        </w:r>
        <w:r w:rsidR="00011FD4">
          <w:rPr>
            <w:rFonts w:ascii="AdvOT1ef757c0" w:eastAsiaTheme="minorEastAsia" w:hAnsi="AdvOT1ef757c0" w:cs="AdvOT1ef757c0"/>
            <w:color w:val="2C5CFB"/>
            <w:sz w:val="20"/>
            <w:szCs w:val="20"/>
            <w:lang w:val="en-GB" w:eastAsia="de-DE"/>
          </w:rPr>
          <w:t>11</w:t>
        </w:r>
        <w:r w:rsidR="00011FD4">
          <w:rPr>
            <w:rFonts w:ascii="AdvOT1ef757c0" w:eastAsiaTheme="minorEastAsia" w:hAnsi="AdvOT1ef757c0" w:cs="AdvOT1ef757c0"/>
            <w:color w:val="000000"/>
            <w:sz w:val="20"/>
            <w:szCs w:val="20"/>
            <w:lang w:val="en-GB" w:eastAsia="de-DE"/>
          </w:rPr>
          <w:t xml:space="preserve">]. </w:t>
        </w:r>
      </w:ins>
      <w:commentRangeEnd w:id="1575"/>
      <w:ins w:id="1579" w:author="RenkeLuehken" w:date="2018-07-12T20:09:00Z">
        <w:r w:rsidR="00011FD4">
          <w:rPr>
            <w:rStyle w:val="Kommentarzeichen"/>
          </w:rPr>
          <w:commentReference w:id="1575"/>
        </w:r>
      </w:ins>
    </w:p>
    <w:p w14:paraId="08A0DB33" w14:textId="77777777" w:rsidR="00E17E66" w:rsidRDefault="00E17E66" w:rsidP="0068160D">
      <w:pPr>
        <w:widowControl w:val="0"/>
        <w:autoSpaceDE w:val="0"/>
        <w:autoSpaceDN w:val="0"/>
        <w:adjustRightInd w:val="0"/>
        <w:spacing w:after="240" w:line="480" w:lineRule="auto"/>
        <w:rPr>
          <w:rFonts w:ascii="Times New Roman" w:hAnsi="Times New Roman"/>
          <w:sz w:val="24"/>
          <w:szCs w:val="24"/>
          <w:lang w:val="en-GB"/>
        </w:rPr>
      </w:pPr>
    </w:p>
    <w:p w14:paraId="07206B23" w14:textId="77777777" w:rsidR="0068160D" w:rsidRDefault="0068160D" w:rsidP="0068160D">
      <w:pPr>
        <w:spacing w:line="480" w:lineRule="auto"/>
        <w:rPr>
          <w:rFonts w:ascii="Times New Roman" w:hAnsi="Times New Roman" w:cs="Times New Roman"/>
          <w:b/>
          <w:color w:val="365F91" w:themeColor="accent1" w:themeShade="BF"/>
          <w:sz w:val="24"/>
          <w:szCs w:val="24"/>
          <w:lang w:val="en-GB"/>
        </w:rPr>
      </w:pPr>
      <w:r w:rsidRPr="0092604C">
        <w:rPr>
          <w:rFonts w:ascii="Times New Roman" w:hAnsi="Times New Roman" w:cs="Times New Roman"/>
          <w:b/>
          <w:color w:val="365F91" w:themeColor="accent1" w:themeShade="BF"/>
          <w:sz w:val="24"/>
          <w:szCs w:val="24"/>
          <w:lang w:val="en-GB"/>
        </w:rPr>
        <w:t>Data availability</w:t>
      </w:r>
    </w:p>
    <w:p w14:paraId="01BAD3E4" w14:textId="77777777" w:rsidR="0068160D" w:rsidRPr="00D8506F" w:rsidRDefault="0068160D" w:rsidP="0068160D">
      <w:pPr>
        <w:spacing w:after="0" w:line="480" w:lineRule="auto"/>
        <w:rPr>
          <w:rFonts w:ascii="Times New Roman" w:hAnsi="Times New Roman" w:cs="Times New Roman"/>
          <w:b/>
          <w:color w:val="365F91" w:themeColor="accent1" w:themeShade="BF"/>
          <w:sz w:val="24"/>
          <w:szCs w:val="24"/>
          <w:lang w:val="en-GB"/>
        </w:rPr>
      </w:pPr>
      <w:r w:rsidRPr="00D8506F">
        <w:rPr>
          <w:rFonts w:ascii="Times New Roman" w:hAnsi="Times New Roman" w:cs="Times New Roman"/>
          <w:sz w:val="24"/>
          <w:szCs w:val="24"/>
          <w:lang w:val="en-GB"/>
        </w:rPr>
        <w:t>All relevant data are provided within the paper.</w:t>
      </w:r>
    </w:p>
    <w:p w14:paraId="1FE1ED97" w14:textId="77777777" w:rsidR="004258B6" w:rsidRPr="0092604C" w:rsidRDefault="004258B6" w:rsidP="00577A14">
      <w:pPr>
        <w:spacing w:line="480" w:lineRule="auto"/>
        <w:rPr>
          <w:rFonts w:ascii="Times New Roman" w:hAnsi="Times New Roman" w:cs="Times New Roman"/>
          <w:b/>
          <w:color w:val="365F91" w:themeColor="accent1" w:themeShade="BF"/>
          <w:sz w:val="24"/>
          <w:szCs w:val="24"/>
          <w:lang w:val="en-GB"/>
        </w:rPr>
      </w:pPr>
    </w:p>
    <w:p w14:paraId="396474E6" w14:textId="77777777" w:rsidR="004258B6" w:rsidRPr="0092604C" w:rsidRDefault="004258B6" w:rsidP="00577A14">
      <w:pPr>
        <w:spacing w:line="480" w:lineRule="auto"/>
        <w:rPr>
          <w:rFonts w:ascii="Times New Roman" w:hAnsi="Times New Roman" w:cs="Times New Roman"/>
          <w:b/>
          <w:color w:val="365F91" w:themeColor="accent1" w:themeShade="BF"/>
          <w:sz w:val="24"/>
          <w:szCs w:val="24"/>
          <w:lang w:val="en-GB"/>
        </w:rPr>
      </w:pPr>
      <w:r w:rsidRPr="0092604C">
        <w:rPr>
          <w:rFonts w:ascii="Times New Roman" w:hAnsi="Times New Roman" w:cs="Times New Roman"/>
          <w:b/>
          <w:color w:val="365F91" w:themeColor="accent1" w:themeShade="BF"/>
          <w:sz w:val="24"/>
          <w:szCs w:val="24"/>
          <w:lang w:val="en-GB"/>
        </w:rPr>
        <w:t>Acknowledgement</w:t>
      </w:r>
    </w:p>
    <w:p w14:paraId="5DE57A7D" w14:textId="11A03171" w:rsidR="004258B6" w:rsidRPr="0092604C" w:rsidRDefault="004258B6" w:rsidP="00577A14">
      <w:pPr>
        <w:pStyle w:val="Acknowledgement"/>
        <w:autoSpaceDE w:val="0"/>
        <w:autoSpaceDN w:val="0"/>
        <w:adjustRightInd w:val="0"/>
        <w:spacing w:line="480" w:lineRule="auto"/>
        <w:rPr>
          <w:rFonts w:ascii="Times New Roman" w:hAnsi="Times New Roman"/>
          <w:sz w:val="24"/>
          <w:szCs w:val="24"/>
        </w:rPr>
      </w:pPr>
      <w:r w:rsidRPr="0092604C">
        <w:rPr>
          <w:rFonts w:ascii="Times New Roman" w:hAnsi="Times New Roman"/>
          <w:sz w:val="24"/>
          <w:szCs w:val="24"/>
        </w:rPr>
        <w:t xml:space="preserve">We thank </w:t>
      </w:r>
      <w:proofErr w:type="spellStart"/>
      <w:r w:rsidRPr="0092604C">
        <w:rPr>
          <w:rFonts w:ascii="Times New Roman" w:hAnsi="Times New Roman"/>
          <w:sz w:val="24"/>
          <w:szCs w:val="24"/>
        </w:rPr>
        <w:t>Branka</w:t>
      </w:r>
      <w:proofErr w:type="spellEnd"/>
      <w:r w:rsidRPr="0092604C">
        <w:rPr>
          <w:rFonts w:ascii="Times New Roman" w:hAnsi="Times New Roman"/>
          <w:sz w:val="24"/>
          <w:szCs w:val="24"/>
        </w:rPr>
        <w:t xml:space="preserve"> </w:t>
      </w:r>
      <w:proofErr w:type="spellStart"/>
      <w:r w:rsidRPr="0092604C">
        <w:rPr>
          <w:rFonts w:ascii="Times New Roman" w:hAnsi="Times New Roman"/>
          <w:sz w:val="24"/>
          <w:szCs w:val="24"/>
        </w:rPr>
        <w:t>Žibrat</w:t>
      </w:r>
      <w:proofErr w:type="spellEnd"/>
      <w:r w:rsidRPr="0092604C">
        <w:rPr>
          <w:rFonts w:ascii="Times New Roman" w:hAnsi="Times New Roman"/>
          <w:sz w:val="24"/>
          <w:szCs w:val="24"/>
        </w:rPr>
        <w:t xml:space="preserve"> for excellent technical assistance. This work was financially supported by the German Federal Ministry of Food and Agriculture (BMEL) through the </w:t>
      </w:r>
      <w:r w:rsidRPr="0092604C">
        <w:rPr>
          <w:rFonts w:ascii="Times New Roman" w:hAnsi="Times New Roman"/>
          <w:sz w:val="24"/>
          <w:szCs w:val="24"/>
        </w:rPr>
        <w:lastRenderedPageBreak/>
        <w:t>Federal Office for Agriculture and Food (BLE) with the grant number 28-1-91.048-15.</w:t>
      </w:r>
    </w:p>
    <w:p w14:paraId="50B86ABD" w14:textId="77777777" w:rsidR="004258B6" w:rsidRPr="0092604C" w:rsidRDefault="004258B6" w:rsidP="00577A14">
      <w:pPr>
        <w:spacing w:line="480" w:lineRule="auto"/>
        <w:rPr>
          <w:rFonts w:ascii="Times New Roman" w:hAnsi="Times New Roman" w:cs="Times New Roman"/>
          <w:b/>
          <w:color w:val="365F91" w:themeColor="accent1" w:themeShade="BF"/>
          <w:sz w:val="24"/>
          <w:szCs w:val="24"/>
          <w:lang w:val="en-GB"/>
        </w:rPr>
      </w:pPr>
    </w:p>
    <w:p w14:paraId="4DE3BC5C" w14:textId="77777777" w:rsidR="004258B6" w:rsidRPr="0092604C" w:rsidRDefault="004258B6" w:rsidP="00577A14">
      <w:pPr>
        <w:pStyle w:val="Head1"/>
        <w:autoSpaceDE w:val="0"/>
        <w:autoSpaceDN w:val="0"/>
        <w:adjustRightInd w:val="0"/>
        <w:spacing w:before="0" w:line="480" w:lineRule="auto"/>
        <w:jc w:val="both"/>
        <w:rPr>
          <w:color w:val="auto"/>
          <w:sz w:val="24"/>
          <w:szCs w:val="24"/>
        </w:rPr>
      </w:pPr>
      <w:r w:rsidRPr="0092604C">
        <w:rPr>
          <w:color w:val="365F91" w:themeColor="accent1" w:themeShade="BF"/>
          <w:sz w:val="24"/>
          <w:szCs w:val="24"/>
        </w:rPr>
        <w:t>Conflict of interest</w:t>
      </w:r>
      <w:r w:rsidRPr="0092604C">
        <w:rPr>
          <w:color w:val="auto"/>
          <w:sz w:val="24"/>
          <w:szCs w:val="24"/>
        </w:rPr>
        <w:t xml:space="preserve"> </w:t>
      </w:r>
      <w:r w:rsidRPr="0092604C">
        <w:rPr>
          <w:b w:val="0"/>
          <w:color w:val="auto"/>
          <w:sz w:val="24"/>
          <w:szCs w:val="24"/>
        </w:rPr>
        <w:t>(from each contributing author)</w:t>
      </w:r>
    </w:p>
    <w:p w14:paraId="34BDFE3F" w14:textId="77777777" w:rsidR="004258B6" w:rsidRPr="0092604C" w:rsidRDefault="004258B6" w:rsidP="00577A14">
      <w:pPr>
        <w:pStyle w:val="Head1"/>
        <w:autoSpaceDE w:val="0"/>
        <w:autoSpaceDN w:val="0"/>
        <w:adjustRightInd w:val="0"/>
        <w:spacing w:before="0" w:line="480" w:lineRule="auto"/>
        <w:jc w:val="both"/>
        <w:rPr>
          <w:b w:val="0"/>
          <w:color w:val="auto"/>
          <w:sz w:val="24"/>
          <w:szCs w:val="24"/>
        </w:rPr>
      </w:pPr>
      <w:r w:rsidRPr="0092604C">
        <w:rPr>
          <w:b w:val="0"/>
          <w:color w:val="auto"/>
          <w:sz w:val="24"/>
          <w:szCs w:val="24"/>
        </w:rPr>
        <w:t>None declared.</w:t>
      </w:r>
    </w:p>
    <w:p w14:paraId="77CF9525" w14:textId="77777777" w:rsidR="004258B6" w:rsidRPr="0092604C" w:rsidRDefault="004258B6" w:rsidP="00577A14">
      <w:pPr>
        <w:spacing w:line="480" w:lineRule="auto"/>
        <w:rPr>
          <w:rFonts w:ascii="Times New Roman" w:hAnsi="Times New Roman" w:cs="Times New Roman"/>
          <w:b/>
          <w:color w:val="365F91" w:themeColor="accent1" w:themeShade="BF"/>
          <w:sz w:val="24"/>
          <w:szCs w:val="24"/>
          <w:lang w:val="en-GB"/>
        </w:rPr>
      </w:pPr>
    </w:p>
    <w:p w14:paraId="7199999C" w14:textId="77777777" w:rsidR="007D6E6C" w:rsidRPr="0092604C" w:rsidRDefault="007D6E6C" w:rsidP="00577A14">
      <w:pPr>
        <w:pStyle w:val="Head1"/>
        <w:autoSpaceDE w:val="0"/>
        <w:autoSpaceDN w:val="0"/>
        <w:adjustRightInd w:val="0"/>
        <w:spacing w:before="0" w:line="480" w:lineRule="auto"/>
        <w:jc w:val="both"/>
        <w:rPr>
          <w:color w:val="365F91" w:themeColor="accent1" w:themeShade="BF"/>
          <w:sz w:val="24"/>
          <w:szCs w:val="24"/>
        </w:rPr>
      </w:pPr>
      <w:r w:rsidRPr="0092604C">
        <w:rPr>
          <w:color w:val="365F91" w:themeColor="accent1" w:themeShade="BF"/>
          <w:sz w:val="24"/>
          <w:szCs w:val="24"/>
        </w:rPr>
        <w:t>Authors’ contributions</w:t>
      </w:r>
    </w:p>
    <w:p w14:paraId="2CA6E88A" w14:textId="2D6FEF12" w:rsidR="007D6E6C" w:rsidRPr="0092604C" w:rsidRDefault="007D6E6C" w:rsidP="00577A14">
      <w:pPr>
        <w:pStyle w:val="Authors"/>
        <w:autoSpaceDE w:val="0"/>
        <w:autoSpaceDN w:val="0"/>
        <w:adjustRightInd w:val="0"/>
        <w:spacing w:line="480" w:lineRule="auto"/>
        <w:rPr>
          <w:rFonts w:ascii="Times New Roman" w:hAnsi="Times New Roman"/>
          <w:b w:val="0"/>
          <w:szCs w:val="24"/>
        </w:rPr>
      </w:pPr>
      <w:r w:rsidRPr="0092604C">
        <w:rPr>
          <w:rFonts w:ascii="Times New Roman" w:hAnsi="Times New Roman"/>
          <w:b w:val="0"/>
          <w:szCs w:val="24"/>
        </w:rPr>
        <w:t>Conceived and designed the study: SJ, AH, RL, JSC, ET. Performed the data collection: SJ, AH, ML, MH. Analysed the data: SJ, AH, RL</w:t>
      </w:r>
      <w:del w:id="1580" w:author="RL" w:date="2018-07-10T16:04:00Z">
        <w:r w:rsidRPr="0092604C" w:rsidDel="00431E2D">
          <w:rPr>
            <w:rFonts w:ascii="Times New Roman" w:hAnsi="Times New Roman"/>
            <w:b w:val="0"/>
            <w:szCs w:val="24"/>
          </w:rPr>
          <w:delText>, ET</w:delText>
        </w:r>
      </w:del>
      <w:r w:rsidRPr="0092604C">
        <w:rPr>
          <w:rFonts w:ascii="Times New Roman" w:hAnsi="Times New Roman"/>
          <w:b w:val="0"/>
          <w:szCs w:val="24"/>
        </w:rPr>
        <w:t>. Provided the ZIKA virus strain: GR. Provided mosquito specimens: MB. Wrote the paper: SJ, AH, RL, ET. All authors read and approved the final version of the manuscript.</w:t>
      </w:r>
    </w:p>
    <w:p w14:paraId="4D9F3915" w14:textId="77777777" w:rsidR="004258B6" w:rsidRPr="0092604C" w:rsidRDefault="004258B6" w:rsidP="00577A14">
      <w:pPr>
        <w:spacing w:line="480" w:lineRule="auto"/>
        <w:rPr>
          <w:rFonts w:ascii="Times New Roman" w:hAnsi="Times New Roman" w:cs="Times New Roman"/>
          <w:b/>
          <w:color w:val="365F91" w:themeColor="accent1" w:themeShade="BF"/>
          <w:sz w:val="24"/>
          <w:szCs w:val="24"/>
          <w:lang w:val="en-GB"/>
        </w:rPr>
      </w:pPr>
    </w:p>
    <w:p w14:paraId="705DAEC5" w14:textId="77777777" w:rsidR="004258B6" w:rsidRPr="0092604C" w:rsidRDefault="004258B6" w:rsidP="00934B9B">
      <w:pPr>
        <w:spacing w:line="480" w:lineRule="auto"/>
        <w:rPr>
          <w:rFonts w:ascii="Times New Roman" w:hAnsi="Times New Roman" w:cs="Times New Roman"/>
          <w:sz w:val="20"/>
          <w:szCs w:val="20"/>
          <w:lang w:val="en-GB"/>
        </w:rPr>
      </w:pPr>
      <w:r w:rsidRPr="0092604C">
        <w:rPr>
          <w:rFonts w:ascii="Times New Roman" w:hAnsi="Times New Roman" w:cs="Times New Roman"/>
          <w:b/>
          <w:color w:val="365F91" w:themeColor="accent1" w:themeShade="BF"/>
          <w:sz w:val="24"/>
          <w:szCs w:val="24"/>
          <w:lang w:val="en-GB"/>
        </w:rPr>
        <w:t xml:space="preserve">References </w:t>
      </w:r>
      <w:r w:rsidRPr="0092604C">
        <w:rPr>
          <w:rFonts w:ascii="Times New Roman" w:hAnsi="Times New Roman" w:cs="Times New Roman"/>
          <w:sz w:val="24"/>
          <w:szCs w:val="24"/>
          <w:lang w:val="en-GB"/>
        </w:rPr>
        <w:t>(</w:t>
      </w:r>
      <w:r w:rsidR="00C958CA" w:rsidRPr="0092604C">
        <w:rPr>
          <w:rFonts w:ascii="Times New Roman" w:hAnsi="Times New Roman" w:cs="Times New Roman"/>
          <w:sz w:val="24"/>
          <w:szCs w:val="24"/>
          <w:lang w:val="en-GB"/>
        </w:rPr>
        <w:t xml:space="preserve">Maximum 60; </w:t>
      </w:r>
      <w:r w:rsidRPr="0092604C">
        <w:rPr>
          <w:rFonts w:ascii="Times New Roman" w:hAnsi="Times New Roman" w:cs="Times New Roman"/>
          <w:sz w:val="24"/>
          <w:szCs w:val="24"/>
          <w:lang w:val="en-GB"/>
        </w:rPr>
        <w:t xml:space="preserve">in Nature style: numerical order corresponding to the order of </w:t>
      </w:r>
      <w:r w:rsidRPr="0092604C">
        <w:rPr>
          <w:rFonts w:ascii="Times New Roman" w:hAnsi="Times New Roman" w:cs="Times New Roman"/>
          <w:sz w:val="20"/>
          <w:szCs w:val="20"/>
          <w:lang w:val="en-GB"/>
        </w:rPr>
        <w:t>citation; five authors listed, if more et al.)</w:t>
      </w:r>
    </w:p>
    <w:p w14:paraId="0472BC20" w14:textId="66F7CC6F" w:rsidR="006372C9" w:rsidRDefault="006372C9" w:rsidP="00214F97">
      <w:pPr>
        <w:pStyle w:val="Listenabsatz"/>
        <w:widowControl w:val="0"/>
        <w:numPr>
          <w:ilvl w:val="0"/>
          <w:numId w:val="2"/>
        </w:numPr>
        <w:autoSpaceDE w:val="0"/>
        <w:autoSpaceDN w:val="0"/>
        <w:adjustRightInd w:val="0"/>
        <w:spacing w:after="240" w:line="480" w:lineRule="auto"/>
        <w:ind w:left="714" w:hanging="357"/>
        <w:rPr>
          <w:rFonts w:ascii="Times New Roman" w:eastAsiaTheme="minorEastAsia" w:hAnsi="Times New Roman" w:cs="Times New Roman"/>
          <w:sz w:val="24"/>
          <w:szCs w:val="24"/>
          <w:lang w:val="en-GB" w:eastAsia="de-DE"/>
        </w:rPr>
      </w:pPr>
      <w:proofErr w:type="spellStart"/>
      <w:r w:rsidRPr="00CF6230">
        <w:rPr>
          <w:rFonts w:ascii="Times New Roman" w:eastAsiaTheme="minorEastAsia" w:hAnsi="Times New Roman" w:cs="Times New Roman"/>
          <w:sz w:val="24"/>
          <w:szCs w:val="24"/>
          <w:lang w:eastAsia="de-DE"/>
        </w:rPr>
        <w:t>Balenghien</w:t>
      </w:r>
      <w:proofErr w:type="spellEnd"/>
      <w:r w:rsidRPr="00CF6230">
        <w:rPr>
          <w:rFonts w:ascii="Times New Roman" w:eastAsiaTheme="minorEastAsia" w:hAnsi="Times New Roman" w:cs="Times New Roman"/>
          <w:sz w:val="24"/>
          <w:szCs w:val="24"/>
          <w:lang w:eastAsia="de-DE"/>
        </w:rPr>
        <w:t xml:space="preserve"> T, </w:t>
      </w:r>
      <w:proofErr w:type="spellStart"/>
      <w:r w:rsidRPr="00CF6230">
        <w:rPr>
          <w:rFonts w:ascii="Times New Roman" w:eastAsiaTheme="minorEastAsia" w:hAnsi="Times New Roman" w:cs="Times New Roman"/>
          <w:sz w:val="24"/>
          <w:szCs w:val="24"/>
          <w:lang w:eastAsia="de-DE"/>
        </w:rPr>
        <w:t>Vazeille</w:t>
      </w:r>
      <w:proofErr w:type="spellEnd"/>
      <w:r w:rsidRPr="00CF6230">
        <w:rPr>
          <w:rFonts w:ascii="Times New Roman" w:eastAsiaTheme="minorEastAsia" w:hAnsi="Times New Roman" w:cs="Times New Roman"/>
          <w:sz w:val="24"/>
          <w:szCs w:val="24"/>
          <w:lang w:eastAsia="de-DE"/>
        </w:rPr>
        <w:t xml:space="preserve"> M, Reiter P, Schaffner F, Zeller H et al. </w:t>
      </w:r>
      <w:r>
        <w:rPr>
          <w:rFonts w:ascii="Times New Roman" w:eastAsiaTheme="minorEastAsia" w:hAnsi="Times New Roman" w:cs="Times New Roman"/>
          <w:sz w:val="24"/>
          <w:szCs w:val="24"/>
          <w:lang w:val="en-GB" w:eastAsia="de-DE"/>
        </w:rPr>
        <w:t xml:space="preserve">Evidence of laboratory vector competence of Culex </w:t>
      </w:r>
      <w:proofErr w:type="spellStart"/>
      <w:r>
        <w:rPr>
          <w:rFonts w:ascii="Times New Roman" w:eastAsiaTheme="minorEastAsia" w:hAnsi="Times New Roman" w:cs="Times New Roman"/>
          <w:sz w:val="24"/>
          <w:szCs w:val="24"/>
          <w:lang w:val="en-GB" w:eastAsia="de-DE"/>
        </w:rPr>
        <w:t>modestus</w:t>
      </w:r>
      <w:proofErr w:type="spellEnd"/>
      <w:r>
        <w:rPr>
          <w:rFonts w:ascii="Times New Roman" w:eastAsiaTheme="minorEastAsia" w:hAnsi="Times New Roman" w:cs="Times New Roman"/>
          <w:sz w:val="24"/>
          <w:szCs w:val="24"/>
          <w:lang w:val="en-GB" w:eastAsia="de-DE"/>
        </w:rPr>
        <w:t xml:space="preserve"> for West Nile virus. J Am </w:t>
      </w:r>
      <w:proofErr w:type="spellStart"/>
      <w:r>
        <w:rPr>
          <w:rFonts w:ascii="Times New Roman" w:eastAsiaTheme="minorEastAsia" w:hAnsi="Times New Roman" w:cs="Times New Roman"/>
          <w:sz w:val="24"/>
          <w:szCs w:val="24"/>
          <w:lang w:val="en-GB" w:eastAsia="de-DE"/>
        </w:rPr>
        <w:t>Mosq</w:t>
      </w:r>
      <w:proofErr w:type="spellEnd"/>
      <w:r>
        <w:rPr>
          <w:rFonts w:ascii="Times New Roman" w:eastAsiaTheme="minorEastAsia" w:hAnsi="Times New Roman" w:cs="Times New Roman"/>
          <w:sz w:val="24"/>
          <w:szCs w:val="24"/>
          <w:lang w:val="en-GB" w:eastAsia="de-DE"/>
        </w:rPr>
        <w:t xml:space="preserve"> Control Assoc. 2007;23(3):233-6.</w:t>
      </w:r>
    </w:p>
    <w:p w14:paraId="2DB7E036" w14:textId="14AB093A" w:rsidR="006B1C06" w:rsidRDefault="006B1C06" w:rsidP="00214F97">
      <w:pPr>
        <w:pStyle w:val="Listenabsatz"/>
        <w:widowControl w:val="0"/>
        <w:numPr>
          <w:ilvl w:val="0"/>
          <w:numId w:val="2"/>
        </w:numPr>
        <w:autoSpaceDE w:val="0"/>
        <w:autoSpaceDN w:val="0"/>
        <w:adjustRightInd w:val="0"/>
        <w:spacing w:after="240" w:line="480" w:lineRule="auto"/>
        <w:ind w:left="714" w:hanging="357"/>
        <w:rPr>
          <w:rFonts w:ascii="Times New Roman" w:eastAsiaTheme="minorEastAsia" w:hAnsi="Times New Roman" w:cs="Times New Roman"/>
          <w:sz w:val="24"/>
          <w:szCs w:val="24"/>
          <w:lang w:val="en-GB" w:eastAsia="de-DE"/>
        </w:rPr>
      </w:pPr>
      <w:r>
        <w:rPr>
          <w:rFonts w:ascii="Times New Roman" w:eastAsiaTheme="minorEastAsia" w:hAnsi="Times New Roman" w:cs="Times New Roman"/>
          <w:sz w:val="24"/>
          <w:szCs w:val="24"/>
          <w:lang w:val="en-GB" w:eastAsia="de-DE"/>
        </w:rPr>
        <w:t xml:space="preserve">Blagrove MS, Sherlock K, Chapman GE, </w:t>
      </w:r>
      <w:proofErr w:type="spellStart"/>
      <w:r>
        <w:rPr>
          <w:rFonts w:ascii="Times New Roman" w:eastAsiaTheme="minorEastAsia" w:hAnsi="Times New Roman" w:cs="Times New Roman"/>
          <w:sz w:val="24"/>
          <w:szCs w:val="24"/>
          <w:lang w:val="en-GB" w:eastAsia="de-DE"/>
        </w:rPr>
        <w:t>Impoinvil</w:t>
      </w:r>
      <w:proofErr w:type="spellEnd"/>
      <w:r>
        <w:rPr>
          <w:rFonts w:ascii="Times New Roman" w:eastAsiaTheme="minorEastAsia" w:hAnsi="Times New Roman" w:cs="Times New Roman"/>
          <w:sz w:val="24"/>
          <w:szCs w:val="24"/>
          <w:lang w:val="en-GB" w:eastAsia="de-DE"/>
        </w:rPr>
        <w:t xml:space="preserve"> DE, McCall PJ et al. Evaluation of the vector competence of a native UK mosquito </w:t>
      </w:r>
      <w:proofErr w:type="spellStart"/>
      <w:r>
        <w:rPr>
          <w:rFonts w:ascii="Times New Roman" w:eastAsiaTheme="minorEastAsia" w:hAnsi="Times New Roman" w:cs="Times New Roman"/>
          <w:sz w:val="24"/>
          <w:szCs w:val="24"/>
          <w:lang w:val="en-GB" w:eastAsia="de-DE"/>
        </w:rPr>
        <w:t>Ochlerotatus</w:t>
      </w:r>
      <w:proofErr w:type="spellEnd"/>
      <w:r>
        <w:rPr>
          <w:rFonts w:ascii="Times New Roman" w:eastAsiaTheme="minorEastAsia" w:hAnsi="Times New Roman" w:cs="Times New Roman"/>
          <w:sz w:val="24"/>
          <w:szCs w:val="24"/>
          <w:lang w:val="en-GB" w:eastAsia="de-DE"/>
        </w:rPr>
        <w:t xml:space="preserve"> detritus</w:t>
      </w:r>
      <w:r w:rsidR="006372C9">
        <w:rPr>
          <w:rFonts w:ascii="Times New Roman" w:eastAsiaTheme="minorEastAsia" w:hAnsi="Times New Roman" w:cs="Times New Roman"/>
          <w:sz w:val="24"/>
          <w:szCs w:val="24"/>
          <w:lang w:val="en-GB" w:eastAsia="de-DE"/>
        </w:rPr>
        <w:t xml:space="preserve"> (Aedes detritus) for dengue, chikungunya and West Nile viruses. </w:t>
      </w:r>
      <w:proofErr w:type="spellStart"/>
      <w:r w:rsidR="006372C9">
        <w:rPr>
          <w:rFonts w:ascii="Times New Roman" w:eastAsiaTheme="minorEastAsia" w:hAnsi="Times New Roman" w:cs="Times New Roman"/>
          <w:sz w:val="24"/>
          <w:szCs w:val="24"/>
          <w:lang w:val="en-GB" w:eastAsia="de-DE"/>
        </w:rPr>
        <w:t>Parasit</w:t>
      </w:r>
      <w:proofErr w:type="spellEnd"/>
      <w:r w:rsidR="006372C9">
        <w:rPr>
          <w:rFonts w:ascii="Times New Roman" w:eastAsiaTheme="minorEastAsia" w:hAnsi="Times New Roman" w:cs="Times New Roman"/>
          <w:sz w:val="24"/>
          <w:szCs w:val="24"/>
          <w:lang w:val="en-GB" w:eastAsia="de-DE"/>
        </w:rPr>
        <w:t xml:space="preserve"> Vectors. </w:t>
      </w:r>
      <w:proofErr w:type="gramStart"/>
      <w:r w:rsidR="006372C9">
        <w:rPr>
          <w:rFonts w:ascii="Times New Roman" w:eastAsiaTheme="minorEastAsia" w:hAnsi="Times New Roman" w:cs="Times New Roman"/>
          <w:sz w:val="24"/>
          <w:szCs w:val="24"/>
          <w:lang w:val="en-GB" w:eastAsia="de-DE"/>
        </w:rPr>
        <w:t>2016;9:452</w:t>
      </w:r>
      <w:proofErr w:type="gramEnd"/>
      <w:r w:rsidR="006372C9">
        <w:rPr>
          <w:rFonts w:ascii="Times New Roman" w:eastAsiaTheme="minorEastAsia" w:hAnsi="Times New Roman" w:cs="Times New Roman"/>
          <w:sz w:val="24"/>
          <w:szCs w:val="24"/>
          <w:lang w:val="en-GB" w:eastAsia="de-DE"/>
        </w:rPr>
        <w:t>.</w:t>
      </w:r>
    </w:p>
    <w:p w14:paraId="2983E785" w14:textId="2807C07F" w:rsidR="00556257" w:rsidRDefault="00556257" w:rsidP="00214F97">
      <w:pPr>
        <w:pStyle w:val="Listenabsatz"/>
        <w:widowControl w:val="0"/>
        <w:numPr>
          <w:ilvl w:val="0"/>
          <w:numId w:val="2"/>
        </w:numPr>
        <w:autoSpaceDE w:val="0"/>
        <w:autoSpaceDN w:val="0"/>
        <w:adjustRightInd w:val="0"/>
        <w:spacing w:after="240" w:line="480" w:lineRule="auto"/>
        <w:ind w:left="714" w:hanging="357"/>
        <w:rPr>
          <w:rFonts w:ascii="Times New Roman" w:eastAsiaTheme="minorEastAsia" w:hAnsi="Times New Roman" w:cs="Times New Roman"/>
          <w:sz w:val="24"/>
          <w:szCs w:val="24"/>
          <w:lang w:val="en-GB" w:eastAsia="de-DE"/>
        </w:rPr>
      </w:pPr>
      <w:r w:rsidRPr="00CF6230">
        <w:rPr>
          <w:rFonts w:ascii="Times New Roman" w:eastAsiaTheme="minorEastAsia" w:hAnsi="Times New Roman" w:cs="Times New Roman"/>
          <w:sz w:val="24"/>
          <w:szCs w:val="24"/>
          <w:highlight w:val="yellow"/>
          <w:lang w:eastAsia="de-DE"/>
        </w:rPr>
        <w:t>2016A</w:t>
      </w:r>
      <w:r w:rsidRPr="00CF6230">
        <w:rPr>
          <w:rFonts w:ascii="Times New Roman" w:eastAsiaTheme="minorEastAsia" w:hAnsi="Times New Roman" w:cs="Times New Roman"/>
          <w:sz w:val="24"/>
          <w:szCs w:val="24"/>
          <w:lang w:eastAsia="de-DE"/>
        </w:rPr>
        <w:t xml:space="preserve"> </w:t>
      </w:r>
      <w:proofErr w:type="spellStart"/>
      <w:r w:rsidRPr="00CF6230">
        <w:rPr>
          <w:rFonts w:ascii="Times New Roman" w:eastAsiaTheme="minorEastAsia" w:hAnsi="Times New Roman" w:cs="Times New Roman"/>
          <w:sz w:val="24"/>
          <w:szCs w:val="24"/>
          <w:lang w:eastAsia="de-DE"/>
        </w:rPr>
        <w:t>Börstler</w:t>
      </w:r>
      <w:proofErr w:type="spellEnd"/>
      <w:r w:rsidRPr="00CF6230">
        <w:rPr>
          <w:rFonts w:ascii="Times New Roman" w:eastAsiaTheme="minorEastAsia" w:hAnsi="Times New Roman" w:cs="Times New Roman"/>
          <w:sz w:val="24"/>
          <w:szCs w:val="24"/>
          <w:lang w:eastAsia="de-DE"/>
        </w:rPr>
        <w:t xml:space="preserve"> J, Jöst H, Garms R, Krüger A, </w:t>
      </w:r>
      <w:proofErr w:type="spellStart"/>
      <w:r w:rsidRPr="00CF6230">
        <w:rPr>
          <w:rFonts w:ascii="Times New Roman" w:eastAsiaTheme="minorEastAsia" w:hAnsi="Times New Roman" w:cs="Times New Roman"/>
          <w:sz w:val="24"/>
          <w:szCs w:val="24"/>
          <w:lang w:eastAsia="de-DE"/>
        </w:rPr>
        <w:t>Tannich</w:t>
      </w:r>
      <w:proofErr w:type="spellEnd"/>
      <w:r w:rsidRPr="00CF6230">
        <w:rPr>
          <w:rFonts w:ascii="Times New Roman" w:eastAsiaTheme="minorEastAsia" w:hAnsi="Times New Roman" w:cs="Times New Roman"/>
          <w:sz w:val="24"/>
          <w:szCs w:val="24"/>
          <w:lang w:eastAsia="de-DE"/>
        </w:rPr>
        <w:t xml:space="preserve"> E et al. </w:t>
      </w:r>
      <w:r>
        <w:rPr>
          <w:rFonts w:ascii="Times New Roman" w:eastAsiaTheme="minorEastAsia" w:hAnsi="Times New Roman" w:cs="Times New Roman"/>
          <w:sz w:val="24"/>
          <w:szCs w:val="24"/>
          <w:lang w:val="en-GB" w:eastAsia="de-DE"/>
        </w:rPr>
        <w:t xml:space="preserve">Host-feeding patterns of mosquito species in Germany. </w:t>
      </w:r>
      <w:proofErr w:type="spellStart"/>
      <w:r>
        <w:rPr>
          <w:rFonts w:ascii="Times New Roman" w:eastAsiaTheme="minorEastAsia" w:hAnsi="Times New Roman" w:cs="Times New Roman"/>
          <w:sz w:val="24"/>
          <w:szCs w:val="24"/>
          <w:lang w:val="en-GB" w:eastAsia="de-DE"/>
        </w:rPr>
        <w:t>Parasit</w:t>
      </w:r>
      <w:proofErr w:type="spellEnd"/>
      <w:r>
        <w:rPr>
          <w:rFonts w:ascii="Times New Roman" w:eastAsiaTheme="minorEastAsia" w:hAnsi="Times New Roman" w:cs="Times New Roman"/>
          <w:sz w:val="24"/>
          <w:szCs w:val="24"/>
          <w:lang w:val="en-GB" w:eastAsia="de-DE"/>
        </w:rPr>
        <w:t xml:space="preserve"> Vectors. 2016;9(1):318.</w:t>
      </w:r>
    </w:p>
    <w:p w14:paraId="7C9890F9" w14:textId="3B6902F7" w:rsidR="00556257" w:rsidRDefault="00556257" w:rsidP="00214F97">
      <w:pPr>
        <w:pStyle w:val="Listenabsatz"/>
        <w:widowControl w:val="0"/>
        <w:numPr>
          <w:ilvl w:val="0"/>
          <w:numId w:val="2"/>
        </w:numPr>
        <w:autoSpaceDE w:val="0"/>
        <w:autoSpaceDN w:val="0"/>
        <w:adjustRightInd w:val="0"/>
        <w:spacing w:after="240" w:line="480" w:lineRule="auto"/>
        <w:ind w:left="714" w:hanging="357"/>
        <w:rPr>
          <w:rFonts w:ascii="Times New Roman" w:eastAsiaTheme="minorEastAsia" w:hAnsi="Times New Roman" w:cs="Times New Roman"/>
          <w:sz w:val="24"/>
          <w:szCs w:val="24"/>
          <w:lang w:val="en-GB" w:eastAsia="de-DE"/>
        </w:rPr>
      </w:pPr>
      <w:r w:rsidRPr="00CF6230">
        <w:rPr>
          <w:rFonts w:ascii="Times New Roman" w:eastAsiaTheme="minorEastAsia" w:hAnsi="Times New Roman" w:cs="Times New Roman"/>
          <w:sz w:val="24"/>
          <w:szCs w:val="24"/>
          <w:highlight w:val="yellow"/>
          <w:lang w:eastAsia="de-DE"/>
        </w:rPr>
        <w:t>2016B</w:t>
      </w:r>
      <w:r w:rsidRPr="00CF6230">
        <w:rPr>
          <w:rFonts w:ascii="Times New Roman" w:eastAsiaTheme="minorEastAsia" w:hAnsi="Times New Roman" w:cs="Times New Roman"/>
          <w:sz w:val="24"/>
          <w:szCs w:val="24"/>
          <w:lang w:eastAsia="de-DE"/>
        </w:rPr>
        <w:t xml:space="preserve"> </w:t>
      </w:r>
      <w:proofErr w:type="spellStart"/>
      <w:r w:rsidRPr="00CF6230">
        <w:rPr>
          <w:rFonts w:ascii="Times New Roman" w:eastAsiaTheme="minorEastAsia" w:hAnsi="Times New Roman" w:cs="Times New Roman"/>
          <w:sz w:val="24"/>
          <w:szCs w:val="24"/>
          <w:lang w:eastAsia="de-DE"/>
        </w:rPr>
        <w:t>Börstler</w:t>
      </w:r>
      <w:proofErr w:type="spellEnd"/>
      <w:r w:rsidRPr="00CF6230">
        <w:rPr>
          <w:rFonts w:ascii="Times New Roman" w:eastAsiaTheme="minorEastAsia" w:hAnsi="Times New Roman" w:cs="Times New Roman"/>
          <w:sz w:val="24"/>
          <w:szCs w:val="24"/>
          <w:lang w:eastAsia="de-DE"/>
        </w:rPr>
        <w:t xml:space="preserve"> J, Engel D, Peterson M, </w:t>
      </w:r>
      <w:proofErr w:type="spellStart"/>
      <w:r w:rsidRPr="00CF6230">
        <w:rPr>
          <w:rFonts w:ascii="Times New Roman" w:eastAsiaTheme="minorEastAsia" w:hAnsi="Times New Roman" w:cs="Times New Roman"/>
          <w:sz w:val="24"/>
          <w:szCs w:val="24"/>
          <w:lang w:eastAsia="de-DE"/>
        </w:rPr>
        <w:t>Poggensee</w:t>
      </w:r>
      <w:proofErr w:type="spellEnd"/>
      <w:r w:rsidRPr="00CF6230">
        <w:rPr>
          <w:rFonts w:ascii="Times New Roman" w:eastAsiaTheme="minorEastAsia" w:hAnsi="Times New Roman" w:cs="Times New Roman"/>
          <w:sz w:val="24"/>
          <w:szCs w:val="24"/>
          <w:lang w:eastAsia="de-DE"/>
        </w:rPr>
        <w:t xml:space="preserve"> C, Jansen S et al. </w:t>
      </w:r>
      <w:r>
        <w:rPr>
          <w:rFonts w:ascii="Times New Roman" w:eastAsiaTheme="minorEastAsia" w:hAnsi="Times New Roman" w:cs="Times New Roman"/>
          <w:sz w:val="24"/>
          <w:szCs w:val="24"/>
          <w:lang w:val="en-GB" w:eastAsia="de-DE"/>
        </w:rPr>
        <w:t>Surveillance of maternal antibodies against West Nile virus in chicken eggs in South-West Germany. Trop Med Int Health. 2016;21(5):687-90.</w:t>
      </w:r>
    </w:p>
    <w:p w14:paraId="57806C42" w14:textId="7841E831" w:rsidR="00AC0129" w:rsidRDefault="00AC0129" w:rsidP="00214F97">
      <w:pPr>
        <w:pStyle w:val="Listenabsatz"/>
        <w:widowControl w:val="0"/>
        <w:numPr>
          <w:ilvl w:val="0"/>
          <w:numId w:val="2"/>
        </w:numPr>
        <w:autoSpaceDE w:val="0"/>
        <w:autoSpaceDN w:val="0"/>
        <w:adjustRightInd w:val="0"/>
        <w:spacing w:after="240" w:line="480" w:lineRule="auto"/>
        <w:ind w:left="714" w:hanging="357"/>
        <w:rPr>
          <w:rFonts w:ascii="Times New Roman" w:eastAsiaTheme="minorEastAsia" w:hAnsi="Times New Roman" w:cs="Times New Roman"/>
          <w:sz w:val="24"/>
          <w:szCs w:val="24"/>
          <w:lang w:val="en-GB" w:eastAsia="de-DE"/>
        </w:rPr>
      </w:pPr>
      <w:r>
        <w:rPr>
          <w:rFonts w:ascii="Times New Roman" w:eastAsiaTheme="minorEastAsia" w:hAnsi="Times New Roman" w:cs="Times New Roman"/>
          <w:sz w:val="24"/>
          <w:szCs w:val="24"/>
          <w:lang w:val="en-GB" w:eastAsia="de-DE"/>
        </w:rPr>
        <w:lastRenderedPageBreak/>
        <w:t xml:space="preserve">Bowen RA, Nemeth NM. Experimental infections with West Nile virus. </w:t>
      </w:r>
      <w:proofErr w:type="spellStart"/>
      <w:r>
        <w:rPr>
          <w:rFonts w:ascii="Times New Roman" w:eastAsiaTheme="minorEastAsia" w:hAnsi="Times New Roman" w:cs="Times New Roman"/>
          <w:sz w:val="24"/>
          <w:szCs w:val="24"/>
          <w:lang w:val="en-GB" w:eastAsia="de-DE"/>
        </w:rPr>
        <w:t>Curr</w:t>
      </w:r>
      <w:proofErr w:type="spellEnd"/>
      <w:r>
        <w:rPr>
          <w:rFonts w:ascii="Times New Roman" w:eastAsiaTheme="minorEastAsia" w:hAnsi="Times New Roman" w:cs="Times New Roman"/>
          <w:sz w:val="24"/>
          <w:szCs w:val="24"/>
          <w:lang w:val="en-GB" w:eastAsia="de-DE"/>
        </w:rPr>
        <w:t xml:space="preserve"> </w:t>
      </w:r>
      <w:proofErr w:type="spellStart"/>
      <w:r>
        <w:rPr>
          <w:rFonts w:ascii="Times New Roman" w:eastAsiaTheme="minorEastAsia" w:hAnsi="Times New Roman" w:cs="Times New Roman"/>
          <w:sz w:val="24"/>
          <w:szCs w:val="24"/>
          <w:lang w:val="en-GB" w:eastAsia="de-DE"/>
        </w:rPr>
        <w:t>Opin</w:t>
      </w:r>
      <w:proofErr w:type="spellEnd"/>
      <w:r>
        <w:rPr>
          <w:rFonts w:ascii="Times New Roman" w:eastAsiaTheme="minorEastAsia" w:hAnsi="Times New Roman" w:cs="Times New Roman"/>
          <w:sz w:val="24"/>
          <w:szCs w:val="24"/>
          <w:lang w:val="en-GB" w:eastAsia="de-DE"/>
        </w:rPr>
        <w:t xml:space="preserve"> Infect Dis. 2007;20(3):293-7.</w:t>
      </w:r>
    </w:p>
    <w:p w14:paraId="7F7674CD" w14:textId="0B11CC0E" w:rsidR="00F32C1D" w:rsidRPr="00F32C1D" w:rsidRDefault="00F32C1D" w:rsidP="00214F97">
      <w:pPr>
        <w:pStyle w:val="Listenabsatz"/>
        <w:widowControl w:val="0"/>
        <w:numPr>
          <w:ilvl w:val="0"/>
          <w:numId w:val="2"/>
        </w:numPr>
        <w:autoSpaceDE w:val="0"/>
        <w:autoSpaceDN w:val="0"/>
        <w:adjustRightInd w:val="0"/>
        <w:spacing w:after="240" w:line="480" w:lineRule="auto"/>
        <w:ind w:left="714" w:hanging="357"/>
        <w:rPr>
          <w:rFonts w:ascii="Times New Roman" w:eastAsiaTheme="minorEastAsia" w:hAnsi="Times New Roman" w:cs="Times New Roman"/>
          <w:sz w:val="24"/>
          <w:szCs w:val="24"/>
          <w:lang w:val="en-GB" w:eastAsia="de-DE"/>
        </w:rPr>
      </w:pPr>
      <w:proofErr w:type="spellStart"/>
      <w:r>
        <w:rPr>
          <w:rFonts w:ascii="Times New Roman" w:eastAsiaTheme="minorEastAsia" w:hAnsi="Times New Roman" w:cs="Times New Roman"/>
          <w:sz w:val="24"/>
          <w:szCs w:val="24"/>
          <w:lang w:val="en-GB" w:eastAsia="de-DE"/>
        </w:rPr>
        <w:t>Caraguel</w:t>
      </w:r>
      <w:proofErr w:type="spellEnd"/>
      <w:r>
        <w:rPr>
          <w:rFonts w:ascii="Times New Roman" w:eastAsiaTheme="minorEastAsia" w:hAnsi="Times New Roman" w:cs="Times New Roman"/>
          <w:sz w:val="24"/>
          <w:szCs w:val="24"/>
          <w:lang w:val="en-GB" w:eastAsia="de-DE"/>
        </w:rPr>
        <w:t xml:space="preserve"> CGB, </w:t>
      </w:r>
      <w:proofErr w:type="spellStart"/>
      <w:r>
        <w:rPr>
          <w:rFonts w:ascii="Times New Roman" w:eastAsiaTheme="minorEastAsia" w:hAnsi="Times New Roman" w:cs="Times New Roman"/>
          <w:sz w:val="24"/>
          <w:szCs w:val="24"/>
          <w:lang w:val="en-GB" w:eastAsia="de-DE"/>
        </w:rPr>
        <w:t>Stryhn</w:t>
      </w:r>
      <w:proofErr w:type="spellEnd"/>
      <w:r>
        <w:rPr>
          <w:rFonts w:ascii="Times New Roman" w:eastAsiaTheme="minorEastAsia" w:hAnsi="Times New Roman" w:cs="Times New Roman"/>
          <w:sz w:val="24"/>
          <w:szCs w:val="24"/>
          <w:lang w:val="en-GB" w:eastAsia="de-DE"/>
        </w:rPr>
        <w:t xml:space="preserve"> H, </w:t>
      </w:r>
      <w:proofErr w:type="spellStart"/>
      <w:r>
        <w:rPr>
          <w:rFonts w:ascii="Times New Roman" w:eastAsiaTheme="minorEastAsia" w:hAnsi="Times New Roman" w:cs="Times New Roman"/>
          <w:sz w:val="24"/>
          <w:szCs w:val="24"/>
          <w:lang w:val="en-GB" w:eastAsia="de-DE"/>
        </w:rPr>
        <w:t>Gagné</w:t>
      </w:r>
      <w:proofErr w:type="spellEnd"/>
      <w:r>
        <w:rPr>
          <w:rFonts w:ascii="Times New Roman" w:eastAsiaTheme="minorEastAsia" w:hAnsi="Times New Roman" w:cs="Times New Roman"/>
          <w:sz w:val="24"/>
          <w:szCs w:val="24"/>
          <w:lang w:val="en-GB" w:eastAsia="de-DE"/>
        </w:rPr>
        <w:t xml:space="preserve"> N, </w:t>
      </w:r>
      <w:proofErr w:type="spellStart"/>
      <w:r>
        <w:rPr>
          <w:rFonts w:ascii="Times New Roman" w:eastAsiaTheme="minorEastAsia" w:hAnsi="Times New Roman" w:cs="Times New Roman"/>
          <w:sz w:val="24"/>
          <w:szCs w:val="24"/>
          <w:lang w:val="en-GB" w:eastAsia="de-DE"/>
        </w:rPr>
        <w:t>Dohoo</w:t>
      </w:r>
      <w:proofErr w:type="spellEnd"/>
      <w:r>
        <w:rPr>
          <w:rFonts w:ascii="Times New Roman" w:eastAsiaTheme="minorEastAsia" w:hAnsi="Times New Roman" w:cs="Times New Roman"/>
          <w:sz w:val="24"/>
          <w:szCs w:val="24"/>
          <w:lang w:val="en-GB" w:eastAsia="de-DE"/>
        </w:rPr>
        <w:t xml:space="preserve"> IR, </w:t>
      </w:r>
      <w:proofErr w:type="spellStart"/>
      <w:r>
        <w:rPr>
          <w:rFonts w:ascii="Times New Roman" w:eastAsiaTheme="minorEastAsia" w:hAnsi="Times New Roman" w:cs="Times New Roman"/>
          <w:sz w:val="24"/>
          <w:szCs w:val="24"/>
          <w:lang w:val="en-GB" w:eastAsia="de-DE"/>
        </w:rPr>
        <w:t>Hammell</w:t>
      </w:r>
      <w:proofErr w:type="spellEnd"/>
      <w:r>
        <w:rPr>
          <w:rFonts w:ascii="Times New Roman" w:eastAsiaTheme="minorEastAsia" w:hAnsi="Times New Roman" w:cs="Times New Roman"/>
          <w:sz w:val="24"/>
          <w:szCs w:val="24"/>
          <w:lang w:val="en-GB" w:eastAsia="de-DE"/>
        </w:rPr>
        <w:t xml:space="preserve"> KL. Selection of a </w:t>
      </w:r>
      <w:proofErr w:type="spellStart"/>
      <w:r>
        <w:rPr>
          <w:rFonts w:ascii="Times New Roman" w:eastAsiaTheme="minorEastAsia" w:hAnsi="Times New Roman" w:cs="Times New Roman"/>
          <w:sz w:val="24"/>
          <w:szCs w:val="24"/>
          <w:lang w:val="en-GB" w:eastAsia="de-DE"/>
        </w:rPr>
        <w:t>cutoff</w:t>
      </w:r>
      <w:proofErr w:type="spellEnd"/>
      <w:r>
        <w:rPr>
          <w:rFonts w:ascii="Times New Roman" w:eastAsiaTheme="minorEastAsia" w:hAnsi="Times New Roman" w:cs="Times New Roman"/>
          <w:sz w:val="24"/>
          <w:szCs w:val="24"/>
          <w:lang w:val="en-GB" w:eastAsia="de-DE"/>
        </w:rPr>
        <w:t xml:space="preserve"> for real-time polymerase chain reaction results to fit a diagnostic purpose: analytical and epidemiologic approaches. J Vet Diagn Invest. 2001;23(1):2-15</w:t>
      </w:r>
    </w:p>
    <w:p w14:paraId="3D665E18" w14:textId="0C234A08" w:rsidR="00934B9B" w:rsidRPr="00BB2C93" w:rsidRDefault="00934B9B" w:rsidP="00214F97">
      <w:pPr>
        <w:pStyle w:val="Listenabsatz"/>
        <w:widowControl w:val="0"/>
        <w:numPr>
          <w:ilvl w:val="0"/>
          <w:numId w:val="2"/>
        </w:numPr>
        <w:autoSpaceDE w:val="0"/>
        <w:autoSpaceDN w:val="0"/>
        <w:adjustRightInd w:val="0"/>
        <w:spacing w:after="240" w:line="480" w:lineRule="auto"/>
        <w:ind w:left="714" w:hanging="357"/>
        <w:rPr>
          <w:rFonts w:ascii="Times New Roman" w:eastAsiaTheme="minorEastAsia" w:hAnsi="Times New Roman" w:cs="Times New Roman"/>
          <w:sz w:val="24"/>
          <w:szCs w:val="24"/>
          <w:lang w:val="en-GB" w:eastAsia="de-DE"/>
        </w:rPr>
      </w:pPr>
      <w:r w:rsidRPr="00BB2C93">
        <w:rPr>
          <w:rFonts w:ascii="Times New Roman" w:eastAsiaTheme="minorEastAsia" w:hAnsi="Times New Roman" w:cs="Times New Roman"/>
          <w:color w:val="3B3B3B"/>
          <w:sz w:val="24"/>
          <w:szCs w:val="24"/>
          <w:lang w:val="en-GB" w:eastAsia="de-DE"/>
        </w:rPr>
        <w:t xml:space="preserve">Chao D-Y, Davis BS, Chang G-JJ. Development of multiplex real-time reverse transcriptase PCR assays for detecting eight medically important flaviviruses in </w:t>
      </w:r>
      <w:proofErr w:type="spellStart"/>
      <w:proofErr w:type="gramStart"/>
      <w:r w:rsidRPr="00BB2C93">
        <w:rPr>
          <w:rFonts w:ascii="Times New Roman" w:eastAsiaTheme="minorEastAsia" w:hAnsi="Times New Roman" w:cs="Times New Roman"/>
          <w:color w:val="3B3B3B"/>
          <w:sz w:val="24"/>
          <w:szCs w:val="24"/>
          <w:lang w:val="en-GB" w:eastAsia="de-DE"/>
        </w:rPr>
        <w:t>mosquitoes.J</w:t>
      </w:r>
      <w:proofErr w:type="spellEnd"/>
      <w:proofErr w:type="gramEnd"/>
      <w:r w:rsidRPr="00BB2C93">
        <w:rPr>
          <w:rFonts w:ascii="Times New Roman" w:eastAsiaTheme="minorEastAsia" w:hAnsi="Times New Roman" w:cs="Times New Roman"/>
          <w:color w:val="3B3B3B"/>
          <w:sz w:val="24"/>
          <w:szCs w:val="24"/>
          <w:lang w:val="en-GB" w:eastAsia="de-DE"/>
        </w:rPr>
        <w:t xml:space="preserve"> Clin </w:t>
      </w:r>
      <w:proofErr w:type="spellStart"/>
      <w:r w:rsidRPr="00BB2C93">
        <w:rPr>
          <w:rFonts w:ascii="Times New Roman" w:eastAsiaTheme="minorEastAsia" w:hAnsi="Times New Roman" w:cs="Times New Roman"/>
          <w:color w:val="3B3B3B"/>
          <w:sz w:val="24"/>
          <w:szCs w:val="24"/>
          <w:lang w:val="en-GB" w:eastAsia="de-DE"/>
        </w:rPr>
        <w:t>Microbiol</w:t>
      </w:r>
      <w:proofErr w:type="spellEnd"/>
      <w:r w:rsidRPr="00BB2C93">
        <w:rPr>
          <w:rFonts w:ascii="Times New Roman" w:eastAsiaTheme="minorEastAsia" w:hAnsi="Times New Roman" w:cs="Times New Roman"/>
          <w:color w:val="3B3B3B"/>
          <w:sz w:val="24"/>
          <w:szCs w:val="24"/>
          <w:lang w:val="en-GB" w:eastAsia="de-DE"/>
        </w:rPr>
        <w:t xml:space="preserve">. 45(2):584-9 (2007). </w:t>
      </w:r>
    </w:p>
    <w:p w14:paraId="5C1B8C6B" w14:textId="45AFB83A" w:rsidR="00214F97" w:rsidRDefault="00214F97" w:rsidP="00214F97">
      <w:pPr>
        <w:numPr>
          <w:ilvl w:val="0"/>
          <w:numId w:val="2"/>
        </w:numPr>
        <w:shd w:val="clear" w:color="auto" w:fill="FFFFFF"/>
        <w:spacing w:before="100" w:beforeAutospacing="1" w:after="100" w:afterAutospacing="1" w:line="480" w:lineRule="auto"/>
        <w:ind w:left="714" w:hanging="357"/>
        <w:rPr>
          <w:rFonts w:ascii="Times New Roman" w:eastAsia="Times New Roman" w:hAnsi="Times New Roman" w:cs="Times New Roman"/>
          <w:sz w:val="24"/>
          <w:szCs w:val="24"/>
          <w:lang w:val="en-GB" w:eastAsia="de-DE"/>
        </w:rPr>
      </w:pPr>
      <w:proofErr w:type="spellStart"/>
      <w:r w:rsidRPr="00BB2C93">
        <w:rPr>
          <w:rFonts w:ascii="Times New Roman" w:eastAsia="Times New Roman" w:hAnsi="Times New Roman" w:cs="Times New Roman"/>
          <w:sz w:val="24"/>
          <w:szCs w:val="24"/>
          <w:lang w:val="en-GB" w:eastAsia="de-DE"/>
        </w:rPr>
        <w:t>Chouin-Carneiro</w:t>
      </w:r>
      <w:proofErr w:type="spellEnd"/>
      <w:r w:rsidRPr="00BB2C93">
        <w:rPr>
          <w:rFonts w:ascii="Times New Roman" w:eastAsia="Times New Roman" w:hAnsi="Times New Roman" w:cs="Times New Roman"/>
          <w:sz w:val="24"/>
          <w:szCs w:val="24"/>
          <w:lang w:val="en-GB" w:eastAsia="de-DE"/>
        </w:rPr>
        <w:t xml:space="preserve"> T, Vega-</w:t>
      </w:r>
      <w:proofErr w:type="spellStart"/>
      <w:r w:rsidRPr="00BB2C93">
        <w:rPr>
          <w:rFonts w:ascii="Times New Roman" w:eastAsia="Times New Roman" w:hAnsi="Times New Roman" w:cs="Times New Roman"/>
          <w:sz w:val="24"/>
          <w:szCs w:val="24"/>
          <w:lang w:val="en-GB" w:eastAsia="de-DE"/>
        </w:rPr>
        <w:t>Rua</w:t>
      </w:r>
      <w:proofErr w:type="spellEnd"/>
      <w:r w:rsidRPr="00BB2C93">
        <w:rPr>
          <w:rFonts w:ascii="Times New Roman" w:eastAsia="Times New Roman" w:hAnsi="Times New Roman" w:cs="Times New Roman"/>
          <w:sz w:val="24"/>
          <w:szCs w:val="24"/>
          <w:lang w:val="en-GB" w:eastAsia="de-DE"/>
        </w:rPr>
        <w:t xml:space="preserve"> A, </w:t>
      </w:r>
      <w:proofErr w:type="spellStart"/>
      <w:r w:rsidRPr="00BB2C93">
        <w:rPr>
          <w:rFonts w:ascii="Times New Roman" w:eastAsia="Times New Roman" w:hAnsi="Times New Roman" w:cs="Times New Roman"/>
          <w:sz w:val="24"/>
          <w:szCs w:val="24"/>
          <w:lang w:val="en-GB" w:eastAsia="de-DE"/>
        </w:rPr>
        <w:t>Vazeille</w:t>
      </w:r>
      <w:proofErr w:type="spellEnd"/>
      <w:r w:rsidRPr="00BB2C93">
        <w:rPr>
          <w:rFonts w:ascii="Times New Roman" w:eastAsia="Times New Roman" w:hAnsi="Times New Roman" w:cs="Times New Roman"/>
          <w:sz w:val="24"/>
          <w:szCs w:val="24"/>
          <w:lang w:val="en-GB" w:eastAsia="de-DE"/>
        </w:rPr>
        <w:t xml:space="preserve"> M, </w:t>
      </w:r>
      <w:proofErr w:type="spellStart"/>
      <w:r w:rsidRPr="00BB2C93">
        <w:rPr>
          <w:rFonts w:ascii="Times New Roman" w:eastAsia="Times New Roman" w:hAnsi="Times New Roman" w:cs="Times New Roman"/>
          <w:sz w:val="24"/>
          <w:szCs w:val="24"/>
          <w:lang w:val="en-GB" w:eastAsia="de-DE"/>
        </w:rPr>
        <w:t>Yebakima</w:t>
      </w:r>
      <w:proofErr w:type="spellEnd"/>
      <w:r w:rsidRPr="00BB2C93">
        <w:rPr>
          <w:rFonts w:ascii="Times New Roman" w:eastAsia="Times New Roman" w:hAnsi="Times New Roman" w:cs="Times New Roman"/>
          <w:sz w:val="24"/>
          <w:szCs w:val="24"/>
          <w:lang w:val="en-GB" w:eastAsia="de-DE"/>
        </w:rPr>
        <w:t xml:space="preserve"> A, </w:t>
      </w:r>
      <w:proofErr w:type="spellStart"/>
      <w:r w:rsidRPr="00BB2C93">
        <w:rPr>
          <w:rFonts w:ascii="Times New Roman" w:eastAsia="Times New Roman" w:hAnsi="Times New Roman" w:cs="Times New Roman"/>
          <w:sz w:val="24"/>
          <w:szCs w:val="24"/>
          <w:lang w:val="en-GB" w:eastAsia="de-DE"/>
        </w:rPr>
        <w:t>Girod</w:t>
      </w:r>
      <w:proofErr w:type="spellEnd"/>
      <w:r w:rsidRPr="00BB2C93">
        <w:rPr>
          <w:rFonts w:ascii="Times New Roman" w:eastAsia="Times New Roman" w:hAnsi="Times New Roman" w:cs="Times New Roman"/>
          <w:sz w:val="24"/>
          <w:szCs w:val="24"/>
          <w:lang w:val="en-GB" w:eastAsia="de-DE"/>
        </w:rPr>
        <w:t xml:space="preserve"> R et al. Differential Susceptibilities of Aedes aegypti and Aedes </w:t>
      </w:r>
      <w:proofErr w:type="spellStart"/>
      <w:r w:rsidRPr="00BB2C93">
        <w:rPr>
          <w:rFonts w:ascii="Times New Roman" w:eastAsia="Times New Roman" w:hAnsi="Times New Roman" w:cs="Times New Roman"/>
          <w:sz w:val="24"/>
          <w:szCs w:val="24"/>
          <w:lang w:val="en-GB" w:eastAsia="de-DE"/>
        </w:rPr>
        <w:t>albopictus</w:t>
      </w:r>
      <w:proofErr w:type="spellEnd"/>
      <w:r w:rsidRPr="00BB2C93">
        <w:rPr>
          <w:rFonts w:ascii="Times New Roman" w:eastAsia="Times New Roman" w:hAnsi="Times New Roman" w:cs="Times New Roman"/>
          <w:sz w:val="24"/>
          <w:szCs w:val="24"/>
          <w:lang w:val="en-GB" w:eastAsia="de-DE"/>
        </w:rPr>
        <w:t xml:space="preserve"> from the Americas to Zika Virus. </w:t>
      </w:r>
      <w:proofErr w:type="spellStart"/>
      <w:r w:rsidRPr="00BB2C93">
        <w:rPr>
          <w:rFonts w:ascii="Times New Roman" w:eastAsia="Times New Roman" w:hAnsi="Times New Roman" w:cs="Times New Roman"/>
          <w:sz w:val="24"/>
          <w:szCs w:val="24"/>
          <w:lang w:val="en-GB" w:eastAsia="de-DE"/>
        </w:rPr>
        <w:t>PLoS</w:t>
      </w:r>
      <w:proofErr w:type="spellEnd"/>
      <w:r w:rsidRPr="00BB2C93">
        <w:rPr>
          <w:rFonts w:ascii="Times New Roman" w:eastAsia="Times New Roman" w:hAnsi="Times New Roman" w:cs="Times New Roman"/>
          <w:sz w:val="24"/>
          <w:szCs w:val="24"/>
          <w:lang w:val="en-GB" w:eastAsia="de-DE"/>
        </w:rPr>
        <w:t xml:space="preserve"> </w:t>
      </w:r>
      <w:proofErr w:type="spellStart"/>
      <w:r w:rsidRPr="00BB2C93">
        <w:rPr>
          <w:rFonts w:ascii="Times New Roman" w:eastAsia="Times New Roman" w:hAnsi="Times New Roman" w:cs="Times New Roman"/>
          <w:sz w:val="24"/>
          <w:szCs w:val="24"/>
          <w:lang w:val="en-GB" w:eastAsia="de-DE"/>
        </w:rPr>
        <w:t>Negl</w:t>
      </w:r>
      <w:proofErr w:type="spellEnd"/>
      <w:r w:rsidRPr="00BB2C93">
        <w:rPr>
          <w:rFonts w:ascii="Times New Roman" w:eastAsia="Times New Roman" w:hAnsi="Times New Roman" w:cs="Times New Roman"/>
          <w:sz w:val="24"/>
          <w:szCs w:val="24"/>
          <w:lang w:val="en-GB" w:eastAsia="de-DE"/>
        </w:rPr>
        <w:t xml:space="preserve"> Trop Dis. 2016;10(3</w:t>
      </w:r>
      <w:proofErr w:type="gramStart"/>
      <w:r w:rsidRPr="00BB2C93">
        <w:rPr>
          <w:rFonts w:ascii="Times New Roman" w:eastAsia="Times New Roman" w:hAnsi="Times New Roman" w:cs="Times New Roman"/>
          <w:sz w:val="24"/>
          <w:szCs w:val="24"/>
          <w:lang w:val="en-GB" w:eastAsia="de-DE"/>
        </w:rPr>
        <w:t>):e</w:t>
      </w:r>
      <w:proofErr w:type="gramEnd"/>
      <w:r w:rsidRPr="00BB2C93">
        <w:rPr>
          <w:rFonts w:ascii="Times New Roman" w:eastAsia="Times New Roman" w:hAnsi="Times New Roman" w:cs="Times New Roman"/>
          <w:sz w:val="24"/>
          <w:szCs w:val="24"/>
          <w:lang w:val="en-GB" w:eastAsia="de-DE"/>
        </w:rPr>
        <w:t>0004543.</w:t>
      </w:r>
    </w:p>
    <w:p w14:paraId="32E1D951" w14:textId="73D7D1A3" w:rsidR="00FF1480" w:rsidRDefault="00FF1480" w:rsidP="00214F97">
      <w:pPr>
        <w:numPr>
          <w:ilvl w:val="0"/>
          <w:numId w:val="2"/>
        </w:numPr>
        <w:shd w:val="clear" w:color="auto" w:fill="FFFFFF"/>
        <w:spacing w:before="100" w:beforeAutospacing="1" w:after="100" w:afterAutospacing="1" w:line="480" w:lineRule="auto"/>
        <w:ind w:left="714" w:hanging="357"/>
        <w:rPr>
          <w:rFonts w:ascii="Times New Roman" w:eastAsia="Times New Roman" w:hAnsi="Times New Roman" w:cs="Times New Roman"/>
          <w:sz w:val="24"/>
          <w:szCs w:val="24"/>
          <w:lang w:val="en-GB" w:eastAsia="de-DE"/>
        </w:rPr>
      </w:pPr>
      <w:r>
        <w:rPr>
          <w:rFonts w:ascii="Times New Roman" w:eastAsia="Times New Roman" w:hAnsi="Times New Roman" w:cs="Times New Roman"/>
          <w:sz w:val="24"/>
          <w:szCs w:val="24"/>
          <w:lang w:val="en-GB" w:eastAsia="de-DE"/>
        </w:rPr>
        <w:t xml:space="preserve">European Centre for Disease </w:t>
      </w:r>
      <w:proofErr w:type="spellStart"/>
      <w:r>
        <w:rPr>
          <w:rFonts w:ascii="Times New Roman" w:eastAsia="Times New Roman" w:hAnsi="Times New Roman" w:cs="Times New Roman"/>
          <w:sz w:val="24"/>
          <w:szCs w:val="24"/>
          <w:lang w:val="en-GB" w:eastAsia="de-DE"/>
        </w:rPr>
        <w:t>Prevantion</w:t>
      </w:r>
      <w:proofErr w:type="spellEnd"/>
      <w:r>
        <w:rPr>
          <w:rFonts w:ascii="Times New Roman" w:eastAsia="Times New Roman" w:hAnsi="Times New Roman" w:cs="Times New Roman"/>
          <w:sz w:val="24"/>
          <w:szCs w:val="24"/>
          <w:lang w:val="en-GB" w:eastAsia="de-DE"/>
        </w:rPr>
        <w:t xml:space="preserve"> and Control (ECDC), European Food Safety Authority (EFSA). West Nile fever – Annual Epidemiological Report 2016. </w:t>
      </w:r>
      <w:proofErr w:type="spellStart"/>
      <w:r>
        <w:rPr>
          <w:rFonts w:ascii="Times New Roman" w:eastAsia="Times New Roman" w:hAnsi="Times New Roman" w:cs="Times New Roman"/>
          <w:sz w:val="24"/>
          <w:szCs w:val="24"/>
          <w:lang w:val="en-GB" w:eastAsia="de-DE"/>
        </w:rPr>
        <w:t>Avalaible</w:t>
      </w:r>
      <w:proofErr w:type="spellEnd"/>
      <w:r>
        <w:rPr>
          <w:rFonts w:ascii="Times New Roman" w:eastAsia="Times New Roman" w:hAnsi="Times New Roman" w:cs="Times New Roman"/>
          <w:sz w:val="24"/>
          <w:szCs w:val="24"/>
          <w:lang w:val="en-GB" w:eastAsia="de-DE"/>
        </w:rPr>
        <w:t xml:space="preserve"> from: </w:t>
      </w:r>
      <w:r w:rsidRPr="00FF1480">
        <w:rPr>
          <w:rFonts w:ascii="Times New Roman" w:eastAsia="Times New Roman" w:hAnsi="Times New Roman" w:cs="Times New Roman"/>
          <w:sz w:val="24"/>
          <w:szCs w:val="24"/>
          <w:lang w:val="en-GB" w:eastAsia="de-DE"/>
        </w:rPr>
        <w:t>https://ecdc.europa.eu/en/publications-data/west-nile-fever-annual-epidemiological-report-2016-2014-data</w:t>
      </w:r>
    </w:p>
    <w:p w14:paraId="71C17B08" w14:textId="5694F78F" w:rsidR="00D91847" w:rsidRPr="00BB2C93" w:rsidRDefault="00D91847" w:rsidP="00214F97">
      <w:pPr>
        <w:numPr>
          <w:ilvl w:val="0"/>
          <w:numId w:val="2"/>
        </w:numPr>
        <w:shd w:val="clear" w:color="auto" w:fill="FFFFFF"/>
        <w:spacing w:before="100" w:beforeAutospacing="1" w:after="100" w:afterAutospacing="1" w:line="480" w:lineRule="auto"/>
        <w:ind w:left="714" w:hanging="357"/>
        <w:rPr>
          <w:rFonts w:ascii="Times New Roman" w:eastAsia="Times New Roman" w:hAnsi="Times New Roman" w:cs="Times New Roman"/>
          <w:sz w:val="24"/>
          <w:szCs w:val="24"/>
          <w:lang w:val="en-GB" w:eastAsia="de-DE"/>
        </w:rPr>
      </w:pPr>
      <w:r>
        <w:rPr>
          <w:rFonts w:ascii="Times New Roman" w:eastAsia="Times New Roman" w:hAnsi="Times New Roman" w:cs="Times New Roman"/>
          <w:sz w:val="24"/>
          <w:szCs w:val="24"/>
          <w:lang w:val="en-GB" w:eastAsia="de-DE"/>
        </w:rPr>
        <w:t xml:space="preserve">European Centre for </w:t>
      </w:r>
      <w:r w:rsidR="00DA4C5C">
        <w:rPr>
          <w:rFonts w:ascii="Times New Roman" w:eastAsia="Times New Roman" w:hAnsi="Times New Roman" w:cs="Times New Roman"/>
          <w:sz w:val="24"/>
          <w:szCs w:val="24"/>
          <w:lang w:val="en-GB" w:eastAsia="de-DE"/>
        </w:rPr>
        <w:t>D</w:t>
      </w:r>
      <w:r>
        <w:rPr>
          <w:rFonts w:ascii="Times New Roman" w:eastAsia="Times New Roman" w:hAnsi="Times New Roman" w:cs="Times New Roman"/>
          <w:sz w:val="24"/>
          <w:szCs w:val="24"/>
          <w:lang w:val="en-GB" w:eastAsia="de-DE"/>
        </w:rPr>
        <w:t xml:space="preserve">isease </w:t>
      </w:r>
      <w:proofErr w:type="spellStart"/>
      <w:r w:rsidR="00DA4C5C">
        <w:rPr>
          <w:rFonts w:ascii="Times New Roman" w:eastAsia="Times New Roman" w:hAnsi="Times New Roman" w:cs="Times New Roman"/>
          <w:sz w:val="24"/>
          <w:szCs w:val="24"/>
          <w:lang w:val="en-GB" w:eastAsia="de-DE"/>
        </w:rPr>
        <w:t>Prevantion</w:t>
      </w:r>
      <w:proofErr w:type="spellEnd"/>
      <w:r w:rsidR="00DA4C5C">
        <w:rPr>
          <w:rFonts w:ascii="Times New Roman" w:eastAsia="Times New Roman" w:hAnsi="Times New Roman" w:cs="Times New Roman"/>
          <w:sz w:val="24"/>
          <w:szCs w:val="24"/>
          <w:lang w:val="en-GB" w:eastAsia="de-DE"/>
        </w:rPr>
        <w:t xml:space="preserve"> and C</w:t>
      </w:r>
      <w:r>
        <w:rPr>
          <w:rFonts w:ascii="Times New Roman" w:eastAsia="Times New Roman" w:hAnsi="Times New Roman" w:cs="Times New Roman"/>
          <w:sz w:val="24"/>
          <w:szCs w:val="24"/>
          <w:lang w:val="en-GB" w:eastAsia="de-DE"/>
        </w:rPr>
        <w:t xml:space="preserve">ontrol </w:t>
      </w:r>
      <w:r w:rsidR="00DA4C5C">
        <w:rPr>
          <w:rFonts w:ascii="Times New Roman" w:eastAsia="Times New Roman" w:hAnsi="Times New Roman" w:cs="Times New Roman"/>
          <w:sz w:val="24"/>
          <w:szCs w:val="24"/>
          <w:lang w:val="en-GB" w:eastAsia="de-DE"/>
        </w:rPr>
        <w:t xml:space="preserve">(ECDC), European Food Safety Authority (EFSA). Available from: </w:t>
      </w:r>
      <w:r w:rsidRPr="00D91847">
        <w:rPr>
          <w:rFonts w:ascii="Times New Roman" w:eastAsia="Times New Roman" w:hAnsi="Times New Roman" w:cs="Times New Roman"/>
          <w:sz w:val="24"/>
          <w:szCs w:val="24"/>
          <w:lang w:val="en-GB" w:eastAsia="de-DE"/>
        </w:rPr>
        <w:t>https://ecdc.europa.eu/en/sindbis-fever/facts</w:t>
      </w:r>
    </w:p>
    <w:p w14:paraId="726D9C29" w14:textId="3584B67B" w:rsidR="00BB2C93" w:rsidRDefault="00BB2C93" w:rsidP="00BB2C93">
      <w:pPr>
        <w:pStyle w:val="Listenabsatz"/>
        <w:numPr>
          <w:ilvl w:val="0"/>
          <w:numId w:val="2"/>
        </w:numPr>
        <w:spacing w:after="0" w:line="480" w:lineRule="auto"/>
        <w:rPr>
          <w:rFonts w:ascii="Times New Roman" w:hAnsi="Times New Roman" w:cs="Times New Roman"/>
          <w:sz w:val="24"/>
          <w:szCs w:val="24"/>
          <w:shd w:val="clear" w:color="auto" w:fill="FFFFFF"/>
          <w:lang w:val="en-GB"/>
        </w:rPr>
      </w:pPr>
      <w:r w:rsidRPr="00BB2C93">
        <w:rPr>
          <w:rFonts w:ascii="Times New Roman" w:hAnsi="Times New Roman" w:cs="Times New Roman"/>
          <w:sz w:val="24"/>
          <w:szCs w:val="24"/>
          <w:shd w:val="clear" w:color="auto" w:fill="FFFFFF"/>
          <w:lang w:val="en-GB"/>
        </w:rPr>
        <w:t xml:space="preserve">Eshoo MW, Whitehouse CA, </w:t>
      </w:r>
      <w:proofErr w:type="spellStart"/>
      <w:r w:rsidRPr="00BB2C93">
        <w:rPr>
          <w:rFonts w:ascii="Times New Roman" w:hAnsi="Times New Roman" w:cs="Times New Roman"/>
          <w:sz w:val="24"/>
          <w:szCs w:val="24"/>
          <w:shd w:val="clear" w:color="auto" w:fill="FFFFFF"/>
          <w:lang w:val="en-GB"/>
        </w:rPr>
        <w:t>Zoll</w:t>
      </w:r>
      <w:proofErr w:type="spellEnd"/>
      <w:r w:rsidRPr="00BB2C93">
        <w:rPr>
          <w:rFonts w:ascii="Times New Roman" w:hAnsi="Times New Roman" w:cs="Times New Roman"/>
          <w:sz w:val="24"/>
          <w:szCs w:val="24"/>
          <w:shd w:val="clear" w:color="auto" w:fill="FFFFFF"/>
          <w:lang w:val="en-GB"/>
        </w:rPr>
        <w:t xml:space="preserve"> ST, </w:t>
      </w:r>
      <w:proofErr w:type="spellStart"/>
      <w:r w:rsidRPr="00BB2C93">
        <w:rPr>
          <w:rFonts w:ascii="Times New Roman" w:hAnsi="Times New Roman" w:cs="Times New Roman"/>
          <w:sz w:val="24"/>
          <w:szCs w:val="24"/>
          <w:shd w:val="clear" w:color="auto" w:fill="FFFFFF"/>
          <w:lang w:val="en-GB"/>
        </w:rPr>
        <w:t>Massire</w:t>
      </w:r>
      <w:proofErr w:type="spellEnd"/>
      <w:r w:rsidRPr="00BB2C93">
        <w:rPr>
          <w:rFonts w:ascii="Times New Roman" w:hAnsi="Times New Roman" w:cs="Times New Roman"/>
          <w:sz w:val="24"/>
          <w:szCs w:val="24"/>
          <w:shd w:val="clear" w:color="auto" w:fill="FFFFFF"/>
          <w:lang w:val="en-GB"/>
        </w:rPr>
        <w:t xml:space="preserve"> C, </w:t>
      </w:r>
      <w:proofErr w:type="spellStart"/>
      <w:r w:rsidRPr="00BB2C93">
        <w:rPr>
          <w:rFonts w:ascii="Times New Roman" w:hAnsi="Times New Roman" w:cs="Times New Roman"/>
          <w:sz w:val="24"/>
          <w:szCs w:val="24"/>
          <w:shd w:val="clear" w:color="auto" w:fill="FFFFFF"/>
          <w:lang w:val="en-GB"/>
        </w:rPr>
        <w:t>Pennella</w:t>
      </w:r>
      <w:proofErr w:type="spellEnd"/>
      <w:r w:rsidRPr="00BB2C93">
        <w:rPr>
          <w:rFonts w:ascii="Times New Roman" w:hAnsi="Times New Roman" w:cs="Times New Roman"/>
          <w:sz w:val="24"/>
          <w:szCs w:val="24"/>
          <w:shd w:val="clear" w:color="auto" w:fill="FFFFFF"/>
          <w:lang w:val="en-GB"/>
        </w:rPr>
        <w:t xml:space="preserve"> TT et al. Direct broad-range detection of alphaviruses in mosquito extracts. Virology. 2007;368(2):286-95.</w:t>
      </w:r>
    </w:p>
    <w:p w14:paraId="6662C179" w14:textId="35E4EC12" w:rsidR="006B1C06" w:rsidRDefault="006B1C06" w:rsidP="00BB2C93">
      <w:pPr>
        <w:pStyle w:val="Listenabsatz"/>
        <w:numPr>
          <w:ilvl w:val="0"/>
          <w:numId w:val="2"/>
        </w:numPr>
        <w:spacing w:after="0" w:line="480" w:lineRule="auto"/>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Fortuna C, </w:t>
      </w:r>
      <w:proofErr w:type="spellStart"/>
      <w:r>
        <w:rPr>
          <w:rFonts w:ascii="Times New Roman" w:hAnsi="Times New Roman" w:cs="Times New Roman"/>
          <w:sz w:val="24"/>
          <w:szCs w:val="24"/>
          <w:shd w:val="clear" w:color="auto" w:fill="FFFFFF"/>
          <w:lang w:val="en-GB"/>
        </w:rPr>
        <w:t>Remoli</w:t>
      </w:r>
      <w:proofErr w:type="spellEnd"/>
      <w:r>
        <w:rPr>
          <w:rFonts w:ascii="Times New Roman" w:hAnsi="Times New Roman" w:cs="Times New Roman"/>
          <w:sz w:val="24"/>
          <w:szCs w:val="24"/>
          <w:shd w:val="clear" w:color="auto" w:fill="FFFFFF"/>
          <w:lang w:val="en-GB"/>
        </w:rPr>
        <w:t xml:space="preserve"> ME, </w:t>
      </w:r>
      <w:proofErr w:type="spellStart"/>
      <w:r>
        <w:rPr>
          <w:rFonts w:ascii="Times New Roman" w:hAnsi="Times New Roman" w:cs="Times New Roman"/>
          <w:sz w:val="24"/>
          <w:szCs w:val="24"/>
          <w:shd w:val="clear" w:color="auto" w:fill="FFFFFF"/>
          <w:lang w:val="en-GB"/>
        </w:rPr>
        <w:t>Severini</w:t>
      </w:r>
      <w:proofErr w:type="spellEnd"/>
      <w:r>
        <w:rPr>
          <w:rFonts w:ascii="Times New Roman" w:hAnsi="Times New Roman" w:cs="Times New Roman"/>
          <w:sz w:val="24"/>
          <w:szCs w:val="24"/>
          <w:shd w:val="clear" w:color="auto" w:fill="FFFFFF"/>
          <w:lang w:val="en-GB"/>
        </w:rPr>
        <w:t xml:space="preserve"> F, Di Luca M, Toma L et al. Evaluation of vector competence for West Nile virus in Italian </w:t>
      </w:r>
      <w:proofErr w:type="spellStart"/>
      <w:r>
        <w:rPr>
          <w:rFonts w:ascii="Times New Roman" w:hAnsi="Times New Roman" w:cs="Times New Roman"/>
          <w:sz w:val="24"/>
          <w:szCs w:val="24"/>
          <w:shd w:val="clear" w:color="auto" w:fill="FFFFFF"/>
          <w:lang w:val="en-GB"/>
        </w:rPr>
        <w:t>Stegomyia</w:t>
      </w:r>
      <w:proofErr w:type="spellEnd"/>
      <w:r>
        <w:rPr>
          <w:rFonts w:ascii="Times New Roman" w:hAnsi="Times New Roman" w:cs="Times New Roman"/>
          <w:sz w:val="24"/>
          <w:szCs w:val="24"/>
          <w:shd w:val="clear" w:color="auto" w:fill="FFFFFF"/>
          <w:lang w:val="en-GB"/>
        </w:rPr>
        <w:t xml:space="preserve"> </w:t>
      </w:r>
      <w:proofErr w:type="spellStart"/>
      <w:r>
        <w:rPr>
          <w:rFonts w:ascii="Times New Roman" w:hAnsi="Times New Roman" w:cs="Times New Roman"/>
          <w:sz w:val="24"/>
          <w:szCs w:val="24"/>
          <w:shd w:val="clear" w:color="auto" w:fill="FFFFFF"/>
          <w:lang w:val="en-GB"/>
        </w:rPr>
        <w:t>albopicta</w:t>
      </w:r>
      <w:proofErr w:type="spellEnd"/>
      <w:r>
        <w:rPr>
          <w:rFonts w:ascii="Times New Roman" w:hAnsi="Times New Roman" w:cs="Times New Roman"/>
          <w:sz w:val="24"/>
          <w:szCs w:val="24"/>
          <w:shd w:val="clear" w:color="auto" w:fill="FFFFFF"/>
          <w:lang w:val="en-GB"/>
        </w:rPr>
        <w:t xml:space="preserve"> (=Aedes </w:t>
      </w:r>
      <w:proofErr w:type="spellStart"/>
      <w:r>
        <w:rPr>
          <w:rFonts w:ascii="Times New Roman" w:hAnsi="Times New Roman" w:cs="Times New Roman"/>
          <w:sz w:val="24"/>
          <w:szCs w:val="24"/>
          <w:shd w:val="clear" w:color="auto" w:fill="FFFFFF"/>
          <w:lang w:val="en-GB"/>
        </w:rPr>
        <w:t>albopictus</w:t>
      </w:r>
      <w:proofErr w:type="spellEnd"/>
      <w:r>
        <w:rPr>
          <w:rFonts w:ascii="Times New Roman" w:hAnsi="Times New Roman" w:cs="Times New Roman"/>
          <w:sz w:val="24"/>
          <w:szCs w:val="24"/>
          <w:shd w:val="clear" w:color="auto" w:fill="FFFFFF"/>
          <w:lang w:val="en-GB"/>
        </w:rPr>
        <w:t xml:space="preserve">) mosquitoes. Med Vet </w:t>
      </w:r>
      <w:proofErr w:type="spellStart"/>
      <w:r>
        <w:rPr>
          <w:rFonts w:ascii="Times New Roman" w:hAnsi="Times New Roman" w:cs="Times New Roman"/>
          <w:sz w:val="24"/>
          <w:szCs w:val="24"/>
          <w:shd w:val="clear" w:color="auto" w:fill="FFFFFF"/>
          <w:lang w:val="en-GB"/>
        </w:rPr>
        <w:t>Entomol</w:t>
      </w:r>
      <w:proofErr w:type="spellEnd"/>
      <w:r>
        <w:rPr>
          <w:rFonts w:ascii="Times New Roman" w:hAnsi="Times New Roman" w:cs="Times New Roman"/>
          <w:sz w:val="24"/>
          <w:szCs w:val="24"/>
          <w:shd w:val="clear" w:color="auto" w:fill="FFFFFF"/>
          <w:lang w:val="en-GB"/>
        </w:rPr>
        <w:t>. 2015;29(4):430-3.</w:t>
      </w:r>
    </w:p>
    <w:p w14:paraId="3DFB849E" w14:textId="10699DA0" w:rsidR="00C31EDE" w:rsidRPr="00BB2C93" w:rsidRDefault="00C31EDE" w:rsidP="00BB2C93">
      <w:pPr>
        <w:pStyle w:val="Listenabsatz"/>
        <w:numPr>
          <w:ilvl w:val="0"/>
          <w:numId w:val="2"/>
        </w:numPr>
        <w:spacing w:after="0" w:line="480" w:lineRule="auto"/>
        <w:rPr>
          <w:rFonts w:ascii="Times New Roman" w:hAnsi="Times New Roman" w:cs="Times New Roman"/>
          <w:sz w:val="24"/>
          <w:szCs w:val="24"/>
          <w:shd w:val="clear" w:color="auto" w:fill="FFFFFF"/>
          <w:lang w:val="en-GB"/>
        </w:rPr>
      </w:pPr>
      <w:r w:rsidRPr="00CF6230">
        <w:rPr>
          <w:rFonts w:ascii="Times New Roman" w:hAnsi="Times New Roman" w:cs="Times New Roman"/>
          <w:sz w:val="24"/>
          <w:szCs w:val="24"/>
          <w:shd w:val="clear" w:color="auto" w:fill="FFFFFF"/>
        </w:rPr>
        <w:t xml:space="preserve">Healy JM, Reisen WK, Kramer VL, Fischer M, Lindsey NP et al. </w:t>
      </w:r>
      <w:r>
        <w:rPr>
          <w:rFonts w:ascii="Times New Roman" w:hAnsi="Times New Roman" w:cs="Times New Roman"/>
          <w:sz w:val="24"/>
          <w:szCs w:val="24"/>
          <w:shd w:val="clear" w:color="auto" w:fill="FFFFFF"/>
          <w:lang w:val="en-GB"/>
        </w:rPr>
        <w:t>Comparison of the efficiency and cost of West Nile virus surveillance methods in California. Vector Borne Zoonotic Dis. 2015;15(2):147-55.</w:t>
      </w:r>
    </w:p>
    <w:p w14:paraId="157AC3D2" w14:textId="36F038CA" w:rsidR="00B17A04" w:rsidRPr="00BB2C93" w:rsidRDefault="00B17A04" w:rsidP="00214F97">
      <w:pPr>
        <w:pStyle w:val="Listenabsatz"/>
        <w:numPr>
          <w:ilvl w:val="0"/>
          <w:numId w:val="2"/>
        </w:numPr>
        <w:spacing w:line="480" w:lineRule="auto"/>
        <w:ind w:left="714" w:hanging="357"/>
        <w:rPr>
          <w:rFonts w:ascii="Times New Roman" w:hAnsi="Times New Roman" w:cs="Times New Roman"/>
          <w:sz w:val="24"/>
          <w:szCs w:val="24"/>
          <w:lang w:val="en-GB"/>
        </w:rPr>
      </w:pPr>
      <w:r w:rsidRPr="009F675B">
        <w:rPr>
          <w:rFonts w:ascii="Times New Roman" w:hAnsi="Times New Roman" w:cs="Times New Roman"/>
          <w:sz w:val="24"/>
          <w:szCs w:val="24"/>
        </w:rPr>
        <w:lastRenderedPageBreak/>
        <w:t>Heitmann A, </w:t>
      </w:r>
      <w:hyperlink r:id="rId19" w:history="1">
        <w:r w:rsidRPr="009F675B">
          <w:rPr>
            <w:rFonts w:ascii="Times New Roman" w:hAnsi="Times New Roman" w:cs="Times New Roman"/>
            <w:sz w:val="24"/>
            <w:szCs w:val="24"/>
            <w:shd w:val="clear" w:color="auto" w:fill="FFFFFF"/>
          </w:rPr>
          <w:t>Jansen S</w:t>
        </w:r>
      </w:hyperlink>
      <w:r w:rsidRPr="009F675B">
        <w:rPr>
          <w:rFonts w:ascii="Times New Roman" w:hAnsi="Times New Roman" w:cs="Times New Roman"/>
          <w:sz w:val="24"/>
          <w:szCs w:val="24"/>
        </w:rPr>
        <w:t>, </w:t>
      </w:r>
      <w:proofErr w:type="spellStart"/>
      <w:r w:rsidR="001A5D84">
        <w:rPr>
          <w:rFonts w:ascii="Times New Roman" w:hAnsi="Times New Roman" w:cs="Times New Roman"/>
          <w:sz w:val="24"/>
          <w:szCs w:val="24"/>
          <w:shd w:val="clear" w:color="auto" w:fill="FFFFFF"/>
        </w:rPr>
        <w:fldChar w:fldCharType="begin"/>
      </w:r>
      <w:r w:rsidR="001A5D84">
        <w:rPr>
          <w:rFonts w:ascii="Times New Roman" w:hAnsi="Times New Roman" w:cs="Times New Roman"/>
          <w:sz w:val="24"/>
          <w:szCs w:val="24"/>
          <w:shd w:val="clear" w:color="auto" w:fill="FFFFFF"/>
        </w:rPr>
        <w:instrText xml:space="preserve"> HYPERLINK "http://www.eurosurveillance.org/search?value1=Renke+L%C3%BChken&amp;option1=author&amp;noRedirect=true" </w:instrText>
      </w:r>
      <w:r w:rsidR="001A5D84">
        <w:rPr>
          <w:rFonts w:ascii="Times New Roman" w:hAnsi="Times New Roman" w:cs="Times New Roman"/>
          <w:sz w:val="24"/>
          <w:szCs w:val="24"/>
          <w:shd w:val="clear" w:color="auto" w:fill="FFFFFF"/>
        </w:rPr>
        <w:fldChar w:fldCharType="separate"/>
      </w:r>
      <w:r w:rsidRPr="009F675B">
        <w:rPr>
          <w:rFonts w:ascii="Times New Roman" w:hAnsi="Times New Roman" w:cs="Times New Roman"/>
          <w:sz w:val="24"/>
          <w:szCs w:val="24"/>
          <w:shd w:val="clear" w:color="auto" w:fill="FFFFFF"/>
        </w:rPr>
        <w:t>Lühken</w:t>
      </w:r>
      <w:proofErr w:type="spellEnd"/>
      <w:r w:rsidRPr="009F675B">
        <w:rPr>
          <w:rFonts w:ascii="Times New Roman" w:hAnsi="Times New Roman" w:cs="Times New Roman"/>
          <w:sz w:val="24"/>
          <w:szCs w:val="24"/>
          <w:shd w:val="clear" w:color="auto" w:fill="FFFFFF"/>
        </w:rPr>
        <w:t xml:space="preserve"> R</w:t>
      </w:r>
      <w:r w:rsidR="001A5D84">
        <w:rPr>
          <w:rFonts w:ascii="Times New Roman" w:hAnsi="Times New Roman" w:cs="Times New Roman"/>
          <w:sz w:val="24"/>
          <w:szCs w:val="24"/>
          <w:shd w:val="clear" w:color="auto" w:fill="FFFFFF"/>
        </w:rPr>
        <w:fldChar w:fldCharType="end"/>
      </w:r>
      <w:r w:rsidRPr="009F675B">
        <w:rPr>
          <w:rFonts w:ascii="Times New Roman" w:hAnsi="Times New Roman" w:cs="Times New Roman"/>
          <w:sz w:val="24"/>
          <w:szCs w:val="24"/>
        </w:rPr>
        <w:t>, Leggewie M, </w:t>
      </w:r>
      <w:proofErr w:type="spellStart"/>
      <w:r w:rsidR="001A5D84">
        <w:rPr>
          <w:rFonts w:ascii="Times New Roman" w:hAnsi="Times New Roman" w:cs="Times New Roman"/>
          <w:sz w:val="24"/>
          <w:szCs w:val="24"/>
          <w:shd w:val="clear" w:color="auto" w:fill="FFFFFF"/>
        </w:rPr>
        <w:fldChar w:fldCharType="begin"/>
      </w:r>
      <w:r w:rsidR="001A5D84">
        <w:rPr>
          <w:rFonts w:ascii="Times New Roman" w:hAnsi="Times New Roman" w:cs="Times New Roman"/>
          <w:sz w:val="24"/>
          <w:szCs w:val="24"/>
          <w:shd w:val="clear" w:color="auto" w:fill="FFFFFF"/>
        </w:rPr>
        <w:instrText xml:space="preserve"> HYPERLINK "http://www.eurosurveillance.org/search?value1=Marlis+Badusche&amp;option1=author&amp;noRedirect=true" </w:instrText>
      </w:r>
      <w:r w:rsidR="001A5D84">
        <w:rPr>
          <w:rFonts w:ascii="Times New Roman" w:hAnsi="Times New Roman" w:cs="Times New Roman"/>
          <w:sz w:val="24"/>
          <w:szCs w:val="24"/>
          <w:shd w:val="clear" w:color="auto" w:fill="FFFFFF"/>
        </w:rPr>
        <w:fldChar w:fldCharType="separate"/>
      </w:r>
      <w:r w:rsidRPr="009F675B">
        <w:rPr>
          <w:rFonts w:ascii="Times New Roman" w:hAnsi="Times New Roman" w:cs="Times New Roman"/>
          <w:sz w:val="24"/>
          <w:szCs w:val="24"/>
          <w:shd w:val="clear" w:color="auto" w:fill="FFFFFF"/>
        </w:rPr>
        <w:t>Badusche</w:t>
      </w:r>
      <w:proofErr w:type="spellEnd"/>
      <w:r w:rsidRPr="009F675B">
        <w:rPr>
          <w:rFonts w:ascii="Times New Roman" w:hAnsi="Times New Roman" w:cs="Times New Roman"/>
          <w:sz w:val="24"/>
          <w:szCs w:val="24"/>
          <w:shd w:val="clear" w:color="auto" w:fill="FFFFFF"/>
        </w:rPr>
        <w:t xml:space="preserve"> M</w:t>
      </w:r>
      <w:r w:rsidR="001A5D84">
        <w:rPr>
          <w:rFonts w:ascii="Times New Roman" w:hAnsi="Times New Roman" w:cs="Times New Roman"/>
          <w:sz w:val="24"/>
          <w:szCs w:val="24"/>
          <w:shd w:val="clear" w:color="auto" w:fill="FFFFFF"/>
        </w:rPr>
        <w:fldChar w:fldCharType="end"/>
      </w:r>
      <w:r w:rsidRPr="009F675B">
        <w:rPr>
          <w:rFonts w:ascii="Times New Roman" w:hAnsi="Times New Roman" w:cs="Times New Roman"/>
          <w:sz w:val="24"/>
          <w:szCs w:val="24"/>
        </w:rPr>
        <w:t xml:space="preserve"> et al</w:t>
      </w:r>
      <w:r w:rsidRPr="009F675B">
        <w:rPr>
          <w:rFonts w:ascii="Times New Roman" w:hAnsi="Times New Roman" w:cs="Times New Roman"/>
          <w:sz w:val="24"/>
          <w:szCs w:val="24"/>
          <w:shd w:val="clear" w:color="auto" w:fill="FFFFFF"/>
        </w:rPr>
        <w:t xml:space="preserve">. </w:t>
      </w:r>
      <w:r w:rsidRPr="00BB2C93">
        <w:rPr>
          <w:rFonts w:ascii="Times New Roman" w:hAnsi="Times New Roman" w:cs="Times New Roman"/>
          <w:sz w:val="24"/>
          <w:szCs w:val="24"/>
          <w:shd w:val="clear" w:color="auto" w:fill="FFFFFF"/>
          <w:lang w:val="en-GB"/>
        </w:rPr>
        <w:t>Experimental transmission of Zika virus by mosquitoes from central Europe. </w:t>
      </w:r>
      <w:r w:rsidR="00181C8F">
        <w:fldChar w:fldCharType="begin"/>
      </w:r>
      <w:r w:rsidR="00181C8F" w:rsidRPr="00BC2510">
        <w:rPr>
          <w:lang w:val="en-US"/>
          <w:rPrChange w:id="1581" w:author="RL" w:date="2018-07-02T13:20:00Z">
            <w:rPr/>
          </w:rPrChange>
        </w:rPr>
        <w:instrText xml:space="preserve"> HYPERLINK "http://www.eurosurveillance.org/content/ecdc" </w:instrText>
      </w:r>
      <w:r w:rsidR="00181C8F">
        <w:fldChar w:fldCharType="separate"/>
      </w:r>
      <w:r w:rsidRPr="00BB2C93">
        <w:rPr>
          <w:rFonts w:ascii="Times New Roman" w:hAnsi="Times New Roman" w:cs="Times New Roman"/>
          <w:sz w:val="24"/>
          <w:szCs w:val="24"/>
          <w:lang w:val="en-GB"/>
        </w:rPr>
        <w:t xml:space="preserve">Euro </w:t>
      </w:r>
      <w:proofErr w:type="spellStart"/>
      <w:r w:rsidRPr="00BB2C93">
        <w:rPr>
          <w:rFonts w:ascii="Times New Roman" w:hAnsi="Times New Roman" w:cs="Times New Roman"/>
          <w:sz w:val="24"/>
          <w:szCs w:val="24"/>
          <w:lang w:val="en-GB"/>
        </w:rPr>
        <w:t>Surveill</w:t>
      </w:r>
      <w:proofErr w:type="spellEnd"/>
      <w:r w:rsidRPr="00BB2C93">
        <w:rPr>
          <w:rFonts w:ascii="Times New Roman" w:hAnsi="Times New Roman" w:cs="Times New Roman"/>
          <w:sz w:val="24"/>
          <w:szCs w:val="24"/>
          <w:lang w:val="en-GB"/>
        </w:rPr>
        <w:t>.</w:t>
      </w:r>
      <w:r w:rsidR="00181C8F">
        <w:rPr>
          <w:rFonts w:ascii="Times New Roman" w:hAnsi="Times New Roman" w:cs="Times New Roman"/>
          <w:sz w:val="24"/>
          <w:szCs w:val="24"/>
          <w:lang w:val="en-GB"/>
        </w:rPr>
        <w:fldChar w:fldCharType="end"/>
      </w:r>
      <w:r w:rsidRPr="00BB2C93">
        <w:rPr>
          <w:rFonts w:ascii="Times New Roman" w:hAnsi="Times New Roman" w:cs="Times New Roman"/>
          <w:sz w:val="24"/>
          <w:szCs w:val="24"/>
          <w:shd w:val="clear" w:color="auto" w:fill="FFFFFF"/>
          <w:lang w:val="en-GB"/>
        </w:rPr>
        <w:t> 2017;22(2</w:t>
      </w:r>
      <w:proofErr w:type="gramStart"/>
      <w:r w:rsidRPr="00BB2C93">
        <w:rPr>
          <w:rFonts w:ascii="Times New Roman" w:hAnsi="Times New Roman" w:cs="Times New Roman"/>
          <w:sz w:val="24"/>
          <w:szCs w:val="24"/>
          <w:shd w:val="clear" w:color="auto" w:fill="FFFFFF"/>
          <w:lang w:val="en-GB"/>
        </w:rPr>
        <w:t>):</w:t>
      </w:r>
      <w:proofErr w:type="spellStart"/>
      <w:r w:rsidRPr="00BB2C93">
        <w:rPr>
          <w:rFonts w:ascii="Times New Roman" w:hAnsi="Times New Roman" w:cs="Times New Roman"/>
          <w:sz w:val="24"/>
          <w:szCs w:val="24"/>
          <w:shd w:val="clear" w:color="auto" w:fill="FFFFFF"/>
          <w:lang w:val="en-GB"/>
        </w:rPr>
        <w:t>pii</w:t>
      </w:r>
      <w:proofErr w:type="spellEnd"/>
      <w:proofErr w:type="gramEnd"/>
      <w:r w:rsidRPr="00BB2C93">
        <w:rPr>
          <w:rFonts w:ascii="Times New Roman" w:hAnsi="Times New Roman" w:cs="Times New Roman"/>
          <w:sz w:val="24"/>
          <w:szCs w:val="24"/>
          <w:shd w:val="clear" w:color="auto" w:fill="FFFFFF"/>
          <w:lang w:val="en-GB"/>
        </w:rPr>
        <w:t>=30437. </w:t>
      </w:r>
    </w:p>
    <w:p w14:paraId="5506BB18" w14:textId="77777777" w:rsidR="007D6E6C" w:rsidRDefault="007D6E6C" w:rsidP="00214F97">
      <w:pPr>
        <w:pStyle w:val="Listenabsatz"/>
        <w:numPr>
          <w:ilvl w:val="0"/>
          <w:numId w:val="2"/>
        </w:numPr>
        <w:spacing w:line="480" w:lineRule="auto"/>
        <w:rPr>
          <w:rFonts w:ascii="Times New Roman" w:hAnsi="Times New Roman" w:cs="Times New Roman"/>
          <w:sz w:val="24"/>
          <w:szCs w:val="24"/>
          <w:lang w:val="en-GB"/>
        </w:rPr>
      </w:pPr>
      <w:proofErr w:type="spellStart"/>
      <w:r w:rsidRPr="00BB2C93">
        <w:rPr>
          <w:rFonts w:ascii="Times New Roman" w:hAnsi="Times New Roman" w:cs="Times New Roman"/>
          <w:sz w:val="24"/>
          <w:szCs w:val="24"/>
          <w:lang w:val="en-GB"/>
        </w:rPr>
        <w:t>Hesson</w:t>
      </w:r>
      <w:proofErr w:type="spellEnd"/>
      <w:r w:rsidRPr="00BB2C93">
        <w:rPr>
          <w:rFonts w:ascii="Times New Roman" w:hAnsi="Times New Roman" w:cs="Times New Roman"/>
          <w:sz w:val="24"/>
          <w:szCs w:val="24"/>
          <w:lang w:val="en-GB"/>
        </w:rPr>
        <w:t xml:space="preserve"> JC</w:t>
      </w:r>
      <w:r w:rsidR="00C958CA" w:rsidRPr="00BB2C93">
        <w:rPr>
          <w:rFonts w:ascii="Times New Roman" w:hAnsi="Times New Roman" w:cs="Times New Roman"/>
          <w:sz w:val="24"/>
          <w:szCs w:val="24"/>
          <w:lang w:val="en-GB"/>
        </w:rPr>
        <w:t xml:space="preserve">, Verner-Carlsson J, Larsson A, Ahmed R, </w:t>
      </w:r>
      <w:proofErr w:type="spellStart"/>
      <w:r w:rsidR="00C958CA" w:rsidRPr="00BB2C93">
        <w:rPr>
          <w:rFonts w:ascii="Times New Roman" w:hAnsi="Times New Roman" w:cs="Times New Roman"/>
          <w:sz w:val="24"/>
          <w:szCs w:val="24"/>
          <w:lang w:val="en-GB"/>
        </w:rPr>
        <w:t>Lundkvist</w:t>
      </w:r>
      <w:proofErr w:type="spellEnd"/>
      <w:r w:rsidR="00C958CA" w:rsidRPr="00BB2C93">
        <w:rPr>
          <w:rFonts w:ascii="Times New Roman" w:hAnsi="Times New Roman" w:cs="Times New Roman"/>
          <w:sz w:val="24"/>
          <w:szCs w:val="24"/>
          <w:lang w:val="en-GB"/>
        </w:rPr>
        <w:t xml:space="preserve"> Å et al. Culex </w:t>
      </w:r>
      <w:proofErr w:type="spellStart"/>
      <w:r w:rsidR="00C958CA" w:rsidRPr="00BB2C93">
        <w:rPr>
          <w:rFonts w:ascii="Times New Roman" w:hAnsi="Times New Roman" w:cs="Times New Roman"/>
          <w:sz w:val="24"/>
          <w:szCs w:val="24"/>
          <w:lang w:val="en-GB"/>
        </w:rPr>
        <w:t>torrentium</w:t>
      </w:r>
      <w:proofErr w:type="spellEnd"/>
      <w:r w:rsidR="00C958CA" w:rsidRPr="00BB2C93">
        <w:rPr>
          <w:rFonts w:ascii="Times New Roman" w:hAnsi="Times New Roman" w:cs="Times New Roman"/>
          <w:sz w:val="24"/>
          <w:szCs w:val="24"/>
          <w:lang w:val="en-GB"/>
        </w:rPr>
        <w:t xml:space="preserve"> Mosquito Role as Major </w:t>
      </w:r>
      <w:proofErr w:type="spellStart"/>
      <w:r w:rsidR="00C958CA" w:rsidRPr="00BB2C93">
        <w:rPr>
          <w:rFonts w:ascii="Times New Roman" w:hAnsi="Times New Roman" w:cs="Times New Roman"/>
          <w:sz w:val="24"/>
          <w:szCs w:val="24"/>
          <w:lang w:val="en-GB"/>
        </w:rPr>
        <w:t>Enootic</w:t>
      </w:r>
      <w:proofErr w:type="spellEnd"/>
      <w:r w:rsidR="00C958CA" w:rsidRPr="00BB2C93">
        <w:rPr>
          <w:rFonts w:ascii="Times New Roman" w:hAnsi="Times New Roman" w:cs="Times New Roman"/>
          <w:sz w:val="24"/>
          <w:szCs w:val="24"/>
          <w:lang w:val="en-GB"/>
        </w:rPr>
        <w:t xml:space="preserve"> Vector Defined by Rate of </w:t>
      </w:r>
      <w:proofErr w:type="spellStart"/>
      <w:r w:rsidR="00C958CA" w:rsidRPr="00BB2C93">
        <w:rPr>
          <w:rFonts w:ascii="Times New Roman" w:hAnsi="Times New Roman" w:cs="Times New Roman"/>
          <w:sz w:val="24"/>
          <w:szCs w:val="24"/>
          <w:lang w:val="en-GB"/>
        </w:rPr>
        <w:t>Sindbis</w:t>
      </w:r>
      <w:proofErr w:type="spellEnd"/>
      <w:r w:rsidR="00C958CA" w:rsidRPr="00BB2C93">
        <w:rPr>
          <w:rFonts w:ascii="Times New Roman" w:hAnsi="Times New Roman" w:cs="Times New Roman"/>
          <w:sz w:val="24"/>
          <w:szCs w:val="24"/>
          <w:lang w:val="en-GB"/>
        </w:rPr>
        <w:t xml:space="preserve"> Virus Infection, Sweden, 2009. </w:t>
      </w:r>
      <w:proofErr w:type="spellStart"/>
      <w:r w:rsidR="00C958CA" w:rsidRPr="00BB2C93">
        <w:rPr>
          <w:rFonts w:ascii="Times New Roman" w:hAnsi="Times New Roman" w:cs="Times New Roman"/>
          <w:sz w:val="24"/>
          <w:szCs w:val="24"/>
          <w:lang w:val="en-GB"/>
        </w:rPr>
        <w:t>Emerg</w:t>
      </w:r>
      <w:proofErr w:type="spellEnd"/>
      <w:r w:rsidR="00C958CA" w:rsidRPr="00BB2C93">
        <w:rPr>
          <w:rFonts w:ascii="Times New Roman" w:hAnsi="Times New Roman" w:cs="Times New Roman"/>
          <w:sz w:val="24"/>
          <w:szCs w:val="24"/>
          <w:lang w:val="en-GB"/>
        </w:rPr>
        <w:t xml:space="preserve"> Infect Dis. 21(5):875-878 (2015). </w:t>
      </w:r>
    </w:p>
    <w:p w14:paraId="63D996D6" w14:textId="067B6449" w:rsidR="00674EB4" w:rsidRDefault="00674EB4" w:rsidP="00214F97">
      <w:pPr>
        <w:pStyle w:val="Listenabsatz"/>
        <w:numPr>
          <w:ilvl w:val="0"/>
          <w:numId w:val="2"/>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Kenney JL, Brault AC. The role of environmental, </w:t>
      </w:r>
      <w:proofErr w:type="spellStart"/>
      <w:r>
        <w:rPr>
          <w:rFonts w:ascii="Times New Roman" w:hAnsi="Times New Roman" w:cs="Times New Roman"/>
          <w:sz w:val="24"/>
          <w:szCs w:val="24"/>
          <w:lang w:val="en-GB"/>
        </w:rPr>
        <w:t>virological</w:t>
      </w:r>
      <w:proofErr w:type="spellEnd"/>
      <w:r>
        <w:rPr>
          <w:rFonts w:ascii="Times New Roman" w:hAnsi="Times New Roman" w:cs="Times New Roman"/>
          <w:sz w:val="24"/>
          <w:szCs w:val="24"/>
          <w:lang w:val="en-GB"/>
        </w:rPr>
        <w:t xml:space="preserve"> and vector interactions in dictating biological transmission of </w:t>
      </w:r>
      <w:proofErr w:type="spellStart"/>
      <w:r>
        <w:rPr>
          <w:rFonts w:ascii="Times New Roman" w:hAnsi="Times New Roman" w:cs="Times New Roman"/>
          <w:sz w:val="24"/>
          <w:szCs w:val="24"/>
          <w:lang w:val="en-GB"/>
        </w:rPr>
        <w:t>arthtopod</w:t>
      </w:r>
      <w:proofErr w:type="spellEnd"/>
      <w:r>
        <w:rPr>
          <w:rFonts w:ascii="Times New Roman" w:hAnsi="Times New Roman" w:cs="Times New Roman"/>
          <w:sz w:val="24"/>
          <w:szCs w:val="24"/>
          <w:lang w:val="en-GB"/>
        </w:rPr>
        <w:t xml:space="preserve">-borne viruses by mosquitoes. Adv Virus Res. </w:t>
      </w:r>
      <w:proofErr w:type="gramStart"/>
      <w:r>
        <w:rPr>
          <w:rFonts w:ascii="Times New Roman" w:hAnsi="Times New Roman" w:cs="Times New Roman"/>
          <w:sz w:val="24"/>
          <w:szCs w:val="24"/>
          <w:lang w:val="en-GB"/>
        </w:rPr>
        <w:t>2014;89:39</w:t>
      </w:r>
      <w:proofErr w:type="gramEnd"/>
      <w:r>
        <w:rPr>
          <w:rFonts w:ascii="Times New Roman" w:hAnsi="Times New Roman" w:cs="Times New Roman"/>
          <w:sz w:val="24"/>
          <w:szCs w:val="24"/>
          <w:lang w:val="en-GB"/>
        </w:rPr>
        <w:t>-83.</w:t>
      </w:r>
    </w:p>
    <w:p w14:paraId="38457332" w14:textId="59BEB3C7" w:rsidR="00BB2C93" w:rsidRPr="00BB2C93" w:rsidRDefault="00BB2C93" w:rsidP="00BB2C93">
      <w:pPr>
        <w:pStyle w:val="Listenabsatz"/>
        <w:numPr>
          <w:ilvl w:val="0"/>
          <w:numId w:val="2"/>
        </w:numPr>
        <w:spacing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Lambert AJ, </w:t>
      </w:r>
      <w:proofErr w:type="spellStart"/>
      <w:r>
        <w:rPr>
          <w:rFonts w:ascii="Times New Roman" w:eastAsia="Times New Roman" w:hAnsi="Times New Roman" w:cs="Times New Roman"/>
          <w:sz w:val="24"/>
          <w:szCs w:val="24"/>
          <w:lang w:val="en-GB"/>
        </w:rPr>
        <w:t>Lanciotti</w:t>
      </w:r>
      <w:proofErr w:type="spellEnd"/>
      <w:r>
        <w:rPr>
          <w:rFonts w:ascii="Times New Roman" w:eastAsia="Times New Roman" w:hAnsi="Times New Roman" w:cs="Times New Roman"/>
          <w:sz w:val="24"/>
          <w:szCs w:val="24"/>
          <w:lang w:val="en-GB"/>
        </w:rPr>
        <w:t xml:space="preserve"> RS. Consensus amplification and novel multiplex sequencing method for S segment species identification of 47 viruses of the </w:t>
      </w:r>
      <w:proofErr w:type="spellStart"/>
      <w:r>
        <w:rPr>
          <w:rFonts w:ascii="Times New Roman" w:eastAsia="Times New Roman" w:hAnsi="Times New Roman" w:cs="Times New Roman"/>
          <w:sz w:val="24"/>
          <w:szCs w:val="24"/>
          <w:lang w:val="en-GB"/>
        </w:rPr>
        <w:t>Orthobunyavirus</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Phlebovirus</w:t>
      </w:r>
      <w:proofErr w:type="spellEnd"/>
      <w:r>
        <w:rPr>
          <w:rFonts w:ascii="Times New Roman" w:eastAsia="Times New Roman" w:hAnsi="Times New Roman" w:cs="Times New Roman"/>
          <w:sz w:val="24"/>
          <w:szCs w:val="24"/>
          <w:lang w:val="en-GB"/>
        </w:rPr>
        <w:t xml:space="preserve">, and </w:t>
      </w:r>
      <w:proofErr w:type="spellStart"/>
      <w:r>
        <w:rPr>
          <w:rFonts w:ascii="Times New Roman" w:eastAsia="Times New Roman" w:hAnsi="Times New Roman" w:cs="Times New Roman"/>
          <w:sz w:val="24"/>
          <w:szCs w:val="24"/>
          <w:lang w:val="en-GB"/>
        </w:rPr>
        <w:t>Nairovirus</w:t>
      </w:r>
      <w:proofErr w:type="spellEnd"/>
      <w:r>
        <w:rPr>
          <w:rFonts w:ascii="Times New Roman" w:eastAsia="Times New Roman" w:hAnsi="Times New Roman" w:cs="Times New Roman"/>
          <w:sz w:val="24"/>
          <w:szCs w:val="24"/>
          <w:lang w:val="en-GB"/>
        </w:rPr>
        <w:t xml:space="preserve"> genera of the family </w:t>
      </w:r>
      <w:proofErr w:type="spellStart"/>
      <w:r>
        <w:rPr>
          <w:rFonts w:ascii="Times New Roman" w:eastAsia="Times New Roman" w:hAnsi="Times New Roman" w:cs="Times New Roman"/>
          <w:sz w:val="24"/>
          <w:szCs w:val="24"/>
          <w:lang w:val="en-GB"/>
        </w:rPr>
        <w:t>Bunyaviridae</w:t>
      </w:r>
      <w:proofErr w:type="spellEnd"/>
      <w:r>
        <w:rPr>
          <w:rFonts w:ascii="Times New Roman" w:eastAsia="Times New Roman" w:hAnsi="Times New Roman" w:cs="Times New Roman"/>
          <w:sz w:val="24"/>
          <w:szCs w:val="24"/>
          <w:lang w:val="en-GB"/>
        </w:rPr>
        <w:t xml:space="preserve">. J Clin </w:t>
      </w:r>
      <w:proofErr w:type="spellStart"/>
      <w:r>
        <w:rPr>
          <w:rFonts w:ascii="Times New Roman" w:eastAsia="Times New Roman" w:hAnsi="Times New Roman" w:cs="Times New Roman"/>
          <w:sz w:val="24"/>
          <w:szCs w:val="24"/>
          <w:lang w:val="en-GB"/>
        </w:rPr>
        <w:t>Microbiol</w:t>
      </w:r>
      <w:proofErr w:type="spellEnd"/>
      <w:r>
        <w:rPr>
          <w:rFonts w:ascii="Times New Roman" w:eastAsia="Times New Roman" w:hAnsi="Times New Roman" w:cs="Times New Roman"/>
          <w:sz w:val="24"/>
          <w:szCs w:val="24"/>
          <w:lang w:val="en-GB"/>
        </w:rPr>
        <w:t>. 2009;47(8):2398-404.</w:t>
      </w:r>
    </w:p>
    <w:p w14:paraId="4B9477D6" w14:textId="19547665" w:rsidR="00A80B1C" w:rsidRDefault="00A80B1C" w:rsidP="00214F97">
      <w:pPr>
        <w:pStyle w:val="Listenabsatz"/>
        <w:numPr>
          <w:ilvl w:val="0"/>
          <w:numId w:val="2"/>
        </w:numPr>
        <w:spacing w:line="480" w:lineRule="auto"/>
        <w:rPr>
          <w:rFonts w:ascii="Times New Roman" w:hAnsi="Times New Roman" w:cs="Times New Roman"/>
          <w:sz w:val="24"/>
          <w:szCs w:val="24"/>
          <w:lang w:val="en-GB"/>
        </w:rPr>
      </w:pPr>
      <w:r w:rsidRPr="009F675B">
        <w:rPr>
          <w:rFonts w:ascii="Times New Roman" w:hAnsi="Times New Roman" w:cs="Times New Roman"/>
          <w:sz w:val="24"/>
          <w:szCs w:val="24"/>
        </w:rPr>
        <w:t xml:space="preserve">Leggewie M, </w:t>
      </w:r>
      <w:proofErr w:type="spellStart"/>
      <w:r w:rsidRPr="009F675B">
        <w:rPr>
          <w:rFonts w:ascii="Times New Roman" w:hAnsi="Times New Roman" w:cs="Times New Roman"/>
          <w:sz w:val="24"/>
          <w:szCs w:val="24"/>
        </w:rPr>
        <w:t>Badusche</w:t>
      </w:r>
      <w:proofErr w:type="spellEnd"/>
      <w:r w:rsidRPr="009F675B">
        <w:rPr>
          <w:rFonts w:ascii="Times New Roman" w:hAnsi="Times New Roman" w:cs="Times New Roman"/>
          <w:sz w:val="24"/>
          <w:szCs w:val="24"/>
        </w:rPr>
        <w:t xml:space="preserve"> M, Rudolf M, Jansen S, </w:t>
      </w:r>
      <w:proofErr w:type="spellStart"/>
      <w:r w:rsidRPr="009F675B">
        <w:rPr>
          <w:rFonts w:ascii="Times New Roman" w:hAnsi="Times New Roman" w:cs="Times New Roman"/>
          <w:sz w:val="24"/>
          <w:szCs w:val="24"/>
        </w:rPr>
        <w:t>Börstler</w:t>
      </w:r>
      <w:proofErr w:type="spellEnd"/>
      <w:r w:rsidRPr="009F675B">
        <w:rPr>
          <w:rFonts w:ascii="Times New Roman" w:hAnsi="Times New Roman" w:cs="Times New Roman"/>
          <w:sz w:val="24"/>
          <w:szCs w:val="24"/>
        </w:rPr>
        <w:t xml:space="preserve"> J et al. </w:t>
      </w:r>
      <w:r w:rsidRPr="00BB2C93">
        <w:rPr>
          <w:rFonts w:ascii="Times New Roman" w:hAnsi="Times New Roman" w:cs="Times New Roman"/>
          <w:sz w:val="24"/>
          <w:szCs w:val="24"/>
          <w:lang w:val="en-GB"/>
        </w:rPr>
        <w:t xml:space="preserve">Culex </w:t>
      </w:r>
      <w:proofErr w:type="spellStart"/>
      <w:r w:rsidRPr="00BB2C93">
        <w:rPr>
          <w:rFonts w:ascii="Times New Roman" w:hAnsi="Times New Roman" w:cs="Times New Roman"/>
          <w:sz w:val="24"/>
          <w:szCs w:val="24"/>
          <w:lang w:val="en-GB"/>
        </w:rPr>
        <w:t>pipiens</w:t>
      </w:r>
      <w:proofErr w:type="spellEnd"/>
      <w:r w:rsidRPr="00BB2C93">
        <w:rPr>
          <w:rFonts w:ascii="Times New Roman" w:hAnsi="Times New Roman" w:cs="Times New Roman"/>
          <w:sz w:val="24"/>
          <w:szCs w:val="24"/>
          <w:lang w:val="en-GB"/>
        </w:rPr>
        <w:t xml:space="preserve"> and Culex </w:t>
      </w:r>
      <w:proofErr w:type="spellStart"/>
      <w:r w:rsidRPr="00BB2C93">
        <w:rPr>
          <w:rFonts w:ascii="Times New Roman" w:hAnsi="Times New Roman" w:cs="Times New Roman"/>
          <w:sz w:val="24"/>
          <w:szCs w:val="24"/>
          <w:lang w:val="en-GB"/>
        </w:rPr>
        <w:t>torrentium</w:t>
      </w:r>
      <w:proofErr w:type="spellEnd"/>
      <w:r w:rsidRPr="00BB2C93">
        <w:rPr>
          <w:rFonts w:ascii="Times New Roman" w:hAnsi="Times New Roman" w:cs="Times New Roman"/>
          <w:sz w:val="24"/>
          <w:szCs w:val="24"/>
          <w:lang w:val="en-GB"/>
        </w:rPr>
        <w:t xml:space="preserve"> populations from Central Europe are susceptible to West Nile virus infection. One Health. 2:88-94 (2016).</w:t>
      </w:r>
    </w:p>
    <w:p w14:paraId="377BD0CE" w14:textId="20BF0D9B" w:rsidR="00C7575F" w:rsidRDefault="00C7575F" w:rsidP="00214F97">
      <w:pPr>
        <w:pStyle w:val="Listenabsatz"/>
        <w:numPr>
          <w:ilvl w:val="0"/>
          <w:numId w:val="2"/>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Lundström JO, </w:t>
      </w:r>
      <w:proofErr w:type="spellStart"/>
      <w:r>
        <w:rPr>
          <w:rFonts w:ascii="Times New Roman" w:hAnsi="Times New Roman" w:cs="Times New Roman"/>
          <w:sz w:val="24"/>
          <w:szCs w:val="24"/>
          <w:lang w:val="en-GB"/>
        </w:rPr>
        <w:t>Niklasson</w:t>
      </w:r>
      <w:proofErr w:type="spellEnd"/>
      <w:r>
        <w:rPr>
          <w:rFonts w:ascii="Times New Roman" w:hAnsi="Times New Roman" w:cs="Times New Roman"/>
          <w:sz w:val="24"/>
          <w:szCs w:val="24"/>
          <w:lang w:val="en-GB"/>
        </w:rPr>
        <w:t xml:space="preserve"> B, </w:t>
      </w:r>
      <w:proofErr w:type="spellStart"/>
      <w:r>
        <w:rPr>
          <w:rFonts w:ascii="Times New Roman" w:hAnsi="Times New Roman" w:cs="Times New Roman"/>
          <w:sz w:val="24"/>
          <w:szCs w:val="24"/>
          <w:lang w:val="en-GB"/>
        </w:rPr>
        <w:t>Francy</w:t>
      </w:r>
      <w:proofErr w:type="spellEnd"/>
      <w:r>
        <w:rPr>
          <w:rFonts w:ascii="Times New Roman" w:hAnsi="Times New Roman" w:cs="Times New Roman"/>
          <w:sz w:val="24"/>
          <w:szCs w:val="24"/>
          <w:lang w:val="en-GB"/>
        </w:rPr>
        <w:t xml:space="preserve"> DB. Swedish Culex </w:t>
      </w:r>
      <w:proofErr w:type="spellStart"/>
      <w:r>
        <w:rPr>
          <w:rFonts w:ascii="Times New Roman" w:hAnsi="Times New Roman" w:cs="Times New Roman"/>
          <w:sz w:val="24"/>
          <w:szCs w:val="24"/>
          <w:lang w:val="en-GB"/>
        </w:rPr>
        <w:t>torrentium</w:t>
      </w:r>
      <w:proofErr w:type="spellEnd"/>
      <w:r>
        <w:rPr>
          <w:rFonts w:ascii="Times New Roman" w:hAnsi="Times New Roman" w:cs="Times New Roman"/>
          <w:sz w:val="24"/>
          <w:szCs w:val="24"/>
          <w:lang w:val="en-GB"/>
        </w:rPr>
        <w:t xml:space="preserve"> and </w:t>
      </w:r>
      <w:proofErr w:type="spellStart"/>
      <w:r>
        <w:rPr>
          <w:rFonts w:ascii="Times New Roman" w:hAnsi="Times New Roman" w:cs="Times New Roman"/>
          <w:sz w:val="24"/>
          <w:szCs w:val="24"/>
          <w:lang w:val="en-GB"/>
        </w:rPr>
        <w:t>Cx</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pipiens</w:t>
      </w:r>
      <w:proofErr w:type="spellEnd"/>
      <w:r>
        <w:rPr>
          <w:rFonts w:ascii="Times New Roman" w:hAnsi="Times New Roman" w:cs="Times New Roman"/>
          <w:sz w:val="24"/>
          <w:szCs w:val="24"/>
          <w:lang w:val="en-GB"/>
        </w:rPr>
        <w:t xml:space="preserve"> (Diptera: Culicidae) as experimental vectors of </w:t>
      </w:r>
      <w:proofErr w:type="spellStart"/>
      <w:r>
        <w:rPr>
          <w:rFonts w:ascii="Times New Roman" w:hAnsi="Times New Roman" w:cs="Times New Roman"/>
          <w:sz w:val="24"/>
          <w:szCs w:val="24"/>
          <w:lang w:val="en-GB"/>
        </w:rPr>
        <w:t>Ockelbo</w:t>
      </w:r>
      <w:proofErr w:type="spellEnd"/>
      <w:r>
        <w:rPr>
          <w:rFonts w:ascii="Times New Roman" w:hAnsi="Times New Roman" w:cs="Times New Roman"/>
          <w:sz w:val="24"/>
          <w:szCs w:val="24"/>
          <w:lang w:val="en-GB"/>
        </w:rPr>
        <w:t xml:space="preserve"> virus. J Med </w:t>
      </w:r>
      <w:proofErr w:type="spellStart"/>
      <w:r>
        <w:rPr>
          <w:rFonts w:ascii="Times New Roman" w:hAnsi="Times New Roman" w:cs="Times New Roman"/>
          <w:sz w:val="24"/>
          <w:szCs w:val="24"/>
          <w:lang w:val="en-GB"/>
        </w:rPr>
        <w:t>Entomol</w:t>
      </w:r>
      <w:proofErr w:type="spellEnd"/>
      <w:r>
        <w:rPr>
          <w:rFonts w:ascii="Times New Roman" w:hAnsi="Times New Roman" w:cs="Times New Roman"/>
          <w:sz w:val="24"/>
          <w:szCs w:val="24"/>
          <w:lang w:val="en-GB"/>
        </w:rPr>
        <w:t>. 1990;27(4):561-3.</w:t>
      </w:r>
    </w:p>
    <w:p w14:paraId="48258829" w14:textId="45DFD12A" w:rsidR="0098134C" w:rsidRDefault="0098134C" w:rsidP="00214F97">
      <w:pPr>
        <w:pStyle w:val="Listenabsatz"/>
        <w:numPr>
          <w:ilvl w:val="0"/>
          <w:numId w:val="2"/>
        </w:numPr>
        <w:spacing w:line="480" w:lineRule="auto"/>
        <w:rPr>
          <w:rFonts w:ascii="Times New Roman" w:hAnsi="Times New Roman" w:cs="Times New Roman"/>
          <w:sz w:val="24"/>
          <w:szCs w:val="24"/>
          <w:lang w:val="en-GB"/>
        </w:rPr>
      </w:pPr>
      <w:r w:rsidRPr="00CF6230">
        <w:rPr>
          <w:rFonts w:ascii="Times New Roman" w:hAnsi="Times New Roman" w:cs="Times New Roman"/>
          <w:sz w:val="24"/>
          <w:szCs w:val="24"/>
        </w:rPr>
        <w:t xml:space="preserve">Michel F, Fischer D, Eiden M, Fast C, Reuschel M et al. </w:t>
      </w:r>
      <w:r>
        <w:rPr>
          <w:rFonts w:ascii="Times New Roman" w:hAnsi="Times New Roman" w:cs="Times New Roman"/>
          <w:sz w:val="24"/>
          <w:szCs w:val="24"/>
          <w:lang w:val="en-GB"/>
        </w:rPr>
        <w:t>West Nile Virus and Usutu Virus Monitoring of Wild Birds in Germany. Int J Environ Res Public Health. 2018;15(1):171.</w:t>
      </w:r>
    </w:p>
    <w:p w14:paraId="67E2F82A" w14:textId="5A39DF61" w:rsidR="00CF7BBB" w:rsidRPr="00BB2C93" w:rsidRDefault="00CF7BBB" w:rsidP="00214F97">
      <w:pPr>
        <w:pStyle w:val="Listenabsatz"/>
        <w:numPr>
          <w:ilvl w:val="0"/>
          <w:numId w:val="2"/>
        </w:numPr>
        <w:spacing w:line="48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Molaei</w:t>
      </w:r>
      <w:proofErr w:type="spellEnd"/>
      <w:r>
        <w:rPr>
          <w:rFonts w:ascii="Times New Roman" w:hAnsi="Times New Roman" w:cs="Times New Roman"/>
          <w:sz w:val="24"/>
          <w:szCs w:val="24"/>
          <w:lang w:val="en-GB"/>
        </w:rPr>
        <w:t xml:space="preserve"> G, </w:t>
      </w:r>
      <w:proofErr w:type="spellStart"/>
      <w:r>
        <w:rPr>
          <w:rFonts w:ascii="Times New Roman" w:hAnsi="Times New Roman" w:cs="Times New Roman"/>
          <w:sz w:val="24"/>
          <w:szCs w:val="24"/>
          <w:lang w:val="en-GB"/>
        </w:rPr>
        <w:t>Farajollahi</w:t>
      </w:r>
      <w:proofErr w:type="spellEnd"/>
      <w:r>
        <w:rPr>
          <w:rFonts w:ascii="Times New Roman" w:hAnsi="Times New Roman" w:cs="Times New Roman"/>
          <w:sz w:val="24"/>
          <w:szCs w:val="24"/>
          <w:lang w:val="en-GB"/>
        </w:rPr>
        <w:t xml:space="preserve"> A, Scott JJ, </w:t>
      </w:r>
      <w:proofErr w:type="spellStart"/>
      <w:r>
        <w:rPr>
          <w:rFonts w:ascii="Times New Roman" w:hAnsi="Times New Roman" w:cs="Times New Roman"/>
          <w:sz w:val="24"/>
          <w:szCs w:val="24"/>
          <w:lang w:val="en-GB"/>
        </w:rPr>
        <w:t>Gaugler</w:t>
      </w:r>
      <w:proofErr w:type="spellEnd"/>
      <w:r>
        <w:rPr>
          <w:rFonts w:ascii="Times New Roman" w:hAnsi="Times New Roman" w:cs="Times New Roman"/>
          <w:sz w:val="24"/>
          <w:szCs w:val="24"/>
          <w:lang w:val="en-GB"/>
        </w:rPr>
        <w:t xml:space="preserve"> R, </w:t>
      </w:r>
      <w:proofErr w:type="spellStart"/>
      <w:r>
        <w:rPr>
          <w:rFonts w:ascii="Times New Roman" w:hAnsi="Times New Roman" w:cs="Times New Roman"/>
          <w:sz w:val="24"/>
          <w:szCs w:val="24"/>
          <w:lang w:val="en-GB"/>
        </w:rPr>
        <w:t>Andreadis</w:t>
      </w:r>
      <w:proofErr w:type="spellEnd"/>
      <w:r>
        <w:rPr>
          <w:rFonts w:ascii="Times New Roman" w:hAnsi="Times New Roman" w:cs="Times New Roman"/>
          <w:sz w:val="24"/>
          <w:szCs w:val="24"/>
          <w:lang w:val="en-GB"/>
        </w:rPr>
        <w:t xml:space="preserve"> TG. Human </w:t>
      </w:r>
      <w:proofErr w:type="spellStart"/>
      <w:r>
        <w:rPr>
          <w:rFonts w:ascii="Times New Roman" w:hAnsi="Times New Roman" w:cs="Times New Roman"/>
          <w:sz w:val="24"/>
          <w:szCs w:val="24"/>
          <w:lang w:val="en-GB"/>
        </w:rPr>
        <w:t>bloodfeeding</w:t>
      </w:r>
      <w:proofErr w:type="spellEnd"/>
      <w:r>
        <w:rPr>
          <w:rFonts w:ascii="Times New Roman" w:hAnsi="Times New Roman" w:cs="Times New Roman"/>
          <w:sz w:val="24"/>
          <w:szCs w:val="24"/>
          <w:lang w:val="en-GB"/>
        </w:rPr>
        <w:t xml:space="preserve"> by the recently introduced mosquito, Aedes japonicus </w:t>
      </w:r>
      <w:proofErr w:type="spellStart"/>
      <w:r>
        <w:rPr>
          <w:rFonts w:ascii="Times New Roman" w:hAnsi="Times New Roman" w:cs="Times New Roman"/>
          <w:sz w:val="24"/>
          <w:szCs w:val="24"/>
          <w:lang w:val="en-GB"/>
        </w:rPr>
        <w:t>japonicus</w:t>
      </w:r>
      <w:proofErr w:type="spellEnd"/>
      <w:r>
        <w:rPr>
          <w:rFonts w:ascii="Times New Roman" w:hAnsi="Times New Roman" w:cs="Times New Roman"/>
          <w:sz w:val="24"/>
          <w:szCs w:val="24"/>
          <w:lang w:val="en-GB"/>
        </w:rPr>
        <w:t xml:space="preserve">, and public health implications. J Am </w:t>
      </w:r>
      <w:proofErr w:type="spellStart"/>
      <w:r>
        <w:rPr>
          <w:rFonts w:ascii="Times New Roman" w:hAnsi="Times New Roman" w:cs="Times New Roman"/>
          <w:sz w:val="24"/>
          <w:szCs w:val="24"/>
          <w:lang w:val="en-GB"/>
        </w:rPr>
        <w:t>Mosq</w:t>
      </w:r>
      <w:proofErr w:type="spellEnd"/>
      <w:r>
        <w:rPr>
          <w:rFonts w:ascii="Times New Roman" w:hAnsi="Times New Roman" w:cs="Times New Roman"/>
          <w:sz w:val="24"/>
          <w:szCs w:val="24"/>
          <w:lang w:val="en-GB"/>
        </w:rPr>
        <w:t xml:space="preserve"> Control Assoc. 2009;25(2):210-4.</w:t>
      </w:r>
    </w:p>
    <w:p w14:paraId="7E44678C" w14:textId="77777777" w:rsidR="00CB3D78" w:rsidRPr="00BB2C93" w:rsidRDefault="00CB3D78" w:rsidP="00214F97">
      <w:pPr>
        <w:pStyle w:val="Listenabsatz"/>
        <w:numPr>
          <w:ilvl w:val="0"/>
          <w:numId w:val="2"/>
        </w:numPr>
        <w:spacing w:line="480" w:lineRule="auto"/>
        <w:rPr>
          <w:rFonts w:ascii="Times New Roman" w:hAnsi="Times New Roman" w:cs="Times New Roman"/>
          <w:sz w:val="24"/>
          <w:szCs w:val="24"/>
          <w:lang w:val="en-GB"/>
        </w:rPr>
      </w:pPr>
      <w:r w:rsidRPr="00BB2C93">
        <w:rPr>
          <w:rFonts w:ascii="Times New Roman" w:hAnsi="Times New Roman" w:cs="Times New Roman"/>
          <w:sz w:val="24"/>
          <w:szCs w:val="24"/>
          <w:lang w:val="en-GB"/>
        </w:rPr>
        <w:lastRenderedPageBreak/>
        <w:t>Rossini</w:t>
      </w:r>
      <w:r w:rsidR="002A79B0" w:rsidRPr="00BB2C93">
        <w:rPr>
          <w:rFonts w:ascii="Times New Roman" w:hAnsi="Times New Roman" w:cs="Times New Roman"/>
          <w:sz w:val="24"/>
          <w:szCs w:val="24"/>
          <w:lang w:val="en-GB"/>
        </w:rPr>
        <w:t xml:space="preserve"> G, </w:t>
      </w:r>
      <w:proofErr w:type="spellStart"/>
      <w:r w:rsidR="002A79B0" w:rsidRPr="00BB2C93">
        <w:rPr>
          <w:rFonts w:ascii="Times New Roman" w:hAnsi="Times New Roman" w:cs="Times New Roman"/>
          <w:sz w:val="24"/>
          <w:szCs w:val="24"/>
          <w:lang w:val="en-GB"/>
        </w:rPr>
        <w:t>Carletti</w:t>
      </w:r>
      <w:proofErr w:type="spellEnd"/>
      <w:r w:rsidR="002A79B0" w:rsidRPr="00BB2C93">
        <w:rPr>
          <w:rFonts w:ascii="Times New Roman" w:hAnsi="Times New Roman" w:cs="Times New Roman"/>
          <w:sz w:val="24"/>
          <w:szCs w:val="24"/>
          <w:lang w:val="en-GB"/>
        </w:rPr>
        <w:t xml:space="preserve"> F, </w:t>
      </w:r>
      <w:proofErr w:type="spellStart"/>
      <w:r w:rsidR="002A79B0" w:rsidRPr="00BB2C93">
        <w:rPr>
          <w:rFonts w:ascii="Times New Roman" w:hAnsi="Times New Roman" w:cs="Times New Roman"/>
          <w:sz w:val="24"/>
          <w:szCs w:val="24"/>
          <w:lang w:val="en-GB"/>
        </w:rPr>
        <w:t>Bordi</w:t>
      </w:r>
      <w:proofErr w:type="spellEnd"/>
      <w:r w:rsidR="002A79B0" w:rsidRPr="00BB2C93">
        <w:rPr>
          <w:rFonts w:ascii="Times New Roman" w:hAnsi="Times New Roman" w:cs="Times New Roman"/>
          <w:sz w:val="24"/>
          <w:szCs w:val="24"/>
          <w:lang w:val="en-GB"/>
        </w:rPr>
        <w:t xml:space="preserve"> L, </w:t>
      </w:r>
      <w:proofErr w:type="spellStart"/>
      <w:r w:rsidR="002A79B0" w:rsidRPr="00BB2C93">
        <w:rPr>
          <w:rFonts w:ascii="Times New Roman" w:hAnsi="Times New Roman" w:cs="Times New Roman"/>
          <w:sz w:val="24"/>
          <w:szCs w:val="24"/>
          <w:lang w:val="en-GB"/>
        </w:rPr>
        <w:t>Cavrini</w:t>
      </w:r>
      <w:proofErr w:type="spellEnd"/>
      <w:r w:rsidR="002A79B0" w:rsidRPr="00BB2C93">
        <w:rPr>
          <w:rFonts w:ascii="Times New Roman" w:hAnsi="Times New Roman" w:cs="Times New Roman"/>
          <w:sz w:val="24"/>
          <w:szCs w:val="24"/>
          <w:lang w:val="en-GB"/>
        </w:rPr>
        <w:t xml:space="preserve"> F, </w:t>
      </w:r>
      <w:proofErr w:type="spellStart"/>
      <w:r w:rsidR="002A79B0" w:rsidRPr="00BB2C93">
        <w:rPr>
          <w:rFonts w:ascii="Times New Roman" w:hAnsi="Times New Roman" w:cs="Times New Roman"/>
          <w:sz w:val="24"/>
          <w:szCs w:val="24"/>
          <w:lang w:val="en-GB"/>
        </w:rPr>
        <w:t>Gaibani</w:t>
      </w:r>
      <w:proofErr w:type="spellEnd"/>
      <w:r w:rsidR="002A79B0" w:rsidRPr="00BB2C93">
        <w:rPr>
          <w:rFonts w:ascii="Times New Roman" w:hAnsi="Times New Roman" w:cs="Times New Roman"/>
          <w:sz w:val="24"/>
          <w:szCs w:val="24"/>
          <w:lang w:val="en-GB"/>
        </w:rPr>
        <w:t xml:space="preserve"> P et al. Phylogenetic Analysis of West Nile Virus Isolates, Italy, 2008-2009. </w:t>
      </w:r>
      <w:proofErr w:type="spellStart"/>
      <w:r w:rsidR="002A79B0" w:rsidRPr="00BB2C93">
        <w:rPr>
          <w:rFonts w:ascii="Times New Roman" w:hAnsi="Times New Roman" w:cs="Times New Roman"/>
          <w:sz w:val="24"/>
          <w:szCs w:val="24"/>
          <w:lang w:val="en-GB"/>
        </w:rPr>
        <w:t>Emerg</w:t>
      </w:r>
      <w:proofErr w:type="spellEnd"/>
      <w:r w:rsidR="002A79B0" w:rsidRPr="00BB2C93">
        <w:rPr>
          <w:rFonts w:ascii="Times New Roman" w:hAnsi="Times New Roman" w:cs="Times New Roman"/>
          <w:sz w:val="24"/>
          <w:szCs w:val="24"/>
          <w:lang w:val="en-GB"/>
        </w:rPr>
        <w:t xml:space="preserve"> Infect Dis. 17(5):903-6 (2011).</w:t>
      </w:r>
    </w:p>
    <w:p w14:paraId="383E8EF7" w14:textId="72A0659F" w:rsidR="000815BA" w:rsidRDefault="000815BA" w:rsidP="00214F97">
      <w:pPr>
        <w:pStyle w:val="Listenabsatz"/>
        <w:widowControl w:val="0"/>
        <w:numPr>
          <w:ilvl w:val="0"/>
          <w:numId w:val="2"/>
        </w:numPr>
        <w:tabs>
          <w:tab w:val="left" w:pos="220"/>
          <w:tab w:val="left" w:pos="720"/>
        </w:tabs>
        <w:autoSpaceDE w:val="0"/>
        <w:autoSpaceDN w:val="0"/>
        <w:adjustRightInd w:val="0"/>
        <w:spacing w:after="240" w:line="480" w:lineRule="auto"/>
        <w:rPr>
          <w:rFonts w:ascii="Times New Roman" w:eastAsiaTheme="minorEastAsia" w:hAnsi="Times New Roman" w:cs="Times New Roman"/>
          <w:sz w:val="24"/>
          <w:szCs w:val="24"/>
          <w:lang w:val="en-GB" w:eastAsia="de-DE"/>
        </w:rPr>
      </w:pPr>
      <w:r w:rsidRPr="009F675B">
        <w:rPr>
          <w:rFonts w:ascii="Times New Roman" w:eastAsiaTheme="minorEastAsia" w:hAnsi="Times New Roman" w:cs="Times New Roman"/>
          <w:sz w:val="24"/>
          <w:szCs w:val="24"/>
          <w:lang w:eastAsia="de-DE"/>
        </w:rPr>
        <w:t>Rudolf</w:t>
      </w:r>
      <w:r w:rsidR="00B17A04" w:rsidRPr="009F675B">
        <w:rPr>
          <w:rFonts w:ascii="Times New Roman" w:eastAsiaTheme="minorEastAsia" w:hAnsi="Times New Roman" w:cs="Times New Roman"/>
          <w:sz w:val="24"/>
          <w:szCs w:val="24"/>
          <w:lang w:eastAsia="de-DE"/>
        </w:rPr>
        <w:t xml:space="preserve"> M, </w:t>
      </w:r>
      <w:proofErr w:type="spellStart"/>
      <w:r w:rsidRPr="009F675B">
        <w:rPr>
          <w:rFonts w:ascii="Times New Roman" w:eastAsiaTheme="minorEastAsia" w:hAnsi="Times New Roman" w:cs="Times New Roman"/>
          <w:sz w:val="24"/>
          <w:szCs w:val="24"/>
          <w:lang w:eastAsia="de-DE"/>
        </w:rPr>
        <w:t>Czajka</w:t>
      </w:r>
      <w:proofErr w:type="spellEnd"/>
      <w:r w:rsidR="00B17A04" w:rsidRPr="009F675B">
        <w:rPr>
          <w:rFonts w:ascii="Times New Roman" w:eastAsiaTheme="minorEastAsia" w:hAnsi="Times New Roman" w:cs="Times New Roman"/>
          <w:sz w:val="24"/>
          <w:szCs w:val="24"/>
          <w:lang w:eastAsia="de-DE"/>
        </w:rPr>
        <w:t xml:space="preserve"> C, </w:t>
      </w:r>
      <w:proofErr w:type="spellStart"/>
      <w:r w:rsidRPr="009F675B">
        <w:rPr>
          <w:rFonts w:ascii="Times New Roman" w:eastAsiaTheme="minorEastAsia" w:hAnsi="Times New Roman" w:cs="Times New Roman"/>
          <w:sz w:val="24"/>
          <w:szCs w:val="24"/>
          <w:lang w:eastAsia="de-DE"/>
        </w:rPr>
        <w:t>Börstler</w:t>
      </w:r>
      <w:proofErr w:type="spellEnd"/>
      <w:r w:rsidR="00B17A04" w:rsidRPr="009F675B">
        <w:rPr>
          <w:rFonts w:ascii="Times New Roman" w:eastAsiaTheme="minorEastAsia" w:hAnsi="Times New Roman" w:cs="Times New Roman"/>
          <w:sz w:val="24"/>
          <w:szCs w:val="24"/>
          <w:lang w:eastAsia="de-DE"/>
        </w:rPr>
        <w:t xml:space="preserve"> J, </w:t>
      </w:r>
      <w:proofErr w:type="spellStart"/>
      <w:r w:rsidRPr="009F675B">
        <w:rPr>
          <w:rFonts w:ascii="Times New Roman" w:eastAsiaTheme="minorEastAsia" w:hAnsi="Times New Roman" w:cs="Times New Roman"/>
          <w:sz w:val="24"/>
          <w:szCs w:val="24"/>
          <w:lang w:eastAsia="de-DE"/>
        </w:rPr>
        <w:t>Melaun</w:t>
      </w:r>
      <w:proofErr w:type="spellEnd"/>
      <w:r w:rsidR="00B17A04" w:rsidRPr="009F675B">
        <w:rPr>
          <w:rFonts w:ascii="Times New Roman" w:eastAsiaTheme="minorEastAsia" w:hAnsi="Times New Roman" w:cs="Times New Roman"/>
          <w:sz w:val="24"/>
          <w:szCs w:val="24"/>
          <w:lang w:eastAsia="de-DE"/>
        </w:rPr>
        <w:t xml:space="preserve"> C, </w:t>
      </w:r>
      <w:r w:rsidRPr="009F675B">
        <w:rPr>
          <w:rFonts w:ascii="Times New Roman" w:eastAsiaTheme="minorEastAsia" w:hAnsi="Times New Roman" w:cs="Times New Roman"/>
          <w:sz w:val="24"/>
          <w:szCs w:val="24"/>
          <w:lang w:eastAsia="de-DE"/>
        </w:rPr>
        <w:t xml:space="preserve">Jöst </w:t>
      </w:r>
      <w:r w:rsidR="00B17A04" w:rsidRPr="009F675B">
        <w:rPr>
          <w:rFonts w:ascii="Times New Roman" w:eastAsiaTheme="minorEastAsia" w:hAnsi="Times New Roman" w:cs="Times New Roman"/>
          <w:sz w:val="24"/>
          <w:szCs w:val="24"/>
          <w:lang w:eastAsia="de-DE"/>
        </w:rPr>
        <w:t xml:space="preserve">H </w:t>
      </w:r>
      <w:r w:rsidRPr="009F675B">
        <w:rPr>
          <w:rFonts w:ascii="Times New Roman" w:eastAsiaTheme="minorEastAsia" w:hAnsi="Times New Roman" w:cs="Times New Roman"/>
          <w:sz w:val="24"/>
          <w:szCs w:val="24"/>
          <w:lang w:eastAsia="de-DE"/>
        </w:rPr>
        <w:t xml:space="preserve">et al. </w:t>
      </w:r>
      <w:r w:rsidRPr="00BB2C93">
        <w:rPr>
          <w:rFonts w:ascii="Times New Roman" w:eastAsiaTheme="minorEastAsia" w:hAnsi="Times New Roman" w:cs="Times New Roman"/>
          <w:sz w:val="24"/>
          <w:szCs w:val="24"/>
          <w:lang w:val="en-GB" w:eastAsia="de-DE"/>
        </w:rPr>
        <w:t xml:space="preserve">First nationwide surveillance of Culex </w:t>
      </w:r>
      <w:proofErr w:type="spellStart"/>
      <w:r w:rsidRPr="00BB2C93">
        <w:rPr>
          <w:rFonts w:ascii="Times New Roman" w:eastAsiaTheme="minorEastAsia" w:hAnsi="Times New Roman" w:cs="Times New Roman"/>
          <w:sz w:val="24"/>
          <w:szCs w:val="24"/>
          <w:lang w:val="en-GB" w:eastAsia="de-DE"/>
        </w:rPr>
        <w:t>pipiens</w:t>
      </w:r>
      <w:proofErr w:type="spellEnd"/>
      <w:r w:rsidRPr="00BB2C93">
        <w:rPr>
          <w:rFonts w:ascii="Times New Roman" w:eastAsiaTheme="minorEastAsia" w:hAnsi="Times New Roman" w:cs="Times New Roman"/>
          <w:sz w:val="24"/>
          <w:szCs w:val="24"/>
          <w:lang w:val="en-GB" w:eastAsia="de-DE"/>
        </w:rPr>
        <w:t xml:space="preserve"> complex and Culex </w:t>
      </w:r>
      <w:proofErr w:type="spellStart"/>
      <w:r w:rsidRPr="00BB2C93">
        <w:rPr>
          <w:rFonts w:ascii="Times New Roman" w:eastAsiaTheme="minorEastAsia" w:hAnsi="Times New Roman" w:cs="Times New Roman"/>
          <w:sz w:val="24"/>
          <w:szCs w:val="24"/>
          <w:lang w:val="en-GB" w:eastAsia="de-DE"/>
        </w:rPr>
        <w:t>torrentium</w:t>
      </w:r>
      <w:proofErr w:type="spellEnd"/>
      <w:r w:rsidRPr="00BB2C93">
        <w:rPr>
          <w:rFonts w:ascii="Times New Roman" w:eastAsiaTheme="minorEastAsia" w:hAnsi="Times New Roman" w:cs="Times New Roman"/>
          <w:sz w:val="24"/>
          <w:szCs w:val="24"/>
          <w:lang w:val="en-GB" w:eastAsia="de-DE"/>
        </w:rPr>
        <w:t xml:space="preserve"> mosquitoes demonstrated the presence of Culex </w:t>
      </w:r>
      <w:proofErr w:type="spellStart"/>
      <w:r w:rsidRPr="00BB2C93">
        <w:rPr>
          <w:rFonts w:ascii="Times New Roman" w:eastAsiaTheme="minorEastAsia" w:hAnsi="Times New Roman" w:cs="Times New Roman"/>
          <w:sz w:val="24"/>
          <w:szCs w:val="24"/>
          <w:lang w:val="en-GB" w:eastAsia="de-DE"/>
        </w:rPr>
        <w:t>pipiens</w:t>
      </w:r>
      <w:proofErr w:type="spellEnd"/>
      <w:r w:rsidRPr="00BB2C93">
        <w:rPr>
          <w:rFonts w:ascii="Times New Roman" w:eastAsiaTheme="minorEastAsia" w:hAnsi="Times New Roman" w:cs="Times New Roman"/>
          <w:sz w:val="24"/>
          <w:szCs w:val="24"/>
          <w:lang w:val="en-GB" w:eastAsia="de-DE"/>
        </w:rPr>
        <w:t xml:space="preserve"> biotype </w:t>
      </w:r>
      <w:proofErr w:type="spellStart"/>
      <w:r w:rsidRPr="00BB2C93">
        <w:rPr>
          <w:rFonts w:ascii="Times New Roman" w:eastAsiaTheme="minorEastAsia" w:hAnsi="Times New Roman" w:cs="Times New Roman"/>
          <w:sz w:val="24"/>
          <w:szCs w:val="24"/>
          <w:lang w:val="en-GB" w:eastAsia="de-DE"/>
        </w:rPr>
        <w:t>pipiens</w:t>
      </w:r>
      <w:proofErr w:type="spellEnd"/>
      <w:r w:rsidRPr="00BB2C93">
        <w:rPr>
          <w:rFonts w:ascii="Times New Roman" w:eastAsiaTheme="minorEastAsia" w:hAnsi="Times New Roman" w:cs="Times New Roman"/>
          <w:sz w:val="24"/>
          <w:szCs w:val="24"/>
          <w:lang w:val="en-GB" w:eastAsia="de-DE"/>
        </w:rPr>
        <w:t>/</w:t>
      </w:r>
      <w:proofErr w:type="spellStart"/>
      <w:r w:rsidRPr="00BB2C93">
        <w:rPr>
          <w:rFonts w:ascii="Times New Roman" w:eastAsiaTheme="minorEastAsia" w:hAnsi="Times New Roman" w:cs="Times New Roman"/>
          <w:sz w:val="24"/>
          <w:szCs w:val="24"/>
          <w:lang w:val="en-GB" w:eastAsia="de-DE"/>
        </w:rPr>
        <w:t>molestus</w:t>
      </w:r>
      <w:proofErr w:type="spellEnd"/>
      <w:r w:rsidRPr="00BB2C93">
        <w:rPr>
          <w:rFonts w:ascii="Times New Roman" w:eastAsiaTheme="minorEastAsia" w:hAnsi="Times New Roman" w:cs="Times New Roman"/>
          <w:sz w:val="24"/>
          <w:szCs w:val="24"/>
          <w:lang w:val="en-GB" w:eastAsia="de-DE"/>
        </w:rPr>
        <w:t xml:space="preserve"> hybrids in Germany. </w:t>
      </w:r>
      <w:proofErr w:type="spellStart"/>
      <w:r w:rsidRPr="00BB2C93">
        <w:rPr>
          <w:rFonts w:ascii="Times New Roman" w:eastAsiaTheme="minorEastAsia" w:hAnsi="Times New Roman" w:cs="Times New Roman"/>
          <w:sz w:val="24"/>
          <w:szCs w:val="24"/>
          <w:lang w:val="en-GB" w:eastAsia="de-DE"/>
        </w:rPr>
        <w:t>PLoS</w:t>
      </w:r>
      <w:proofErr w:type="spellEnd"/>
      <w:r w:rsidRPr="00BB2C93">
        <w:rPr>
          <w:rFonts w:ascii="Times New Roman" w:eastAsiaTheme="minorEastAsia" w:hAnsi="Times New Roman" w:cs="Times New Roman"/>
          <w:sz w:val="24"/>
          <w:szCs w:val="24"/>
          <w:lang w:val="en-GB" w:eastAsia="de-DE"/>
        </w:rPr>
        <w:t xml:space="preserve"> ONE </w:t>
      </w:r>
      <w:r w:rsidRPr="005B6AFF">
        <w:rPr>
          <w:rFonts w:ascii="Times New Roman" w:eastAsiaTheme="minorEastAsia" w:hAnsi="Times New Roman" w:cs="Times New Roman"/>
          <w:sz w:val="24"/>
          <w:szCs w:val="24"/>
          <w:lang w:val="en-GB" w:eastAsia="de-DE"/>
        </w:rPr>
        <w:t>8(9</w:t>
      </w:r>
      <w:proofErr w:type="gramStart"/>
      <w:r w:rsidRPr="005B6AFF">
        <w:rPr>
          <w:rFonts w:ascii="Times New Roman" w:eastAsiaTheme="minorEastAsia" w:hAnsi="Times New Roman" w:cs="Times New Roman"/>
          <w:sz w:val="24"/>
          <w:szCs w:val="24"/>
          <w:lang w:val="en-GB" w:eastAsia="de-DE"/>
        </w:rPr>
        <w:t>):e</w:t>
      </w:r>
      <w:proofErr w:type="gramEnd"/>
      <w:r w:rsidRPr="005B6AFF">
        <w:rPr>
          <w:rFonts w:ascii="Times New Roman" w:eastAsiaTheme="minorEastAsia" w:hAnsi="Times New Roman" w:cs="Times New Roman"/>
          <w:sz w:val="24"/>
          <w:szCs w:val="24"/>
          <w:lang w:val="en-GB" w:eastAsia="de-DE"/>
        </w:rPr>
        <w:t>71832 (2013). </w:t>
      </w:r>
    </w:p>
    <w:p w14:paraId="51AC7164" w14:textId="62A9675B" w:rsidR="0030752B" w:rsidRDefault="0030752B" w:rsidP="00214F97">
      <w:pPr>
        <w:pStyle w:val="Listenabsatz"/>
        <w:widowControl w:val="0"/>
        <w:numPr>
          <w:ilvl w:val="0"/>
          <w:numId w:val="2"/>
        </w:numPr>
        <w:tabs>
          <w:tab w:val="left" w:pos="220"/>
          <w:tab w:val="left" w:pos="720"/>
        </w:tabs>
        <w:autoSpaceDE w:val="0"/>
        <w:autoSpaceDN w:val="0"/>
        <w:adjustRightInd w:val="0"/>
        <w:spacing w:after="240" w:line="480" w:lineRule="auto"/>
        <w:rPr>
          <w:rFonts w:ascii="Times New Roman" w:eastAsiaTheme="minorEastAsia" w:hAnsi="Times New Roman" w:cs="Times New Roman"/>
          <w:sz w:val="24"/>
          <w:szCs w:val="24"/>
          <w:lang w:val="en-GB" w:eastAsia="de-DE"/>
        </w:rPr>
      </w:pPr>
      <w:r>
        <w:rPr>
          <w:rFonts w:ascii="Times New Roman" w:eastAsiaTheme="minorEastAsia" w:hAnsi="Times New Roman" w:cs="Times New Roman"/>
          <w:sz w:val="24"/>
          <w:szCs w:val="24"/>
          <w:lang w:val="en-GB" w:eastAsia="de-DE"/>
        </w:rPr>
        <w:t xml:space="preserve">Valerio L, Marini F, </w:t>
      </w:r>
      <w:proofErr w:type="spellStart"/>
      <w:r>
        <w:rPr>
          <w:rFonts w:ascii="Times New Roman" w:eastAsiaTheme="minorEastAsia" w:hAnsi="Times New Roman" w:cs="Times New Roman"/>
          <w:sz w:val="24"/>
          <w:szCs w:val="24"/>
          <w:lang w:val="en-GB" w:eastAsia="de-DE"/>
        </w:rPr>
        <w:t>Bongiomo</w:t>
      </w:r>
      <w:proofErr w:type="spellEnd"/>
      <w:r>
        <w:rPr>
          <w:rFonts w:ascii="Times New Roman" w:eastAsiaTheme="minorEastAsia" w:hAnsi="Times New Roman" w:cs="Times New Roman"/>
          <w:sz w:val="24"/>
          <w:szCs w:val="24"/>
          <w:lang w:val="en-GB" w:eastAsia="de-DE"/>
        </w:rPr>
        <w:t xml:space="preserve"> G, </w:t>
      </w:r>
      <w:proofErr w:type="spellStart"/>
      <w:r>
        <w:rPr>
          <w:rFonts w:ascii="Times New Roman" w:eastAsiaTheme="minorEastAsia" w:hAnsi="Times New Roman" w:cs="Times New Roman"/>
          <w:sz w:val="24"/>
          <w:szCs w:val="24"/>
          <w:lang w:val="en-GB" w:eastAsia="de-DE"/>
        </w:rPr>
        <w:t>Facchinelli</w:t>
      </w:r>
      <w:proofErr w:type="spellEnd"/>
      <w:r>
        <w:rPr>
          <w:rFonts w:ascii="Times New Roman" w:eastAsiaTheme="minorEastAsia" w:hAnsi="Times New Roman" w:cs="Times New Roman"/>
          <w:sz w:val="24"/>
          <w:szCs w:val="24"/>
          <w:lang w:val="en-GB" w:eastAsia="de-DE"/>
        </w:rPr>
        <w:t xml:space="preserve"> L, </w:t>
      </w:r>
      <w:proofErr w:type="spellStart"/>
      <w:r>
        <w:rPr>
          <w:rFonts w:ascii="Times New Roman" w:eastAsiaTheme="minorEastAsia" w:hAnsi="Times New Roman" w:cs="Times New Roman"/>
          <w:sz w:val="24"/>
          <w:szCs w:val="24"/>
          <w:lang w:val="en-GB" w:eastAsia="de-DE"/>
        </w:rPr>
        <w:t>Pombi</w:t>
      </w:r>
      <w:proofErr w:type="spellEnd"/>
      <w:r>
        <w:rPr>
          <w:rFonts w:ascii="Times New Roman" w:eastAsiaTheme="minorEastAsia" w:hAnsi="Times New Roman" w:cs="Times New Roman"/>
          <w:sz w:val="24"/>
          <w:szCs w:val="24"/>
          <w:lang w:val="en-GB" w:eastAsia="de-DE"/>
        </w:rPr>
        <w:t xml:space="preserve"> M, Caputo B et al. Host-feeding patterns of Aedes </w:t>
      </w:r>
      <w:proofErr w:type="spellStart"/>
      <w:r>
        <w:rPr>
          <w:rFonts w:ascii="Times New Roman" w:eastAsiaTheme="minorEastAsia" w:hAnsi="Times New Roman" w:cs="Times New Roman"/>
          <w:sz w:val="24"/>
          <w:szCs w:val="24"/>
          <w:lang w:val="en-GB" w:eastAsia="de-DE"/>
        </w:rPr>
        <w:t>albopictus</w:t>
      </w:r>
      <w:proofErr w:type="spellEnd"/>
      <w:r>
        <w:rPr>
          <w:rFonts w:ascii="Times New Roman" w:eastAsiaTheme="minorEastAsia" w:hAnsi="Times New Roman" w:cs="Times New Roman"/>
          <w:sz w:val="24"/>
          <w:szCs w:val="24"/>
          <w:lang w:val="en-GB" w:eastAsia="de-DE"/>
        </w:rPr>
        <w:t xml:space="preserve"> (Diptera: Culicidae) in urban and rural contexts </w:t>
      </w:r>
      <w:proofErr w:type="spellStart"/>
      <w:r>
        <w:rPr>
          <w:rFonts w:ascii="Times New Roman" w:eastAsiaTheme="minorEastAsia" w:hAnsi="Times New Roman" w:cs="Times New Roman"/>
          <w:sz w:val="24"/>
          <w:szCs w:val="24"/>
          <w:lang w:val="en-GB" w:eastAsia="de-DE"/>
        </w:rPr>
        <w:t>withhin</w:t>
      </w:r>
      <w:proofErr w:type="spellEnd"/>
      <w:r>
        <w:rPr>
          <w:rFonts w:ascii="Times New Roman" w:eastAsiaTheme="minorEastAsia" w:hAnsi="Times New Roman" w:cs="Times New Roman"/>
          <w:sz w:val="24"/>
          <w:szCs w:val="24"/>
          <w:lang w:val="en-GB" w:eastAsia="de-DE"/>
        </w:rPr>
        <w:t xml:space="preserve"> Rome province, Italy. Vector Borne Zoonotic Dis. 2010;10(3):291-4.</w:t>
      </w:r>
    </w:p>
    <w:p w14:paraId="30E9EA91" w14:textId="377EDDBC" w:rsidR="006372C9" w:rsidRPr="005B6AFF" w:rsidRDefault="006372C9" w:rsidP="00214F97">
      <w:pPr>
        <w:pStyle w:val="Listenabsatz"/>
        <w:widowControl w:val="0"/>
        <w:numPr>
          <w:ilvl w:val="0"/>
          <w:numId w:val="2"/>
        </w:numPr>
        <w:tabs>
          <w:tab w:val="left" w:pos="220"/>
          <w:tab w:val="left" w:pos="720"/>
        </w:tabs>
        <w:autoSpaceDE w:val="0"/>
        <w:autoSpaceDN w:val="0"/>
        <w:adjustRightInd w:val="0"/>
        <w:spacing w:after="240" w:line="480" w:lineRule="auto"/>
        <w:rPr>
          <w:rFonts w:ascii="Times New Roman" w:eastAsiaTheme="minorEastAsia" w:hAnsi="Times New Roman" w:cs="Times New Roman"/>
          <w:sz w:val="24"/>
          <w:szCs w:val="24"/>
          <w:lang w:val="en-GB" w:eastAsia="de-DE"/>
        </w:rPr>
      </w:pPr>
      <w:r>
        <w:rPr>
          <w:rFonts w:ascii="Times New Roman" w:eastAsiaTheme="minorEastAsia" w:hAnsi="Times New Roman" w:cs="Times New Roman"/>
          <w:sz w:val="24"/>
          <w:szCs w:val="24"/>
          <w:lang w:val="en-GB" w:eastAsia="de-DE"/>
        </w:rPr>
        <w:t xml:space="preserve">Veronesi E, </w:t>
      </w:r>
      <w:proofErr w:type="spellStart"/>
      <w:r>
        <w:rPr>
          <w:rFonts w:ascii="Times New Roman" w:eastAsiaTheme="minorEastAsia" w:hAnsi="Times New Roman" w:cs="Times New Roman"/>
          <w:sz w:val="24"/>
          <w:szCs w:val="24"/>
          <w:lang w:val="en-GB" w:eastAsia="de-DE"/>
        </w:rPr>
        <w:t>Paslaru</w:t>
      </w:r>
      <w:proofErr w:type="spellEnd"/>
      <w:r>
        <w:rPr>
          <w:rFonts w:ascii="Times New Roman" w:eastAsiaTheme="minorEastAsia" w:hAnsi="Times New Roman" w:cs="Times New Roman"/>
          <w:sz w:val="24"/>
          <w:szCs w:val="24"/>
          <w:lang w:val="en-GB" w:eastAsia="de-DE"/>
        </w:rPr>
        <w:t xml:space="preserve"> A, </w:t>
      </w:r>
      <w:proofErr w:type="spellStart"/>
      <w:r>
        <w:rPr>
          <w:rFonts w:ascii="Times New Roman" w:eastAsiaTheme="minorEastAsia" w:hAnsi="Times New Roman" w:cs="Times New Roman"/>
          <w:sz w:val="24"/>
          <w:szCs w:val="24"/>
          <w:lang w:val="en-GB" w:eastAsia="de-DE"/>
        </w:rPr>
        <w:t>Silaghi</w:t>
      </w:r>
      <w:proofErr w:type="spellEnd"/>
      <w:r>
        <w:rPr>
          <w:rFonts w:ascii="Times New Roman" w:eastAsiaTheme="minorEastAsia" w:hAnsi="Times New Roman" w:cs="Times New Roman"/>
          <w:sz w:val="24"/>
          <w:szCs w:val="24"/>
          <w:lang w:val="en-GB" w:eastAsia="de-DE"/>
        </w:rPr>
        <w:t xml:space="preserve"> C, Tobler K, </w:t>
      </w:r>
      <w:proofErr w:type="spellStart"/>
      <w:r>
        <w:rPr>
          <w:rFonts w:ascii="Times New Roman" w:eastAsiaTheme="minorEastAsia" w:hAnsi="Times New Roman" w:cs="Times New Roman"/>
          <w:sz w:val="24"/>
          <w:szCs w:val="24"/>
          <w:lang w:val="en-GB" w:eastAsia="de-DE"/>
        </w:rPr>
        <w:t>Glavinic</w:t>
      </w:r>
      <w:proofErr w:type="spellEnd"/>
      <w:r>
        <w:rPr>
          <w:rFonts w:ascii="Times New Roman" w:eastAsiaTheme="minorEastAsia" w:hAnsi="Times New Roman" w:cs="Times New Roman"/>
          <w:sz w:val="24"/>
          <w:szCs w:val="24"/>
          <w:lang w:val="en-GB" w:eastAsia="de-DE"/>
        </w:rPr>
        <w:t xml:space="preserve"> U et al. Experimental evaluation of infection, dissemination, and transmission rates for two West Nile virus strains in European Aedes japonicus under a fluctuating temperature regime. </w:t>
      </w:r>
      <w:proofErr w:type="spellStart"/>
      <w:r>
        <w:rPr>
          <w:rFonts w:ascii="Times New Roman" w:eastAsiaTheme="minorEastAsia" w:hAnsi="Times New Roman" w:cs="Times New Roman"/>
          <w:sz w:val="24"/>
          <w:szCs w:val="24"/>
          <w:lang w:val="en-GB" w:eastAsia="de-DE"/>
        </w:rPr>
        <w:t>Parasitol</w:t>
      </w:r>
      <w:proofErr w:type="spellEnd"/>
      <w:r>
        <w:rPr>
          <w:rFonts w:ascii="Times New Roman" w:eastAsiaTheme="minorEastAsia" w:hAnsi="Times New Roman" w:cs="Times New Roman"/>
          <w:sz w:val="24"/>
          <w:szCs w:val="24"/>
          <w:lang w:val="en-GB" w:eastAsia="de-DE"/>
        </w:rPr>
        <w:t xml:space="preserve"> Res. 2018;117(6):1925-1932.</w:t>
      </w:r>
    </w:p>
    <w:p w14:paraId="24D79F0A" w14:textId="1AABDEC3" w:rsidR="005B6AFF" w:rsidRPr="00F12C1A" w:rsidRDefault="005B6AFF" w:rsidP="005B6AFF">
      <w:pPr>
        <w:pStyle w:val="Listenabsatz"/>
        <w:numPr>
          <w:ilvl w:val="0"/>
          <w:numId w:val="2"/>
        </w:numPr>
        <w:spacing w:line="480" w:lineRule="auto"/>
        <w:rPr>
          <w:rFonts w:ascii="Times New Roman" w:eastAsia="Times New Roman" w:hAnsi="Times New Roman" w:cs="Times New Roman"/>
          <w:sz w:val="24"/>
          <w:szCs w:val="24"/>
          <w:lang w:val="en-GB" w:eastAsia="de-DE"/>
          <w:rPrChange w:id="1582" w:author="RenkeLuehken" w:date="2018-07-02T20:28:00Z">
            <w:rPr>
              <w:rFonts w:ascii="Times New Roman" w:eastAsia="Times New Roman" w:hAnsi="Times New Roman" w:cs="Times New Roman"/>
              <w:sz w:val="24"/>
              <w:szCs w:val="24"/>
              <w:lang w:eastAsia="de-DE"/>
            </w:rPr>
          </w:rPrChange>
        </w:rPr>
      </w:pPr>
      <w:r w:rsidRPr="005B6AFF">
        <w:rPr>
          <w:rFonts w:ascii="Times New Roman" w:eastAsiaTheme="minorEastAsia" w:hAnsi="Times New Roman" w:cs="Times New Roman"/>
          <w:sz w:val="24"/>
          <w:szCs w:val="24"/>
          <w:lang w:val="en-GB" w:eastAsia="de-DE"/>
        </w:rPr>
        <w:t xml:space="preserve">Veronesi R, Gentile G, </w:t>
      </w:r>
      <w:proofErr w:type="spellStart"/>
      <w:r w:rsidRPr="005B6AFF">
        <w:rPr>
          <w:rFonts w:ascii="Times New Roman" w:eastAsiaTheme="minorEastAsia" w:hAnsi="Times New Roman" w:cs="Times New Roman"/>
          <w:sz w:val="24"/>
          <w:szCs w:val="24"/>
          <w:lang w:val="en-GB" w:eastAsia="de-DE"/>
        </w:rPr>
        <w:t>Carrieri</w:t>
      </w:r>
      <w:proofErr w:type="spellEnd"/>
      <w:r w:rsidRPr="005B6AFF">
        <w:rPr>
          <w:rFonts w:ascii="Times New Roman" w:eastAsiaTheme="minorEastAsia" w:hAnsi="Times New Roman" w:cs="Times New Roman"/>
          <w:sz w:val="24"/>
          <w:szCs w:val="24"/>
          <w:lang w:val="en-GB" w:eastAsia="de-DE"/>
        </w:rPr>
        <w:t xml:space="preserve"> M, </w:t>
      </w:r>
      <w:proofErr w:type="spellStart"/>
      <w:r w:rsidRPr="005B6AFF">
        <w:rPr>
          <w:rFonts w:ascii="Times New Roman" w:eastAsiaTheme="minorEastAsia" w:hAnsi="Times New Roman" w:cs="Times New Roman"/>
          <w:sz w:val="24"/>
          <w:szCs w:val="24"/>
          <w:lang w:val="en-GB" w:eastAsia="de-DE"/>
        </w:rPr>
        <w:t>Maccagnani</w:t>
      </w:r>
      <w:proofErr w:type="spellEnd"/>
      <w:r w:rsidRPr="005B6AFF">
        <w:rPr>
          <w:rFonts w:ascii="Times New Roman" w:eastAsiaTheme="minorEastAsia" w:hAnsi="Times New Roman" w:cs="Times New Roman"/>
          <w:sz w:val="24"/>
          <w:szCs w:val="24"/>
          <w:lang w:val="en-GB" w:eastAsia="de-DE"/>
        </w:rPr>
        <w:t xml:space="preserve"> B, </w:t>
      </w:r>
      <w:proofErr w:type="spellStart"/>
      <w:r w:rsidRPr="005B6AFF">
        <w:rPr>
          <w:rFonts w:ascii="Times New Roman" w:eastAsiaTheme="minorEastAsia" w:hAnsi="Times New Roman" w:cs="Times New Roman"/>
          <w:sz w:val="24"/>
          <w:szCs w:val="24"/>
          <w:lang w:val="en-GB" w:eastAsia="de-DE"/>
        </w:rPr>
        <w:t>Stermieri</w:t>
      </w:r>
      <w:proofErr w:type="spellEnd"/>
      <w:r w:rsidRPr="005B6AFF">
        <w:rPr>
          <w:rFonts w:ascii="Times New Roman" w:eastAsiaTheme="minorEastAsia" w:hAnsi="Times New Roman" w:cs="Times New Roman"/>
          <w:sz w:val="24"/>
          <w:szCs w:val="24"/>
          <w:lang w:val="en-GB" w:eastAsia="de-DE"/>
        </w:rPr>
        <w:t xml:space="preserve"> L et al. </w:t>
      </w:r>
      <w:r w:rsidRPr="00987C94">
        <w:rPr>
          <w:rFonts w:ascii="Times New Roman" w:eastAsia="Times New Roman" w:hAnsi="Times New Roman" w:cs="Times New Roman"/>
          <w:sz w:val="24"/>
          <w:szCs w:val="24"/>
          <w:lang w:val="en-US" w:eastAsia="de-DE"/>
        </w:rPr>
        <w:t xml:space="preserve">Seasonal pattern of daily activity of Aedes </w:t>
      </w:r>
      <w:proofErr w:type="spellStart"/>
      <w:r w:rsidRPr="00987C94">
        <w:rPr>
          <w:rFonts w:ascii="Times New Roman" w:eastAsia="Times New Roman" w:hAnsi="Times New Roman" w:cs="Times New Roman"/>
          <w:sz w:val="24"/>
          <w:szCs w:val="24"/>
          <w:lang w:val="en-US" w:eastAsia="de-DE"/>
        </w:rPr>
        <w:t>caspius</w:t>
      </w:r>
      <w:proofErr w:type="spellEnd"/>
      <w:r w:rsidRPr="00987C94">
        <w:rPr>
          <w:rFonts w:ascii="Times New Roman" w:eastAsia="Times New Roman" w:hAnsi="Times New Roman" w:cs="Times New Roman"/>
          <w:sz w:val="24"/>
          <w:szCs w:val="24"/>
          <w:lang w:val="en-US" w:eastAsia="de-DE"/>
        </w:rPr>
        <w:t xml:space="preserve">, Aedes detritus, Culex </w:t>
      </w:r>
      <w:proofErr w:type="spellStart"/>
      <w:r w:rsidRPr="00987C94">
        <w:rPr>
          <w:rFonts w:ascii="Times New Roman" w:eastAsia="Times New Roman" w:hAnsi="Times New Roman" w:cs="Times New Roman"/>
          <w:sz w:val="24"/>
          <w:szCs w:val="24"/>
          <w:lang w:val="en-US" w:eastAsia="de-DE"/>
        </w:rPr>
        <w:t>modestus</w:t>
      </w:r>
      <w:proofErr w:type="spellEnd"/>
      <w:r w:rsidRPr="00987C94">
        <w:rPr>
          <w:rFonts w:ascii="Times New Roman" w:eastAsia="Times New Roman" w:hAnsi="Times New Roman" w:cs="Times New Roman"/>
          <w:sz w:val="24"/>
          <w:szCs w:val="24"/>
          <w:lang w:val="en-US" w:eastAsia="de-DE"/>
        </w:rPr>
        <w:t xml:space="preserve">, and Culex </w:t>
      </w:r>
      <w:proofErr w:type="spellStart"/>
      <w:r w:rsidRPr="00987C94">
        <w:rPr>
          <w:rFonts w:ascii="Times New Roman" w:eastAsia="Times New Roman" w:hAnsi="Times New Roman" w:cs="Times New Roman"/>
          <w:sz w:val="24"/>
          <w:szCs w:val="24"/>
          <w:lang w:val="en-US" w:eastAsia="de-DE"/>
        </w:rPr>
        <w:t>pipiens</w:t>
      </w:r>
      <w:proofErr w:type="spellEnd"/>
      <w:r w:rsidRPr="00987C94">
        <w:rPr>
          <w:rFonts w:ascii="Times New Roman" w:eastAsia="Times New Roman" w:hAnsi="Times New Roman" w:cs="Times New Roman"/>
          <w:sz w:val="24"/>
          <w:szCs w:val="24"/>
          <w:lang w:val="en-US" w:eastAsia="de-DE"/>
        </w:rPr>
        <w:t xml:space="preserve"> in the Po Delta of northern Italy and significance for vector-borne disease risk assessment. </w:t>
      </w:r>
      <w:r w:rsidRPr="00F12C1A">
        <w:rPr>
          <w:rFonts w:ascii="Times New Roman" w:eastAsia="Times New Roman" w:hAnsi="Times New Roman" w:cs="Times New Roman"/>
          <w:sz w:val="24"/>
          <w:szCs w:val="24"/>
          <w:lang w:val="en-GB" w:eastAsia="de-DE"/>
          <w:rPrChange w:id="1583" w:author="RenkeLuehken" w:date="2018-07-02T20:28:00Z">
            <w:rPr>
              <w:rFonts w:ascii="Times New Roman" w:eastAsia="Times New Roman" w:hAnsi="Times New Roman" w:cs="Times New Roman"/>
              <w:sz w:val="24"/>
              <w:szCs w:val="24"/>
              <w:lang w:eastAsia="de-DE"/>
            </w:rPr>
          </w:rPrChange>
        </w:rPr>
        <w:t>J Vector Ecol. 2012;37(1):49-61.</w:t>
      </w:r>
    </w:p>
    <w:p w14:paraId="557F114E" w14:textId="5AE7C27D" w:rsidR="000815BA" w:rsidRPr="00D44277" w:rsidRDefault="000815BA" w:rsidP="00214F97">
      <w:pPr>
        <w:pStyle w:val="Listenabsatz"/>
        <w:widowControl w:val="0"/>
        <w:numPr>
          <w:ilvl w:val="0"/>
          <w:numId w:val="2"/>
        </w:numPr>
        <w:autoSpaceDE w:val="0"/>
        <w:autoSpaceDN w:val="0"/>
        <w:adjustRightInd w:val="0"/>
        <w:spacing w:after="240" w:line="480" w:lineRule="auto"/>
        <w:rPr>
          <w:rFonts w:ascii="Times New Roman" w:eastAsiaTheme="minorEastAsia" w:hAnsi="Times New Roman" w:cs="Times New Roman"/>
          <w:sz w:val="24"/>
          <w:szCs w:val="24"/>
          <w:lang w:val="en-GB" w:eastAsia="de-DE"/>
        </w:rPr>
      </w:pPr>
      <w:proofErr w:type="spellStart"/>
      <w:r w:rsidRPr="00BB2C93">
        <w:rPr>
          <w:rFonts w:ascii="Times New Roman" w:eastAsiaTheme="minorEastAsia" w:hAnsi="Times New Roman" w:cs="Times New Roman"/>
          <w:color w:val="3B3B3B"/>
          <w:sz w:val="24"/>
          <w:szCs w:val="24"/>
          <w:lang w:val="en-GB" w:eastAsia="de-DE"/>
        </w:rPr>
        <w:t>Vogels</w:t>
      </w:r>
      <w:proofErr w:type="spellEnd"/>
      <w:r w:rsidRPr="00BB2C93">
        <w:rPr>
          <w:rFonts w:ascii="Times New Roman" w:eastAsiaTheme="minorEastAsia" w:hAnsi="Times New Roman" w:cs="Times New Roman"/>
          <w:color w:val="3B3B3B"/>
          <w:sz w:val="24"/>
          <w:szCs w:val="24"/>
          <w:lang w:val="en-GB" w:eastAsia="de-DE"/>
        </w:rPr>
        <w:t xml:space="preserve"> CBF, van de </w:t>
      </w:r>
      <w:proofErr w:type="spellStart"/>
      <w:r w:rsidRPr="00BB2C93">
        <w:rPr>
          <w:rFonts w:ascii="Times New Roman" w:eastAsiaTheme="minorEastAsia" w:hAnsi="Times New Roman" w:cs="Times New Roman"/>
          <w:color w:val="3B3B3B"/>
          <w:sz w:val="24"/>
          <w:szCs w:val="24"/>
          <w:lang w:val="en-GB" w:eastAsia="de-DE"/>
        </w:rPr>
        <w:t>Peppel</w:t>
      </w:r>
      <w:proofErr w:type="spellEnd"/>
      <w:r w:rsidRPr="00BB2C93">
        <w:rPr>
          <w:rFonts w:ascii="Times New Roman" w:eastAsiaTheme="minorEastAsia" w:hAnsi="Times New Roman" w:cs="Times New Roman"/>
          <w:color w:val="3B3B3B"/>
          <w:sz w:val="24"/>
          <w:szCs w:val="24"/>
          <w:lang w:val="en-GB" w:eastAsia="de-DE"/>
        </w:rPr>
        <w:t xml:space="preserve"> LJJ, van Vliet AJH, </w:t>
      </w:r>
      <w:proofErr w:type="spellStart"/>
      <w:r w:rsidRPr="00BB2C93">
        <w:rPr>
          <w:rFonts w:ascii="Times New Roman" w:eastAsiaTheme="minorEastAsia" w:hAnsi="Times New Roman" w:cs="Times New Roman"/>
          <w:color w:val="3B3B3B"/>
          <w:sz w:val="24"/>
          <w:szCs w:val="24"/>
          <w:lang w:val="en-GB" w:eastAsia="de-DE"/>
        </w:rPr>
        <w:t>Westenberg</w:t>
      </w:r>
      <w:proofErr w:type="spellEnd"/>
      <w:r w:rsidRPr="00BB2C93">
        <w:rPr>
          <w:rFonts w:ascii="Times New Roman" w:eastAsiaTheme="minorEastAsia" w:hAnsi="Times New Roman" w:cs="Times New Roman"/>
          <w:color w:val="3B3B3B"/>
          <w:sz w:val="24"/>
          <w:szCs w:val="24"/>
          <w:lang w:val="en-GB" w:eastAsia="de-DE"/>
        </w:rPr>
        <w:t xml:space="preserve"> M, </w:t>
      </w:r>
      <w:proofErr w:type="spellStart"/>
      <w:r w:rsidRPr="00BB2C93">
        <w:rPr>
          <w:rFonts w:ascii="Times New Roman" w:eastAsiaTheme="minorEastAsia" w:hAnsi="Times New Roman" w:cs="Times New Roman"/>
          <w:color w:val="3B3B3B"/>
          <w:sz w:val="24"/>
          <w:szCs w:val="24"/>
          <w:lang w:val="en-GB" w:eastAsia="de-DE"/>
        </w:rPr>
        <w:t>Ibañez</w:t>
      </w:r>
      <w:proofErr w:type="spellEnd"/>
      <w:r w:rsidRPr="00BB2C93">
        <w:rPr>
          <w:rFonts w:ascii="Times New Roman" w:eastAsiaTheme="minorEastAsia" w:hAnsi="Times New Roman" w:cs="Times New Roman"/>
          <w:color w:val="3B3B3B"/>
          <w:sz w:val="24"/>
          <w:szCs w:val="24"/>
          <w:lang w:val="en-GB" w:eastAsia="de-DE"/>
        </w:rPr>
        <w:t xml:space="preserve">-Justicia A et al. Winter activity and aboveground hybridization between the two biotypes of the West Nile virus vector Culex </w:t>
      </w:r>
      <w:proofErr w:type="spellStart"/>
      <w:r w:rsidRPr="00BB2C93">
        <w:rPr>
          <w:rFonts w:ascii="Times New Roman" w:eastAsiaTheme="minorEastAsia" w:hAnsi="Times New Roman" w:cs="Times New Roman"/>
          <w:color w:val="3B3B3B"/>
          <w:sz w:val="24"/>
          <w:szCs w:val="24"/>
          <w:lang w:val="en-GB" w:eastAsia="de-DE"/>
        </w:rPr>
        <w:t>pipiens</w:t>
      </w:r>
      <w:proofErr w:type="spellEnd"/>
      <w:r w:rsidRPr="00BB2C93">
        <w:rPr>
          <w:rFonts w:ascii="Times New Roman" w:eastAsiaTheme="minorEastAsia" w:hAnsi="Times New Roman" w:cs="Times New Roman"/>
          <w:color w:val="3B3B3B"/>
          <w:sz w:val="24"/>
          <w:szCs w:val="24"/>
          <w:lang w:val="en-GB" w:eastAsia="de-DE"/>
        </w:rPr>
        <w:t xml:space="preserve">. </w:t>
      </w:r>
      <w:r w:rsidR="00002B90" w:rsidRPr="00BB2C93">
        <w:rPr>
          <w:rFonts w:ascii="Times New Roman" w:eastAsiaTheme="minorEastAsia" w:hAnsi="Times New Roman" w:cs="Times New Roman"/>
          <w:color w:val="3B3B3B"/>
          <w:sz w:val="24"/>
          <w:szCs w:val="24"/>
          <w:lang w:val="en-GB" w:eastAsia="de-DE"/>
        </w:rPr>
        <w:t>Vector Borne Zo</w:t>
      </w:r>
      <w:r w:rsidR="00D44277">
        <w:rPr>
          <w:rFonts w:ascii="Times New Roman" w:eastAsiaTheme="minorEastAsia" w:hAnsi="Times New Roman" w:cs="Times New Roman"/>
          <w:color w:val="3B3B3B"/>
          <w:sz w:val="24"/>
          <w:szCs w:val="24"/>
          <w:lang w:val="en-GB" w:eastAsia="de-DE"/>
        </w:rPr>
        <w:t>onotic Dis. 2015;15(10):619-26</w:t>
      </w:r>
      <w:r w:rsidR="00002B90" w:rsidRPr="00BB2C93">
        <w:rPr>
          <w:rFonts w:ascii="Times New Roman" w:eastAsiaTheme="minorEastAsia" w:hAnsi="Times New Roman" w:cs="Times New Roman"/>
          <w:color w:val="3B3B3B"/>
          <w:sz w:val="24"/>
          <w:szCs w:val="24"/>
          <w:lang w:val="en-GB" w:eastAsia="de-DE"/>
        </w:rPr>
        <w:t>.</w:t>
      </w:r>
      <w:r w:rsidRPr="00BB2C93">
        <w:rPr>
          <w:rFonts w:ascii="Times New Roman" w:eastAsiaTheme="minorEastAsia" w:hAnsi="Times New Roman" w:cs="Times New Roman"/>
          <w:color w:val="3B3B3B"/>
          <w:sz w:val="24"/>
          <w:szCs w:val="24"/>
          <w:lang w:val="en-GB" w:eastAsia="de-DE"/>
        </w:rPr>
        <w:t xml:space="preserve"> </w:t>
      </w:r>
    </w:p>
    <w:p w14:paraId="081D0D3B" w14:textId="08618D8C" w:rsidR="00D44277" w:rsidRPr="00E033BC" w:rsidRDefault="00D44277" w:rsidP="00214F97">
      <w:pPr>
        <w:pStyle w:val="Listenabsatz"/>
        <w:widowControl w:val="0"/>
        <w:numPr>
          <w:ilvl w:val="0"/>
          <w:numId w:val="2"/>
        </w:numPr>
        <w:autoSpaceDE w:val="0"/>
        <w:autoSpaceDN w:val="0"/>
        <w:adjustRightInd w:val="0"/>
        <w:spacing w:after="240" w:line="480" w:lineRule="auto"/>
        <w:rPr>
          <w:rFonts w:ascii="Times New Roman" w:eastAsiaTheme="minorEastAsia" w:hAnsi="Times New Roman" w:cs="Times New Roman"/>
          <w:sz w:val="24"/>
          <w:szCs w:val="24"/>
          <w:lang w:val="en-GB" w:eastAsia="de-DE"/>
        </w:rPr>
      </w:pPr>
      <w:proofErr w:type="spellStart"/>
      <w:r>
        <w:rPr>
          <w:rFonts w:ascii="Times New Roman" w:eastAsiaTheme="minorEastAsia" w:hAnsi="Times New Roman" w:cs="Times New Roman"/>
          <w:color w:val="3B3B3B"/>
          <w:sz w:val="24"/>
          <w:szCs w:val="24"/>
          <w:lang w:val="en-GB" w:eastAsia="de-DE"/>
        </w:rPr>
        <w:t>Vogels</w:t>
      </w:r>
      <w:proofErr w:type="spellEnd"/>
      <w:r>
        <w:rPr>
          <w:rFonts w:ascii="Times New Roman" w:eastAsiaTheme="minorEastAsia" w:hAnsi="Times New Roman" w:cs="Times New Roman"/>
          <w:color w:val="3B3B3B"/>
          <w:sz w:val="24"/>
          <w:szCs w:val="24"/>
          <w:lang w:val="en-GB" w:eastAsia="de-DE"/>
        </w:rPr>
        <w:t xml:space="preserve"> CBF, </w:t>
      </w:r>
      <w:proofErr w:type="spellStart"/>
      <w:r>
        <w:rPr>
          <w:rFonts w:ascii="Times New Roman" w:eastAsiaTheme="minorEastAsia" w:hAnsi="Times New Roman" w:cs="Times New Roman"/>
          <w:color w:val="3B3B3B"/>
          <w:sz w:val="24"/>
          <w:szCs w:val="24"/>
          <w:lang w:val="en-GB" w:eastAsia="de-DE"/>
        </w:rPr>
        <w:t>Fros</w:t>
      </w:r>
      <w:proofErr w:type="spellEnd"/>
      <w:r>
        <w:rPr>
          <w:rFonts w:ascii="Times New Roman" w:eastAsiaTheme="minorEastAsia" w:hAnsi="Times New Roman" w:cs="Times New Roman"/>
          <w:color w:val="3B3B3B"/>
          <w:sz w:val="24"/>
          <w:szCs w:val="24"/>
          <w:lang w:val="en-GB" w:eastAsia="de-DE"/>
        </w:rPr>
        <w:t xml:space="preserve"> JJ, </w:t>
      </w:r>
      <w:proofErr w:type="spellStart"/>
      <w:r>
        <w:rPr>
          <w:rFonts w:ascii="Times New Roman" w:eastAsiaTheme="minorEastAsia" w:hAnsi="Times New Roman" w:cs="Times New Roman"/>
          <w:color w:val="3B3B3B"/>
          <w:sz w:val="24"/>
          <w:szCs w:val="24"/>
          <w:lang w:val="en-GB" w:eastAsia="de-DE"/>
        </w:rPr>
        <w:t>Göertz</w:t>
      </w:r>
      <w:proofErr w:type="spellEnd"/>
      <w:r>
        <w:rPr>
          <w:rFonts w:ascii="Times New Roman" w:eastAsiaTheme="minorEastAsia" w:hAnsi="Times New Roman" w:cs="Times New Roman"/>
          <w:color w:val="3B3B3B"/>
          <w:sz w:val="24"/>
          <w:szCs w:val="24"/>
          <w:lang w:val="en-GB" w:eastAsia="de-DE"/>
        </w:rPr>
        <w:t xml:space="preserve"> GP, </w:t>
      </w:r>
      <w:proofErr w:type="spellStart"/>
      <w:r>
        <w:rPr>
          <w:rFonts w:ascii="Times New Roman" w:eastAsiaTheme="minorEastAsia" w:hAnsi="Times New Roman" w:cs="Times New Roman"/>
          <w:color w:val="3B3B3B"/>
          <w:sz w:val="24"/>
          <w:szCs w:val="24"/>
          <w:lang w:val="en-GB" w:eastAsia="de-DE"/>
        </w:rPr>
        <w:t>Pijlman</w:t>
      </w:r>
      <w:proofErr w:type="spellEnd"/>
      <w:r>
        <w:rPr>
          <w:rFonts w:ascii="Times New Roman" w:eastAsiaTheme="minorEastAsia" w:hAnsi="Times New Roman" w:cs="Times New Roman"/>
          <w:color w:val="3B3B3B"/>
          <w:sz w:val="24"/>
          <w:szCs w:val="24"/>
          <w:lang w:val="en-GB" w:eastAsia="de-DE"/>
        </w:rPr>
        <w:t xml:space="preserve"> GP, </w:t>
      </w:r>
      <w:proofErr w:type="spellStart"/>
      <w:r>
        <w:rPr>
          <w:rFonts w:ascii="Times New Roman" w:eastAsiaTheme="minorEastAsia" w:hAnsi="Times New Roman" w:cs="Times New Roman"/>
          <w:color w:val="3B3B3B"/>
          <w:sz w:val="24"/>
          <w:szCs w:val="24"/>
          <w:lang w:val="en-GB" w:eastAsia="de-DE"/>
        </w:rPr>
        <w:t>Koenraadt</w:t>
      </w:r>
      <w:proofErr w:type="spellEnd"/>
      <w:r>
        <w:rPr>
          <w:rFonts w:ascii="Times New Roman" w:eastAsiaTheme="minorEastAsia" w:hAnsi="Times New Roman" w:cs="Times New Roman"/>
          <w:color w:val="3B3B3B"/>
          <w:sz w:val="24"/>
          <w:szCs w:val="24"/>
          <w:lang w:val="en-GB" w:eastAsia="de-DE"/>
        </w:rPr>
        <w:t xml:space="preserve"> CJ. Vector competence of northern European Culex </w:t>
      </w:r>
      <w:proofErr w:type="spellStart"/>
      <w:r>
        <w:rPr>
          <w:rFonts w:ascii="Times New Roman" w:eastAsiaTheme="minorEastAsia" w:hAnsi="Times New Roman" w:cs="Times New Roman"/>
          <w:color w:val="3B3B3B"/>
          <w:sz w:val="24"/>
          <w:szCs w:val="24"/>
          <w:lang w:val="en-GB" w:eastAsia="de-DE"/>
        </w:rPr>
        <w:t>pipiens</w:t>
      </w:r>
      <w:proofErr w:type="spellEnd"/>
      <w:r>
        <w:rPr>
          <w:rFonts w:ascii="Times New Roman" w:eastAsiaTheme="minorEastAsia" w:hAnsi="Times New Roman" w:cs="Times New Roman"/>
          <w:color w:val="3B3B3B"/>
          <w:sz w:val="24"/>
          <w:szCs w:val="24"/>
          <w:lang w:val="en-GB" w:eastAsia="de-DE"/>
        </w:rPr>
        <w:t xml:space="preserve"> biotypes and hybrids for West Nile Virus is differentially affected by temperature. </w:t>
      </w:r>
      <w:proofErr w:type="spellStart"/>
      <w:r>
        <w:rPr>
          <w:rFonts w:ascii="Times New Roman" w:eastAsiaTheme="minorEastAsia" w:hAnsi="Times New Roman" w:cs="Times New Roman"/>
          <w:color w:val="3B3B3B"/>
          <w:sz w:val="24"/>
          <w:szCs w:val="24"/>
          <w:lang w:val="en-GB" w:eastAsia="de-DE"/>
        </w:rPr>
        <w:t>Parasit</w:t>
      </w:r>
      <w:proofErr w:type="spellEnd"/>
      <w:r>
        <w:rPr>
          <w:rFonts w:ascii="Times New Roman" w:eastAsiaTheme="minorEastAsia" w:hAnsi="Times New Roman" w:cs="Times New Roman"/>
          <w:color w:val="3B3B3B"/>
          <w:sz w:val="24"/>
          <w:szCs w:val="24"/>
          <w:lang w:val="en-GB" w:eastAsia="de-DE"/>
        </w:rPr>
        <w:t xml:space="preserve"> Vectors. 2016;9(1):393.</w:t>
      </w:r>
    </w:p>
    <w:p w14:paraId="6F766DC3" w14:textId="39A661CE" w:rsidR="00E033BC" w:rsidRPr="00566239" w:rsidRDefault="00E033BC" w:rsidP="00214F97">
      <w:pPr>
        <w:pStyle w:val="Listenabsatz"/>
        <w:widowControl w:val="0"/>
        <w:numPr>
          <w:ilvl w:val="0"/>
          <w:numId w:val="2"/>
        </w:numPr>
        <w:autoSpaceDE w:val="0"/>
        <w:autoSpaceDN w:val="0"/>
        <w:adjustRightInd w:val="0"/>
        <w:spacing w:after="240" w:line="480" w:lineRule="auto"/>
        <w:rPr>
          <w:rFonts w:ascii="Times New Roman" w:eastAsiaTheme="minorEastAsia" w:hAnsi="Times New Roman" w:cs="Times New Roman"/>
          <w:sz w:val="24"/>
          <w:szCs w:val="24"/>
          <w:lang w:val="en-GB" w:eastAsia="de-DE"/>
        </w:rPr>
      </w:pPr>
      <w:proofErr w:type="spellStart"/>
      <w:r>
        <w:rPr>
          <w:rFonts w:ascii="Times New Roman" w:eastAsiaTheme="minorEastAsia" w:hAnsi="Times New Roman" w:cs="Times New Roman"/>
          <w:color w:val="3B3B3B"/>
          <w:sz w:val="24"/>
          <w:szCs w:val="24"/>
          <w:lang w:val="en-GB" w:eastAsia="de-DE"/>
        </w:rPr>
        <w:t>Vogels</w:t>
      </w:r>
      <w:proofErr w:type="spellEnd"/>
      <w:r>
        <w:rPr>
          <w:rFonts w:ascii="Times New Roman" w:eastAsiaTheme="minorEastAsia" w:hAnsi="Times New Roman" w:cs="Times New Roman"/>
          <w:color w:val="3B3B3B"/>
          <w:sz w:val="24"/>
          <w:szCs w:val="24"/>
          <w:lang w:val="en-GB" w:eastAsia="de-DE"/>
        </w:rPr>
        <w:t xml:space="preserve"> CBF, </w:t>
      </w:r>
      <w:proofErr w:type="spellStart"/>
      <w:r>
        <w:rPr>
          <w:rFonts w:ascii="Times New Roman" w:eastAsiaTheme="minorEastAsia" w:hAnsi="Times New Roman" w:cs="Times New Roman"/>
          <w:color w:val="3B3B3B"/>
          <w:sz w:val="24"/>
          <w:szCs w:val="24"/>
          <w:lang w:val="en-GB" w:eastAsia="de-DE"/>
        </w:rPr>
        <w:t>Göertz</w:t>
      </w:r>
      <w:proofErr w:type="spellEnd"/>
      <w:r>
        <w:rPr>
          <w:rFonts w:ascii="Times New Roman" w:eastAsiaTheme="minorEastAsia" w:hAnsi="Times New Roman" w:cs="Times New Roman"/>
          <w:color w:val="3B3B3B"/>
          <w:sz w:val="24"/>
          <w:szCs w:val="24"/>
          <w:lang w:val="en-GB" w:eastAsia="de-DE"/>
        </w:rPr>
        <w:t xml:space="preserve"> GP, </w:t>
      </w:r>
      <w:proofErr w:type="spellStart"/>
      <w:r>
        <w:rPr>
          <w:rFonts w:ascii="Times New Roman" w:eastAsiaTheme="minorEastAsia" w:hAnsi="Times New Roman" w:cs="Times New Roman"/>
          <w:color w:val="3B3B3B"/>
          <w:sz w:val="24"/>
          <w:szCs w:val="24"/>
          <w:lang w:val="en-GB" w:eastAsia="de-DE"/>
        </w:rPr>
        <w:t>Pijlman</w:t>
      </w:r>
      <w:proofErr w:type="spellEnd"/>
      <w:r>
        <w:rPr>
          <w:rFonts w:ascii="Times New Roman" w:eastAsiaTheme="minorEastAsia" w:hAnsi="Times New Roman" w:cs="Times New Roman"/>
          <w:color w:val="3B3B3B"/>
          <w:sz w:val="24"/>
          <w:szCs w:val="24"/>
          <w:lang w:val="en-GB" w:eastAsia="de-DE"/>
        </w:rPr>
        <w:t xml:space="preserve"> GP, </w:t>
      </w:r>
      <w:proofErr w:type="spellStart"/>
      <w:r>
        <w:rPr>
          <w:rFonts w:ascii="Times New Roman" w:eastAsiaTheme="minorEastAsia" w:hAnsi="Times New Roman" w:cs="Times New Roman"/>
          <w:color w:val="3B3B3B"/>
          <w:sz w:val="24"/>
          <w:szCs w:val="24"/>
          <w:lang w:val="en-GB" w:eastAsia="de-DE"/>
        </w:rPr>
        <w:t>Koenraadt</w:t>
      </w:r>
      <w:proofErr w:type="spellEnd"/>
      <w:r>
        <w:rPr>
          <w:rFonts w:ascii="Times New Roman" w:eastAsiaTheme="minorEastAsia" w:hAnsi="Times New Roman" w:cs="Times New Roman"/>
          <w:color w:val="3B3B3B"/>
          <w:sz w:val="24"/>
          <w:szCs w:val="24"/>
          <w:lang w:val="en-GB" w:eastAsia="de-DE"/>
        </w:rPr>
        <w:t xml:space="preserve"> CJM. Vector competence of European mosquitoes for West Nile virus. </w:t>
      </w:r>
      <w:proofErr w:type="spellStart"/>
      <w:r>
        <w:rPr>
          <w:rFonts w:ascii="Times New Roman" w:eastAsiaTheme="minorEastAsia" w:hAnsi="Times New Roman" w:cs="Times New Roman"/>
          <w:color w:val="3B3B3B"/>
          <w:sz w:val="24"/>
          <w:szCs w:val="24"/>
          <w:lang w:val="en-GB" w:eastAsia="de-DE"/>
        </w:rPr>
        <w:t>Emerg</w:t>
      </w:r>
      <w:proofErr w:type="spellEnd"/>
      <w:r>
        <w:rPr>
          <w:rFonts w:ascii="Times New Roman" w:eastAsiaTheme="minorEastAsia" w:hAnsi="Times New Roman" w:cs="Times New Roman"/>
          <w:color w:val="3B3B3B"/>
          <w:sz w:val="24"/>
          <w:szCs w:val="24"/>
          <w:lang w:val="en-GB" w:eastAsia="de-DE"/>
        </w:rPr>
        <w:t xml:space="preserve"> Microbes Infect. 2017; 6(11</w:t>
      </w:r>
      <w:proofErr w:type="gramStart"/>
      <w:r>
        <w:rPr>
          <w:rFonts w:ascii="Times New Roman" w:eastAsiaTheme="minorEastAsia" w:hAnsi="Times New Roman" w:cs="Times New Roman"/>
          <w:color w:val="3B3B3B"/>
          <w:sz w:val="24"/>
          <w:szCs w:val="24"/>
          <w:lang w:val="en-GB" w:eastAsia="de-DE"/>
        </w:rPr>
        <w:t>):e</w:t>
      </w:r>
      <w:proofErr w:type="gramEnd"/>
      <w:r>
        <w:rPr>
          <w:rFonts w:ascii="Times New Roman" w:eastAsiaTheme="minorEastAsia" w:hAnsi="Times New Roman" w:cs="Times New Roman"/>
          <w:color w:val="3B3B3B"/>
          <w:sz w:val="24"/>
          <w:szCs w:val="24"/>
          <w:lang w:val="en-GB" w:eastAsia="de-DE"/>
        </w:rPr>
        <w:t>96.</w:t>
      </w:r>
    </w:p>
    <w:p w14:paraId="58FF0874" w14:textId="4368073F" w:rsidR="00566239" w:rsidRPr="00566239" w:rsidRDefault="00566239" w:rsidP="00566239">
      <w:pPr>
        <w:pStyle w:val="Listenabsatz"/>
        <w:widowControl w:val="0"/>
        <w:numPr>
          <w:ilvl w:val="0"/>
          <w:numId w:val="2"/>
        </w:numPr>
        <w:tabs>
          <w:tab w:val="left" w:pos="220"/>
          <w:tab w:val="left" w:pos="720"/>
        </w:tabs>
        <w:autoSpaceDE w:val="0"/>
        <w:autoSpaceDN w:val="0"/>
        <w:adjustRightInd w:val="0"/>
        <w:spacing w:after="240" w:line="480" w:lineRule="auto"/>
        <w:rPr>
          <w:rFonts w:ascii="Times New Roman" w:eastAsiaTheme="minorEastAsia" w:hAnsi="Times New Roman" w:cs="Times New Roman"/>
          <w:sz w:val="24"/>
          <w:szCs w:val="24"/>
          <w:lang w:val="en-GB" w:eastAsia="de-DE"/>
        </w:rPr>
      </w:pPr>
      <w:r w:rsidRPr="00566239">
        <w:rPr>
          <w:rFonts w:ascii="Times New Roman" w:eastAsiaTheme="minorEastAsia" w:hAnsi="Times New Roman" w:cs="Times New Roman"/>
          <w:b/>
          <w:color w:val="3B3B3B"/>
          <w:sz w:val="24"/>
          <w:szCs w:val="24"/>
          <w:highlight w:val="yellow"/>
          <w:lang w:val="en-GB" w:eastAsia="de-DE"/>
        </w:rPr>
        <w:lastRenderedPageBreak/>
        <w:t>2017B</w:t>
      </w:r>
      <w:r>
        <w:rPr>
          <w:rFonts w:ascii="Times New Roman" w:eastAsiaTheme="minorEastAsia" w:hAnsi="Times New Roman" w:cs="Times New Roman"/>
          <w:color w:val="3B3B3B"/>
          <w:sz w:val="24"/>
          <w:szCs w:val="24"/>
          <w:lang w:val="en-GB" w:eastAsia="de-DE"/>
        </w:rPr>
        <w:t xml:space="preserve"> </w:t>
      </w:r>
      <w:proofErr w:type="spellStart"/>
      <w:r w:rsidRPr="00566239">
        <w:rPr>
          <w:rFonts w:ascii="Times New Roman" w:eastAsiaTheme="minorEastAsia" w:hAnsi="Times New Roman" w:cs="Times New Roman"/>
          <w:color w:val="3B3B3B"/>
          <w:sz w:val="24"/>
          <w:szCs w:val="24"/>
          <w:lang w:val="en-GB" w:eastAsia="de-DE"/>
        </w:rPr>
        <w:t>Vogels</w:t>
      </w:r>
      <w:proofErr w:type="spellEnd"/>
      <w:r w:rsidRPr="00566239">
        <w:rPr>
          <w:rFonts w:ascii="Times New Roman" w:eastAsiaTheme="minorEastAsia" w:hAnsi="Times New Roman" w:cs="Times New Roman"/>
          <w:color w:val="3B3B3B"/>
          <w:sz w:val="24"/>
          <w:szCs w:val="24"/>
          <w:lang w:val="en-GB" w:eastAsia="de-DE"/>
        </w:rPr>
        <w:t xml:space="preserve"> CBF, </w:t>
      </w:r>
      <w:proofErr w:type="spellStart"/>
      <w:r w:rsidRPr="00566239">
        <w:rPr>
          <w:rFonts w:ascii="Times New Roman" w:eastAsiaTheme="minorEastAsia" w:hAnsi="Times New Roman" w:cs="Times New Roman"/>
          <w:color w:val="3B3B3B"/>
          <w:sz w:val="24"/>
          <w:szCs w:val="24"/>
          <w:lang w:val="en-GB" w:eastAsia="de-DE"/>
        </w:rPr>
        <w:t>Göertz</w:t>
      </w:r>
      <w:proofErr w:type="spellEnd"/>
      <w:r w:rsidRPr="00566239">
        <w:rPr>
          <w:rFonts w:ascii="Times New Roman" w:eastAsiaTheme="minorEastAsia" w:hAnsi="Times New Roman" w:cs="Times New Roman"/>
          <w:color w:val="3B3B3B"/>
          <w:sz w:val="24"/>
          <w:szCs w:val="24"/>
          <w:lang w:val="en-GB" w:eastAsia="de-DE"/>
        </w:rPr>
        <w:t xml:space="preserve"> GP, </w:t>
      </w:r>
      <w:proofErr w:type="spellStart"/>
      <w:r w:rsidRPr="00566239">
        <w:rPr>
          <w:rFonts w:ascii="Times New Roman" w:eastAsiaTheme="minorEastAsia" w:hAnsi="Times New Roman" w:cs="Times New Roman"/>
          <w:color w:val="3B3B3B"/>
          <w:sz w:val="24"/>
          <w:szCs w:val="24"/>
          <w:lang w:val="en-GB" w:eastAsia="de-DE"/>
        </w:rPr>
        <w:t>Pijlman</w:t>
      </w:r>
      <w:proofErr w:type="spellEnd"/>
      <w:r w:rsidRPr="00566239">
        <w:rPr>
          <w:rFonts w:ascii="Times New Roman" w:eastAsiaTheme="minorEastAsia" w:hAnsi="Times New Roman" w:cs="Times New Roman"/>
          <w:color w:val="3B3B3B"/>
          <w:sz w:val="24"/>
          <w:szCs w:val="24"/>
          <w:lang w:val="en-GB" w:eastAsia="de-DE"/>
        </w:rPr>
        <w:t xml:space="preserve"> GP, </w:t>
      </w:r>
      <w:proofErr w:type="spellStart"/>
      <w:r w:rsidRPr="00566239">
        <w:rPr>
          <w:rFonts w:ascii="Times New Roman" w:eastAsiaTheme="minorEastAsia" w:hAnsi="Times New Roman" w:cs="Times New Roman"/>
          <w:color w:val="3B3B3B"/>
          <w:sz w:val="24"/>
          <w:szCs w:val="24"/>
          <w:lang w:val="en-GB" w:eastAsia="de-DE"/>
        </w:rPr>
        <w:t>Koenraadt</w:t>
      </w:r>
      <w:proofErr w:type="spellEnd"/>
      <w:r w:rsidRPr="00566239">
        <w:rPr>
          <w:rFonts w:ascii="Times New Roman" w:eastAsiaTheme="minorEastAsia" w:hAnsi="Times New Roman" w:cs="Times New Roman"/>
          <w:color w:val="3B3B3B"/>
          <w:sz w:val="24"/>
          <w:szCs w:val="24"/>
          <w:lang w:val="en-GB" w:eastAsia="de-DE"/>
        </w:rPr>
        <w:t xml:space="preserve"> CJM.</w:t>
      </w:r>
      <w:r>
        <w:rPr>
          <w:rFonts w:ascii="Times New Roman" w:eastAsiaTheme="minorEastAsia" w:hAnsi="Times New Roman" w:cs="Times New Roman"/>
          <w:color w:val="3B3B3B"/>
          <w:sz w:val="24"/>
          <w:szCs w:val="24"/>
          <w:lang w:val="en-GB" w:eastAsia="de-DE"/>
        </w:rPr>
        <w:t xml:space="preserve"> Vector competence of northern and southern European Culex </w:t>
      </w:r>
      <w:proofErr w:type="spellStart"/>
      <w:r>
        <w:rPr>
          <w:rFonts w:ascii="Times New Roman" w:eastAsiaTheme="minorEastAsia" w:hAnsi="Times New Roman" w:cs="Times New Roman"/>
          <w:color w:val="3B3B3B"/>
          <w:sz w:val="24"/>
          <w:szCs w:val="24"/>
          <w:lang w:val="en-GB" w:eastAsia="de-DE"/>
        </w:rPr>
        <w:t>pipiens</w:t>
      </w:r>
      <w:proofErr w:type="spellEnd"/>
      <w:r>
        <w:rPr>
          <w:rFonts w:ascii="Times New Roman" w:eastAsiaTheme="minorEastAsia" w:hAnsi="Times New Roman" w:cs="Times New Roman"/>
          <w:color w:val="3B3B3B"/>
          <w:sz w:val="24"/>
          <w:szCs w:val="24"/>
          <w:lang w:val="en-GB" w:eastAsia="de-DE"/>
        </w:rPr>
        <w:t xml:space="preserve"> </w:t>
      </w:r>
      <w:proofErr w:type="spellStart"/>
      <w:r>
        <w:rPr>
          <w:rFonts w:ascii="Times New Roman" w:eastAsiaTheme="minorEastAsia" w:hAnsi="Times New Roman" w:cs="Times New Roman"/>
          <w:color w:val="3B3B3B"/>
          <w:sz w:val="24"/>
          <w:szCs w:val="24"/>
          <w:lang w:val="en-GB" w:eastAsia="de-DE"/>
        </w:rPr>
        <w:t>pipiens</w:t>
      </w:r>
      <w:proofErr w:type="spellEnd"/>
      <w:r>
        <w:rPr>
          <w:rFonts w:ascii="Times New Roman" w:eastAsiaTheme="minorEastAsia" w:hAnsi="Times New Roman" w:cs="Times New Roman"/>
          <w:color w:val="3B3B3B"/>
          <w:sz w:val="24"/>
          <w:szCs w:val="24"/>
          <w:lang w:val="en-GB" w:eastAsia="de-DE"/>
        </w:rPr>
        <w:t xml:space="preserve"> mosquitoes for West Nile virus across a gradient of temperatures. Med Vet </w:t>
      </w:r>
      <w:proofErr w:type="spellStart"/>
      <w:r>
        <w:rPr>
          <w:rFonts w:ascii="Times New Roman" w:eastAsiaTheme="minorEastAsia" w:hAnsi="Times New Roman" w:cs="Times New Roman"/>
          <w:color w:val="3B3B3B"/>
          <w:sz w:val="24"/>
          <w:szCs w:val="24"/>
          <w:lang w:val="en-GB" w:eastAsia="de-DE"/>
        </w:rPr>
        <w:t>Entomol</w:t>
      </w:r>
      <w:proofErr w:type="spellEnd"/>
      <w:r>
        <w:rPr>
          <w:rFonts w:ascii="Times New Roman" w:eastAsiaTheme="minorEastAsia" w:hAnsi="Times New Roman" w:cs="Times New Roman"/>
          <w:color w:val="3B3B3B"/>
          <w:sz w:val="24"/>
          <w:szCs w:val="24"/>
          <w:lang w:val="en-GB" w:eastAsia="de-DE"/>
        </w:rPr>
        <w:t>. 2017;31(4):358-364.</w:t>
      </w:r>
    </w:p>
    <w:p w14:paraId="00E1A83E" w14:textId="7BC657E2" w:rsidR="00566239" w:rsidRDefault="00231B52" w:rsidP="00214F97">
      <w:pPr>
        <w:pStyle w:val="Listenabsatz"/>
        <w:widowControl w:val="0"/>
        <w:numPr>
          <w:ilvl w:val="0"/>
          <w:numId w:val="2"/>
        </w:numPr>
        <w:autoSpaceDE w:val="0"/>
        <w:autoSpaceDN w:val="0"/>
        <w:adjustRightInd w:val="0"/>
        <w:spacing w:after="240" w:line="480" w:lineRule="auto"/>
        <w:rPr>
          <w:rFonts w:ascii="Times New Roman" w:eastAsiaTheme="minorEastAsia" w:hAnsi="Times New Roman" w:cs="Times New Roman"/>
          <w:sz w:val="24"/>
          <w:szCs w:val="24"/>
          <w:lang w:val="en-GB" w:eastAsia="de-DE"/>
        </w:rPr>
      </w:pPr>
      <w:r w:rsidRPr="00CF6230">
        <w:rPr>
          <w:rFonts w:ascii="Times New Roman" w:eastAsiaTheme="minorEastAsia" w:hAnsi="Times New Roman" w:cs="Times New Roman"/>
          <w:sz w:val="24"/>
          <w:szCs w:val="24"/>
          <w:lang w:eastAsia="de-DE"/>
        </w:rPr>
        <w:t xml:space="preserve">Ziegler U, </w:t>
      </w:r>
      <w:proofErr w:type="spellStart"/>
      <w:r w:rsidRPr="00CF6230">
        <w:rPr>
          <w:rFonts w:ascii="Times New Roman" w:eastAsiaTheme="minorEastAsia" w:hAnsi="Times New Roman" w:cs="Times New Roman"/>
          <w:sz w:val="24"/>
          <w:szCs w:val="24"/>
          <w:lang w:eastAsia="de-DE"/>
        </w:rPr>
        <w:t>Seidowski</w:t>
      </w:r>
      <w:proofErr w:type="spellEnd"/>
      <w:r w:rsidRPr="00CF6230">
        <w:rPr>
          <w:rFonts w:ascii="Times New Roman" w:eastAsiaTheme="minorEastAsia" w:hAnsi="Times New Roman" w:cs="Times New Roman"/>
          <w:sz w:val="24"/>
          <w:szCs w:val="24"/>
          <w:lang w:eastAsia="de-DE"/>
        </w:rPr>
        <w:t xml:space="preserve"> D, </w:t>
      </w:r>
      <w:proofErr w:type="spellStart"/>
      <w:r w:rsidRPr="00CF6230">
        <w:rPr>
          <w:rFonts w:ascii="Times New Roman" w:eastAsiaTheme="minorEastAsia" w:hAnsi="Times New Roman" w:cs="Times New Roman"/>
          <w:sz w:val="24"/>
          <w:szCs w:val="24"/>
          <w:lang w:eastAsia="de-DE"/>
        </w:rPr>
        <w:t>Angenvoort</w:t>
      </w:r>
      <w:proofErr w:type="spellEnd"/>
      <w:r w:rsidRPr="00CF6230">
        <w:rPr>
          <w:rFonts w:ascii="Times New Roman" w:eastAsiaTheme="minorEastAsia" w:hAnsi="Times New Roman" w:cs="Times New Roman"/>
          <w:sz w:val="24"/>
          <w:szCs w:val="24"/>
          <w:lang w:eastAsia="de-DE"/>
        </w:rPr>
        <w:t xml:space="preserve"> J, Eiden M, Müller K et al. </w:t>
      </w:r>
      <w:r>
        <w:rPr>
          <w:rFonts w:ascii="Times New Roman" w:eastAsiaTheme="minorEastAsia" w:hAnsi="Times New Roman" w:cs="Times New Roman"/>
          <w:sz w:val="24"/>
          <w:szCs w:val="24"/>
          <w:lang w:val="en-GB" w:eastAsia="de-DE"/>
        </w:rPr>
        <w:t>Monitoring of West Nile virus infections in Germany. Zoonoses Public Health. 2012;59(2):95-101.</w:t>
      </w:r>
    </w:p>
    <w:p w14:paraId="6C07E520" w14:textId="0435DDB8" w:rsidR="00C11BD3" w:rsidRPr="00D44277" w:rsidRDefault="00C11BD3" w:rsidP="00214F97">
      <w:pPr>
        <w:pStyle w:val="Listenabsatz"/>
        <w:widowControl w:val="0"/>
        <w:numPr>
          <w:ilvl w:val="0"/>
          <w:numId w:val="2"/>
        </w:numPr>
        <w:autoSpaceDE w:val="0"/>
        <w:autoSpaceDN w:val="0"/>
        <w:adjustRightInd w:val="0"/>
        <w:spacing w:after="240" w:line="480" w:lineRule="auto"/>
        <w:rPr>
          <w:rFonts w:ascii="Times New Roman" w:eastAsiaTheme="minorEastAsia" w:hAnsi="Times New Roman" w:cs="Times New Roman"/>
          <w:sz w:val="24"/>
          <w:szCs w:val="24"/>
          <w:lang w:val="en-GB" w:eastAsia="de-DE"/>
        </w:rPr>
      </w:pPr>
      <w:r w:rsidRPr="00CF6230">
        <w:rPr>
          <w:rFonts w:ascii="Times New Roman" w:eastAsiaTheme="minorEastAsia" w:hAnsi="Times New Roman" w:cs="Times New Roman"/>
          <w:sz w:val="24"/>
          <w:szCs w:val="24"/>
          <w:lang w:eastAsia="de-DE"/>
        </w:rPr>
        <w:t xml:space="preserve">Ziegler U, Jöst H, Müller K, Fischer D, Rinder M et al. </w:t>
      </w:r>
      <w:r>
        <w:rPr>
          <w:rFonts w:ascii="Times New Roman" w:eastAsiaTheme="minorEastAsia" w:hAnsi="Times New Roman" w:cs="Times New Roman"/>
          <w:sz w:val="24"/>
          <w:szCs w:val="24"/>
          <w:lang w:val="en-GB" w:eastAsia="de-DE"/>
        </w:rPr>
        <w:t>Epidemic Spread of Usutu Virus in Southwest Germany in 2011 to 2013 and Monitoring of Wild Birds for Usutu and West Nile Viruses. Vector Borne Zoonotic Dis. 2015;15(8):481-8.</w:t>
      </w:r>
    </w:p>
    <w:p w14:paraId="36EC66B8" w14:textId="77777777" w:rsidR="000815BA" w:rsidRPr="00BB2C93" w:rsidRDefault="000815BA" w:rsidP="00577A14">
      <w:pPr>
        <w:spacing w:line="480" w:lineRule="auto"/>
        <w:rPr>
          <w:rFonts w:ascii="Times New Roman" w:hAnsi="Times New Roman" w:cs="Times New Roman"/>
          <w:sz w:val="24"/>
          <w:szCs w:val="24"/>
          <w:lang w:val="en-GB"/>
        </w:rPr>
      </w:pPr>
    </w:p>
    <w:sectPr w:rsidR="000815BA" w:rsidRPr="00BB2C93" w:rsidSect="0068160D">
      <w:pgSz w:w="11900" w:h="16840"/>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enkeLuehken" w:date="2018-07-10T16:15:00Z" w:initials="R">
    <w:p w14:paraId="401727F7" w14:textId="58603E78" w:rsidR="00785E4D" w:rsidRPr="003A3BFB" w:rsidRDefault="00785E4D" w:rsidP="003A3BFB">
      <w:pPr>
        <w:pStyle w:val="Kommentartext"/>
        <w:rPr>
          <w:lang w:val="en-GB"/>
        </w:rPr>
      </w:pPr>
      <w:r>
        <w:rPr>
          <w:rStyle w:val="Kommentarzeichen"/>
        </w:rPr>
        <w:annotationRef/>
      </w:r>
      <w:r w:rsidRPr="009E0CD4">
        <w:rPr>
          <w:lang w:val="en-GB"/>
        </w:rPr>
        <w:t xml:space="preserve">Higher </w:t>
      </w:r>
      <w:r>
        <w:rPr>
          <w:lang w:val="en-GB"/>
        </w:rPr>
        <w:t xml:space="preserve">West Nile virus </w:t>
      </w:r>
      <w:r w:rsidRPr="009E0CD4">
        <w:rPr>
          <w:lang w:val="en-GB"/>
        </w:rPr>
        <w:t xml:space="preserve">vector competence for </w:t>
      </w:r>
      <w:r w:rsidRPr="009E0CD4">
        <w:rPr>
          <w:i/>
          <w:lang w:val="en-GB"/>
        </w:rPr>
        <w:t xml:space="preserve">Culex </w:t>
      </w:r>
      <w:proofErr w:type="spellStart"/>
      <w:r w:rsidRPr="009E0CD4">
        <w:rPr>
          <w:i/>
          <w:lang w:val="en-GB"/>
        </w:rPr>
        <w:t>torrentium</w:t>
      </w:r>
      <w:proofErr w:type="spellEnd"/>
      <w:r>
        <w:rPr>
          <w:lang w:val="en-GB"/>
        </w:rPr>
        <w:t xml:space="preserve"> compared to </w:t>
      </w:r>
      <w:r w:rsidRPr="009E0CD4">
        <w:rPr>
          <w:i/>
          <w:lang w:val="en-GB"/>
        </w:rPr>
        <w:t xml:space="preserve">Culex </w:t>
      </w:r>
      <w:proofErr w:type="spellStart"/>
      <w:r w:rsidRPr="009E0CD4">
        <w:rPr>
          <w:i/>
          <w:lang w:val="en-GB"/>
        </w:rPr>
        <w:t>pipiens</w:t>
      </w:r>
      <w:proofErr w:type="spellEnd"/>
      <w:r>
        <w:rPr>
          <w:lang w:val="en-GB"/>
        </w:rPr>
        <w:t xml:space="preserve"> biotypes from Germany</w:t>
      </w:r>
    </w:p>
  </w:comment>
  <w:comment w:id="1" w:author="RenkeLuehken" w:date="2018-07-10T16:15:00Z" w:initials="R">
    <w:p w14:paraId="09EF2233" w14:textId="0DB14AEC" w:rsidR="00785E4D" w:rsidRDefault="00785E4D">
      <w:pPr>
        <w:pStyle w:val="Kommentartext"/>
      </w:pPr>
      <w:r>
        <w:rPr>
          <w:rStyle w:val="Kommentarzeichen"/>
        </w:rPr>
        <w:annotationRef/>
      </w:r>
      <w:r>
        <w:t>Könnte man auch bei meinem Titel so lassen.</w:t>
      </w:r>
    </w:p>
  </w:comment>
  <w:comment w:id="2" w:author="RL" w:date="2018-07-10T16:15:00Z" w:initials="R">
    <w:p w14:paraId="77887A62" w14:textId="77777777" w:rsidR="00785E4D" w:rsidRDefault="00785E4D">
      <w:pPr>
        <w:pStyle w:val="Kommentartext"/>
      </w:pPr>
      <w:r>
        <w:rPr>
          <w:rStyle w:val="Kommentarzeichen"/>
        </w:rPr>
        <w:annotationRef/>
      </w:r>
      <w:proofErr w:type="spellStart"/>
      <w:r>
        <w:t>Steph</w:t>
      </w:r>
      <w:proofErr w:type="spellEnd"/>
      <w:r>
        <w:t>? Ich glaube du hast noch nicht eingereicht?</w:t>
      </w:r>
    </w:p>
    <w:p w14:paraId="68A90D29" w14:textId="77777777" w:rsidR="00785E4D" w:rsidRDefault="00785E4D">
      <w:pPr>
        <w:pStyle w:val="Kommentartext"/>
      </w:pPr>
    </w:p>
    <w:p w14:paraId="3F882B1E" w14:textId="29819492" w:rsidR="00785E4D" w:rsidRDefault="00785E4D">
      <w:pPr>
        <w:pStyle w:val="Kommentartext"/>
      </w:pPr>
      <w:r>
        <w:t>Sonst kann ich es auch gerne manchen, mir macht das ja Spaß ;)</w:t>
      </w:r>
    </w:p>
  </w:comment>
  <w:comment w:id="17" w:author="Anna Heitmann" w:date="2018-07-10T16:15:00Z" w:initials="AH">
    <w:p w14:paraId="757A0300" w14:textId="6A64AB55" w:rsidR="00785E4D" w:rsidRDefault="00785E4D">
      <w:pPr>
        <w:pStyle w:val="Kommentartext"/>
      </w:pPr>
      <w:r>
        <w:rPr>
          <w:rStyle w:val="Kommentarzeichen"/>
        </w:rPr>
        <w:annotationRef/>
      </w:r>
      <w:r>
        <w:t xml:space="preserve">Wir sind bei knapp 3000 </w:t>
      </w:r>
      <w:r>
        <w:sym w:font="Wingdings" w:char="F04A"/>
      </w:r>
      <w:r>
        <w:t xml:space="preserve"> </w:t>
      </w:r>
    </w:p>
  </w:comment>
  <w:comment w:id="24" w:author="RL" w:date="2018-07-10T16:15:00Z" w:initials="R">
    <w:p w14:paraId="7CC7EDE3" w14:textId="703F572A" w:rsidR="00785E4D" w:rsidRDefault="00785E4D">
      <w:pPr>
        <w:pStyle w:val="Kommentartext"/>
      </w:pPr>
      <w:r>
        <w:rPr>
          <w:rStyle w:val="Kommentarzeichen"/>
        </w:rPr>
        <w:annotationRef/>
      </w:r>
      <w:r>
        <w:t>Würde hier den Absatz bzgl. WNV (s.u.) vorziehen.</w:t>
      </w:r>
    </w:p>
  </w:comment>
  <w:comment w:id="19" w:author="RenkeLuehken" w:date="2018-07-12T19:30:00Z" w:initials="R">
    <w:p w14:paraId="22F43E09" w14:textId="38ADDCD9" w:rsidR="00785E4D" w:rsidRDefault="00785E4D">
      <w:pPr>
        <w:pStyle w:val="Kommentartext"/>
      </w:pPr>
      <w:r>
        <w:rPr>
          <w:rStyle w:val="Kommentarzeichen"/>
        </w:rPr>
        <w:annotationRef/>
      </w:r>
      <w:r>
        <w:t>Hiervor würde ich den Absatz mit der Einführung zu WNV einfügen (s.u.).</w:t>
      </w:r>
    </w:p>
  </w:comment>
  <w:comment w:id="70" w:author="Anna Heitmann" w:date="2018-07-10T16:15:00Z" w:initials="AH">
    <w:p w14:paraId="1F7E2D36" w14:textId="77777777" w:rsidR="00785E4D" w:rsidRDefault="00785E4D" w:rsidP="00257F67">
      <w:pPr>
        <w:pStyle w:val="Kommentartext"/>
      </w:pPr>
      <w:r>
        <w:rPr>
          <w:rStyle w:val="Kommentarzeichen"/>
        </w:rPr>
        <w:annotationRef/>
      </w:r>
      <w:r>
        <w:t xml:space="preserve">Es gibt noch mehr </w:t>
      </w:r>
      <w:proofErr w:type="spellStart"/>
      <w:r>
        <w:t>biotyes</w:t>
      </w:r>
      <w:proofErr w:type="spellEnd"/>
      <w:r>
        <w:t>, die spielen für uns keine Rolle, aber es gibt sie.</w:t>
      </w:r>
    </w:p>
  </w:comment>
  <w:comment w:id="71" w:author="RL" w:date="2018-07-10T16:15:00Z" w:initials="R">
    <w:p w14:paraId="4BD06323" w14:textId="63AC0703" w:rsidR="00785E4D" w:rsidRDefault="00785E4D">
      <w:pPr>
        <w:pStyle w:val="Kommentartext"/>
      </w:pPr>
      <w:r>
        <w:rPr>
          <w:rStyle w:val="Kommentarzeichen"/>
        </w:rPr>
        <w:annotationRef/>
      </w:r>
      <w:r>
        <w:t xml:space="preserve">Wirklich. Was für welche gibt es noch? Könnt ihr mir das </w:t>
      </w:r>
      <w:proofErr w:type="spellStart"/>
      <w:r>
        <w:t>paper</w:t>
      </w:r>
      <w:proofErr w:type="spellEnd"/>
      <w:r>
        <w:t xml:space="preserve"> schicken, in dem noch mehr aufgeführt sind?</w:t>
      </w:r>
    </w:p>
  </w:comment>
  <w:comment w:id="156" w:author="RL" w:date="2018-07-10T16:15:00Z" w:initials="R">
    <w:p w14:paraId="2E2B71FC" w14:textId="2F864027" w:rsidR="00785E4D" w:rsidRPr="00A472D5" w:rsidRDefault="00785E4D">
      <w:pPr>
        <w:pStyle w:val="Kommentartext"/>
        <w:rPr>
          <w:lang w:val="en-US"/>
        </w:rPr>
      </w:pPr>
      <w:r>
        <w:rPr>
          <w:rStyle w:val="Kommentarzeichen"/>
        </w:rPr>
        <w:annotationRef/>
      </w:r>
      <w:hyperlink r:id="rId1" w:history="1">
        <w:r w:rsidRPr="00A472D5">
          <w:rPr>
            <w:rStyle w:val="Hyperlink"/>
            <w:rFonts w:ascii="Arial" w:hAnsi="Arial" w:cs="Arial"/>
            <w:color w:val="006FB7"/>
            <w:sz w:val="26"/>
            <w:szCs w:val="26"/>
            <w:bdr w:val="none" w:sz="0" w:space="0" w:color="auto" w:frame="1"/>
            <w:shd w:val="clear" w:color="auto" w:fill="FFFFFF"/>
            <w:lang w:val="en-US"/>
          </w:rPr>
          <w:t>https://doi.org/10.1093/jme/tjv070</w:t>
        </w:r>
      </w:hyperlink>
    </w:p>
  </w:comment>
  <w:comment w:id="183" w:author="RL" w:date="2018-07-10T16:15:00Z" w:initials="R">
    <w:p w14:paraId="1A95455F" w14:textId="77777777" w:rsidR="00785E4D" w:rsidRPr="00453659" w:rsidRDefault="00785E4D" w:rsidP="00A472D5">
      <w:pPr>
        <w:shd w:val="clear" w:color="auto" w:fill="FFFFFF"/>
        <w:spacing w:line="283" w:lineRule="atLeast"/>
        <w:rPr>
          <w:rFonts w:ascii="Verdana" w:eastAsia="Times New Roman" w:hAnsi="Verdana" w:cs="Times New Roman"/>
          <w:color w:val="000000"/>
          <w:sz w:val="20"/>
          <w:szCs w:val="20"/>
          <w:lang w:eastAsia="de-DE"/>
        </w:rPr>
      </w:pPr>
      <w:r w:rsidRPr="00453659">
        <w:rPr>
          <w:rStyle w:val="Kommentarzeichen"/>
        </w:rPr>
        <w:annotationRef/>
      </w:r>
      <w:proofErr w:type="spellStart"/>
      <w:r w:rsidRPr="00453659">
        <w:rPr>
          <w:rFonts w:ascii="Verdana" w:eastAsia="Times New Roman" w:hAnsi="Verdana" w:cs="Times New Roman"/>
          <w:bCs/>
          <w:color w:val="000000"/>
          <w:sz w:val="20"/>
          <w:szCs w:val="20"/>
          <w:lang w:val="en-US" w:eastAsia="de-DE"/>
        </w:rPr>
        <w:t>Börstler</w:t>
      </w:r>
      <w:proofErr w:type="spellEnd"/>
      <w:r w:rsidRPr="00453659">
        <w:rPr>
          <w:rFonts w:ascii="Verdana" w:eastAsia="Times New Roman" w:hAnsi="Verdana" w:cs="Times New Roman"/>
          <w:bCs/>
          <w:color w:val="000000"/>
          <w:sz w:val="20"/>
          <w:szCs w:val="20"/>
          <w:lang w:val="en-US" w:eastAsia="de-DE"/>
        </w:rPr>
        <w:t xml:space="preserve">, J., </w:t>
      </w:r>
      <w:proofErr w:type="spellStart"/>
      <w:r w:rsidRPr="00453659">
        <w:rPr>
          <w:rFonts w:ascii="Verdana" w:eastAsia="Times New Roman" w:hAnsi="Verdana" w:cs="Times New Roman"/>
          <w:bCs/>
          <w:color w:val="000000"/>
          <w:sz w:val="20"/>
          <w:szCs w:val="20"/>
          <w:lang w:val="en-US" w:eastAsia="de-DE"/>
        </w:rPr>
        <w:t>Lu</w:t>
      </w:r>
      <w:r w:rsidRPr="00453659">
        <w:rPr>
          <w:rFonts w:ascii="Arial" w:eastAsia="Times New Roman" w:hAnsi="Arial" w:cs="Arial"/>
          <w:bCs/>
          <w:color w:val="000000"/>
          <w:sz w:val="20"/>
          <w:szCs w:val="20"/>
          <w:lang w:val="en-US" w:eastAsia="de-DE"/>
        </w:rPr>
        <w:t>̈</w:t>
      </w:r>
      <w:r w:rsidRPr="00453659">
        <w:rPr>
          <w:rFonts w:ascii="Verdana" w:eastAsia="Times New Roman" w:hAnsi="Verdana" w:cs="Times New Roman"/>
          <w:bCs/>
          <w:color w:val="000000"/>
          <w:sz w:val="20"/>
          <w:szCs w:val="20"/>
          <w:lang w:val="en-US" w:eastAsia="de-DE"/>
        </w:rPr>
        <w:t>hken</w:t>
      </w:r>
      <w:proofErr w:type="spellEnd"/>
      <w:r w:rsidRPr="00453659">
        <w:rPr>
          <w:rFonts w:ascii="Verdana" w:eastAsia="Times New Roman" w:hAnsi="Verdana" w:cs="Times New Roman"/>
          <w:bCs/>
          <w:color w:val="000000"/>
          <w:sz w:val="20"/>
          <w:szCs w:val="20"/>
          <w:lang w:val="en-US" w:eastAsia="de-DE"/>
        </w:rPr>
        <w:t xml:space="preserve">, R., Rudolf, M., Steinke, S., </w:t>
      </w:r>
      <w:proofErr w:type="spellStart"/>
      <w:r w:rsidRPr="00453659">
        <w:rPr>
          <w:rFonts w:ascii="Verdana" w:eastAsia="Times New Roman" w:hAnsi="Verdana" w:cs="Times New Roman"/>
          <w:bCs/>
          <w:color w:val="000000"/>
          <w:sz w:val="20"/>
          <w:szCs w:val="20"/>
          <w:lang w:val="en-US" w:eastAsia="de-DE"/>
        </w:rPr>
        <w:t>Melaun</w:t>
      </w:r>
      <w:proofErr w:type="spellEnd"/>
      <w:r w:rsidRPr="00453659">
        <w:rPr>
          <w:rFonts w:ascii="Verdana" w:eastAsia="Times New Roman" w:hAnsi="Verdana" w:cs="Times New Roman"/>
          <w:bCs/>
          <w:color w:val="000000"/>
          <w:sz w:val="20"/>
          <w:szCs w:val="20"/>
          <w:lang w:val="en-US" w:eastAsia="de-DE"/>
        </w:rPr>
        <w:t xml:space="preserve">, C., Becker, S., </w:t>
      </w:r>
      <w:proofErr w:type="spellStart"/>
      <w:r w:rsidRPr="00453659">
        <w:rPr>
          <w:rFonts w:ascii="Verdana" w:eastAsia="Times New Roman" w:hAnsi="Verdana" w:cs="Times New Roman"/>
          <w:bCs/>
          <w:color w:val="000000"/>
          <w:sz w:val="20"/>
          <w:szCs w:val="20"/>
          <w:lang w:val="en-US" w:eastAsia="de-DE"/>
        </w:rPr>
        <w:t>Garms</w:t>
      </w:r>
      <w:proofErr w:type="spellEnd"/>
      <w:r w:rsidRPr="00453659">
        <w:rPr>
          <w:rFonts w:ascii="Verdana" w:eastAsia="Times New Roman" w:hAnsi="Verdana" w:cs="Times New Roman"/>
          <w:bCs/>
          <w:color w:val="000000"/>
          <w:sz w:val="20"/>
          <w:szCs w:val="20"/>
          <w:lang w:val="en-US" w:eastAsia="de-DE"/>
        </w:rPr>
        <w:t xml:space="preserve">, R., and </w:t>
      </w:r>
      <w:proofErr w:type="spellStart"/>
      <w:r w:rsidRPr="00453659">
        <w:rPr>
          <w:rFonts w:ascii="Verdana" w:eastAsia="Times New Roman" w:hAnsi="Verdana" w:cs="Times New Roman"/>
          <w:bCs/>
          <w:color w:val="000000"/>
          <w:sz w:val="20"/>
          <w:szCs w:val="20"/>
          <w:lang w:val="en-US" w:eastAsia="de-DE"/>
        </w:rPr>
        <w:t>Kr</w:t>
      </w:r>
      <w:r w:rsidRPr="00453659">
        <w:rPr>
          <w:rFonts w:ascii="Verdana" w:eastAsia="Times New Roman" w:hAnsi="Verdana" w:cs="Verdana"/>
          <w:bCs/>
          <w:color w:val="000000"/>
          <w:sz w:val="20"/>
          <w:szCs w:val="20"/>
          <w:lang w:val="en-US" w:eastAsia="de-DE"/>
        </w:rPr>
        <w:t>ü</w:t>
      </w:r>
      <w:r w:rsidRPr="00453659">
        <w:rPr>
          <w:rFonts w:ascii="Verdana" w:eastAsia="Times New Roman" w:hAnsi="Verdana" w:cs="Times New Roman"/>
          <w:bCs/>
          <w:color w:val="000000"/>
          <w:sz w:val="20"/>
          <w:szCs w:val="20"/>
          <w:lang w:val="en-US" w:eastAsia="de-DE"/>
        </w:rPr>
        <w:t>ger</w:t>
      </w:r>
      <w:proofErr w:type="spellEnd"/>
      <w:r w:rsidRPr="00453659">
        <w:rPr>
          <w:rFonts w:ascii="Verdana" w:eastAsia="Times New Roman" w:hAnsi="Verdana" w:cs="Times New Roman"/>
          <w:bCs/>
          <w:color w:val="000000"/>
          <w:sz w:val="20"/>
          <w:szCs w:val="20"/>
          <w:lang w:val="en-US" w:eastAsia="de-DE"/>
        </w:rPr>
        <w:t>, A. (2014):</w:t>
      </w:r>
      <w:r w:rsidRPr="00453659">
        <w:rPr>
          <w:rFonts w:ascii="Verdana" w:eastAsia="Times New Roman" w:hAnsi="Verdana" w:cs="Times New Roman"/>
          <w:color w:val="000000"/>
          <w:sz w:val="20"/>
          <w:szCs w:val="20"/>
          <w:lang w:val="en-US" w:eastAsia="de-DE"/>
        </w:rPr>
        <w:t> The use of morphometric wing characters to discriminate female </w:t>
      </w:r>
      <w:r w:rsidRPr="00453659">
        <w:rPr>
          <w:rFonts w:ascii="Verdana" w:eastAsia="Times New Roman" w:hAnsi="Verdana" w:cs="Times New Roman"/>
          <w:i/>
          <w:iCs/>
          <w:color w:val="000000"/>
          <w:sz w:val="20"/>
          <w:szCs w:val="20"/>
          <w:lang w:val="en-US" w:eastAsia="de-DE"/>
        </w:rPr>
        <w:t xml:space="preserve">Culex </w:t>
      </w:r>
      <w:proofErr w:type="spellStart"/>
      <w:r w:rsidRPr="00453659">
        <w:rPr>
          <w:rFonts w:ascii="Verdana" w:eastAsia="Times New Roman" w:hAnsi="Verdana" w:cs="Times New Roman"/>
          <w:i/>
          <w:iCs/>
          <w:color w:val="000000"/>
          <w:sz w:val="20"/>
          <w:szCs w:val="20"/>
          <w:lang w:val="en-US" w:eastAsia="de-DE"/>
        </w:rPr>
        <w:t>pipiens</w:t>
      </w:r>
      <w:proofErr w:type="spellEnd"/>
      <w:r w:rsidRPr="00453659">
        <w:rPr>
          <w:rFonts w:ascii="Verdana" w:eastAsia="Times New Roman" w:hAnsi="Verdana" w:cs="Times New Roman"/>
          <w:color w:val="000000"/>
          <w:sz w:val="20"/>
          <w:szCs w:val="20"/>
          <w:lang w:val="en-US" w:eastAsia="de-DE"/>
        </w:rPr>
        <w:t> and </w:t>
      </w:r>
      <w:r w:rsidRPr="00453659">
        <w:rPr>
          <w:rFonts w:ascii="Verdana" w:eastAsia="Times New Roman" w:hAnsi="Verdana" w:cs="Times New Roman"/>
          <w:i/>
          <w:iCs/>
          <w:color w:val="000000"/>
          <w:sz w:val="20"/>
          <w:szCs w:val="20"/>
          <w:lang w:val="en-US" w:eastAsia="de-DE"/>
        </w:rPr>
        <w:t xml:space="preserve">Culex </w:t>
      </w:r>
      <w:proofErr w:type="spellStart"/>
      <w:r w:rsidRPr="00453659">
        <w:rPr>
          <w:rFonts w:ascii="Verdana" w:eastAsia="Times New Roman" w:hAnsi="Verdana" w:cs="Times New Roman"/>
          <w:i/>
          <w:iCs/>
          <w:color w:val="000000"/>
          <w:sz w:val="20"/>
          <w:szCs w:val="20"/>
          <w:lang w:val="en-US" w:eastAsia="de-DE"/>
        </w:rPr>
        <w:t>torrentium</w:t>
      </w:r>
      <w:proofErr w:type="spellEnd"/>
      <w:r w:rsidRPr="00453659">
        <w:rPr>
          <w:rFonts w:ascii="Verdana" w:eastAsia="Times New Roman" w:hAnsi="Verdana" w:cs="Times New Roman"/>
          <w:color w:val="000000"/>
          <w:sz w:val="20"/>
          <w:szCs w:val="20"/>
          <w:lang w:val="en-US" w:eastAsia="de-DE"/>
        </w:rPr>
        <w:t xml:space="preserve">. </w:t>
      </w:r>
      <w:r w:rsidRPr="00453659">
        <w:rPr>
          <w:rFonts w:ascii="Verdana" w:eastAsia="Times New Roman" w:hAnsi="Verdana" w:cs="Times New Roman"/>
          <w:color w:val="000000"/>
          <w:sz w:val="20"/>
          <w:szCs w:val="20"/>
          <w:lang w:eastAsia="de-DE"/>
        </w:rPr>
        <w:t xml:space="preserve">Journal </w:t>
      </w:r>
      <w:proofErr w:type="spellStart"/>
      <w:r w:rsidRPr="00453659">
        <w:rPr>
          <w:rFonts w:ascii="Verdana" w:eastAsia="Times New Roman" w:hAnsi="Verdana" w:cs="Times New Roman"/>
          <w:color w:val="000000"/>
          <w:sz w:val="20"/>
          <w:szCs w:val="20"/>
          <w:lang w:eastAsia="de-DE"/>
        </w:rPr>
        <w:t>of</w:t>
      </w:r>
      <w:proofErr w:type="spellEnd"/>
      <w:r w:rsidRPr="00453659">
        <w:rPr>
          <w:rFonts w:ascii="Verdana" w:eastAsia="Times New Roman" w:hAnsi="Verdana" w:cs="Times New Roman"/>
          <w:color w:val="000000"/>
          <w:sz w:val="20"/>
          <w:szCs w:val="20"/>
          <w:lang w:eastAsia="de-DE"/>
        </w:rPr>
        <w:t xml:space="preserve"> Vector Ecology 39: 204-212</w:t>
      </w:r>
    </w:p>
    <w:p w14:paraId="4F474CDB" w14:textId="7D5C4CA4" w:rsidR="00785E4D" w:rsidRDefault="00785E4D">
      <w:pPr>
        <w:pStyle w:val="Kommentartext"/>
      </w:pPr>
    </w:p>
  </w:comment>
  <w:comment w:id="303" w:author="RL" w:date="2018-07-10T16:15:00Z" w:initials="R">
    <w:p w14:paraId="46A9D561" w14:textId="7F68853B" w:rsidR="00785E4D" w:rsidRDefault="00785E4D">
      <w:pPr>
        <w:pStyle w:val="Kommentartext"/>
      </w:pPr>
      <w:r>
        <w:rPr>
          <w:rStyle w:val="Kommentarzeichen"/>
        </w:rPr>
        <w:annotationRef/>
      </w:r>
      <w:r>
        <w:t xml:space="preserve">Gibt es noch andere Vektorkompetenz Studien mit anderen Viren mit europäischen Population von </w:t>
      </w:r>
      <w:proofErr w:type="spellStart"/>
      <w:r>
        <w:t>Culex</w:t>
      </w:r>
      <w:proofErr w:type="spellEnd"/>
      <w:r>
        <w:t xml:space="preserve"> </w:t>
      </w:r>
      <w:proofErr w:type="spellStart"/>
      <w:r>
        <w:t>pipiens</w:t>
      </w:r>
      <w:proofErr w:type="spellEnd"/>
      <w:r>
        <w:t xml:space="preserve"> </w:t>
      </w:r>
      <w:proofErr w:type="spellStart"/>
      <w:r>
        <w:t>s.l</w:t>
      </w:r>
      <w:proofErr w:type="spellEnd"/>
      <w:r>
        <w:t>./</w:t>
      </w:r>
      <w:proofErr w:type="spellStart"/>
      <w:r>
        <w:t>torrentium</w:t>
      </w:r>
      <w:proofErr w:type="spellEnd"/>
      <w:r>
        <w:t xml:space="preserve">? </w:t>
      </w:r>
      <w:proofErr w:type="spellStart"/>
      <w:r>
        <w:t>Sindbis</w:t>
      </w:r>
      <w:proofErr w:type="spellEnd"/>
      <w:r>
        <w:t xml:space="preserve"> (</w:t>
      </w:r>
      <w:proofErr w:type="spellStart"/>
      <w:r>
        <w:t>Lundström</w:t>
      </w:r>
      <w:proofErr w:type="spellEnd"/>
      <w:r>
        <w:t xml:space="preserve"> 1980</w:t>
      </w:r>
      <w:proofErr w:type="gramStart"/>
      <w:r>
        <w:t>)..</w:t>
      </w:r>
      <w:proofErr w:type="gramEnd"/>
    </w:p>
  </w:comment>
  <w:comment w:id="310" w:author="Anna Heitmann" w:date="2018-07-10T16:15:00Z" w:initials="AH">
    <w:p w14:paraId="26E61FFC" w14:textId="77777777" w:rsidR="00785E4D" w:rsidRDefault="00785E4D" w:rsidP="00257F67">
      <w:pPr>
        <w:pStyle w:val="Kommentartext"/>
      </w:pPr>
      <w:r>
        <w:rPr>
          <w:rStyle w:val="Kommentarzeichen"/>
        </w:rPr>
        <w:annotationRef/>
      </w:r>
      <w:r>
        <w:t xml:space="preserve">Wenn du nur auf </w:t>
      </w:r>
      <w:proofErr w:type="spellStart"/>
      <w:r>
        <w:t>biotype</w:t>
      </w:r>
      <w:proofErr w:type="spellEnd"/>
      <w:r>
        <w:t xml:space="preserve"> </w:t>
      </w:r>
      <w:proofErr w:type="spellStart"/>
      <w:r>
        <w:t>pipiens</w:t>
      </w:r>
      <w:proofErr w:type="spellEnd"/>
      <w:r>
        <w:t xml:space="preserve"> gehst dann sind eigentlich nur die </w:t>
      </w:r>
      <w:proofErr w:type="spellStart"/>
      <w:r>
        <w:t>Hölländer</w:t>
      </w:r>
      <w:proofErr w:type="spellEnd"/>
      <w:r>
        <w:t xml:space="preserve"> zu zitieren, die </w:t>
      </w:r>
      <w:proofErr w:type="spellStart"/>
      <w:r>
        <w:t>andreren</w:t>
      </w:r>
      <w:proofErr w:type="spellEnd"/>
      <w:r>
        <w:t xml:space="preserve"> haben es nicht genau definiert (siehe Tabelle in dem Review. Aber das kann man ja auch hier sagen, dass es häufig nicht definiert ist.</w:t>
      </w:r>
    </w:p>
  </w:comment>
  <w:comment w:id="305" w:author="RL" w:date="2018-07-10T16:15:00Z" w:initials="R">
    <w:p w14:paraId="69068CDB" w14:textId="71D3B3DC" w:rsidR="00785E4D" w:rsidRDefault="00785E4D">
      <w:pPr>
        <w:pStyle w:val="Kommentartext"/>
      </w:pPr>
      <w:r>
        <w:rPr>
          <w:rStyle w:val="Kommentarzeichen"/>
        </w:rPr>
        <w:annotationRef/>
      </w:r>
      <w:r>
        <w:t>Würde für WNV hier nur die Vogels review-Arbeit zitieren</w:t>
      </w:r>
    </w:p>
  </w:comment>
  <w:comment w:id="312" w:author="RL" w:date="2018-07-10T16:15:00Z" w:initials="R">
    <w:p w14:paraId="401204C0" w14:textId="15CDBB63" w:rsidR="00785E4D" w:rsidRDefault="00785E4D">
      <w:pPr>
        <w:pStyle w:val="Kommentartext"/>
      </w:pPr>
      <w:r>
        <w:rPr>
          <w:rStyle w:val="Kommentarzeichen"/>
        </w:rPr>
        <w:annotationRef/>
      </w:r>
      <w:proofErr w:type="spellStart"/>
      <w:r>
        <w:t>Eurosurveillance</w:t>
      </w:r>
      <w:proofErr w:type="spellEnd"/>
      <w:r>
        <w:t xml:space="preserve"> </w:t>
      </w:r>
      <w:proofErr w:type="spellStart"/>
      <w:r>
        <w:t>italinier</w:t>
      </w:r>
      <w:proofErr w:type="spellEnd"/>
      <w:r>
        <w:t xml:space="preserve"> und wir…</w:t>
      </w:r>
    </w:p>
  </w:comment>
  <w:comment w:id="313" w:author="RL" w:date="2018-07-10T16:15:00Z" w:initials="R">
    <w:p w14:paraId="1199F75B" w14:textId="53C9490A" w:rsidR="00785E4D" w:rsidRDefault="00785E4D">
      <w:pPr>
        <w:pStyle w:val="Kommentartext"/>
      </w:pPr>
      <w:r>
        <w:rPr>
          <w:rStyle w:val="Kommentarzeichen"/>
        </w:rPr>
        <w:annotationRef/>
      </w:r>
      <w:r>
        <w:t>Würde diese Baustelle hier noch nicht aufmachen</w:t>
      </w:r>
    </w:p>
  </w:comment>
  <w:comment w:id="359" w:author="RL" w:date="2018-07-10T16:15:00Z" w:initials="R">
    <w:p w14:paraId="405CFFBB" w14:textId="2978C4C6" w:rsidR="00785E4D" w:rsidRDefault="00785E4D">
      <w:pPr>
        <w:pStyle w:val="Kommentartext"/>
      </w:pPr>
      <w:r>
        <w:rPr>
          <w:rStyle w:val="Kommentarzeichen"/>
        </w:rPr>
        <w:annotationRef/>
      </w:r>
      <w:r>
        <w:t>? wahrscheinlich nicht weiter bestimmt</w:t>
      </w:r>
    </w:p>
  </w:comment>
  <w:comment w:id="363" w:author="RenkeLuehken" w:date="2018-07-10T16:15:00Z" w:initials="R">
    <w:p w14:paraId="0CC555EF" w14:textId="6CF8AA0A" w:rsidR="00785E4D" w:rsidRDefault="00785E4D">
      <w:pPr>
        <w:pStyle w:val="Kommentartext"/>
      </w:pPr>
      <w:r>
        <w:rPr>
          <w:rStyle w:val="Kommentarzeichen"/>
        </w:rPr>
        <w:annotationRef/>
      </w:r>
      <w:r>
        <w:t xml:space="preserve">Ich würde mit diesem Absatz starten. Ich denke Egbert hat schon recht, dass zunächst die Relevanz der Viren = Krankheiten, Ausbrüche, etc. </w:t>
      </w:r>
      <w:proofErr w:type="spellStart"/>
      <w:r>
        <w:t>hervogehoben</w:t>
      </w:r>
      <w:proofErr w:type="spellEnd"/>
      <w:r>
        <w:t xml:space="preserve"> werden sollten.</w:t>
      </w:r>
    </w:p>
  </w:comment>
  <w:comment w:id="364" w:author="RL" w:date="2018-07-10T16:15:00Z" w:initials="R">
    <w:p w14:paraId="1C3F757A" w14:textId="17BC436E" w:rsidR="00785E4D" w:rsidRDefault="00785E4D">
      <w:pPr>
        <w:pStyle w:val="Kommentartext"/>
      </w:pPr>
      <w:r>
        <w:rPr>
          <w:rStyle w:val="Kommentarzeichen"/>
        </w:rPr>
        <w:annotationRef/>
      </w:r>
      <w:r>
        <w:t>Absatz 1</w:t>
      </w:r>
    </w:p>
  </w:comment>
  <w:comment w:id="380" w:author="RenkeLuehken" w:date="2018-07-10T16:15:00Z" w:initials="R">
    <w:p w14:paraId="0E369C2D" w14:textId="2673F50D" w:rsidR="00785E4D" w:rsidRDefault="00785E4D">
      <w:pPr>
        <w:pStyle w:val="Kommentartext"/>
      </w:pPr>
      <w:r>
        <w:rPr>
          <w:rStyle w:val="Kommentarzeichen"/>
        </w:rPr>
        <w:annotationRef/>
      </w:r>
      <w:r>
        <w:t>Können auch Nicht-Säugetiere infiziert werden? Wenn nicht, dann zu „</w:t>
      </w:r>
      <w:proofErr w:type="spellStart"/>
      <w:r>
        <w:t>mammals</w:t>
      </w:r>
      <w:proofErr w:type="spellEnd"/>
      <w:r>
        <w:t>“ ändern.</w:t>
      </w:r>
    </w:p>
  </w:comment>
  <w:comment w:id="395" w:author="RenkeLuehken" w:date="2018-07-10T16:15:00Z" w:initials="R">
    <w:p w14:paraId="2D274434" w14:textId="20729EB3" w:rsidR="00785E4D" w:rsidRDefault="00785E4D">
      <w:pPr>
        <w:pStyle w:val="Kommentartext"/>
      </w:pPr>
      <w:r>
        <w:rPr>
          <w:rStyle w:val="Kommentarzeichen"/>
        </w:rPr>
        <w:annotationRef/>
      </w:r>
      <w:r>
        <w:t>Was sollte das sein?</w:t>
      </w:r>
    </w:p>
  </w:comment>
  <w:comment w:id="407" w:author="RenkeLuehken" w:date="2018-07-10T16:15:00Z" w:initials="R">
    <w:p w14:paraId="738CC98A" w14:textId="1E8B4BB9" w:rsidR="00785E4D" w:rsidRDefault="00785E4D">
      <w:pPr>
        <w:pStyle w:val="Kommentartext"/>
      </w:pPr>
      <w:r>
        <w:rPr>
          <w:rStyle w:val="Kommentarzeichen"/>
        </w:rPr>
        <w:annotationRef/>
      </w:r>
      <w:r>
        <w:t>Würde eher die Gesamtanzahl von Fällen seit Einschleppung hervorheben.</w:t>
      </w:r>
    </w:p>
  </w:comment>
  <w:comment w:id="409" w:author="RenkeLuehken" w:date="2018-07-10T16:15:00Z" w:initials="R">
    <w:p w14:paraId="77E722D9" w14:textId="541A7072" w:rsidR="00785E4D" w:rsidRDefault="00785E4D">
      <w:pPr>
        <w:pStyle w:val="Kommentartext"/>
      </w:pPr>
      <w:r>
        <w:rPr>
          <w:rStyle w:val="Kommentarzeichen"/>
        </w:rPr>
        <w:annotationRef/>
      </w:r>
      <w:r>
        <w:t>Auch Kanada</w:t>
      </w:r>
    </w:p>
  </w:comment>
  <w:comment w:id="424" w:author="RenkeLuehken" w:date="2018-07-10T16:15:00Z" w:initials="R">
    <w:p w14:paraId="495BDCE6" w14:textId="7722B7A2" w:rsidR="00785E4D" w:rsidRDefault="00785E4D">
      <w:pPr>
        <w:pStyle w:val="Kommentartext"/>
      </w:pPr>
      <w:r>
        <w:rPr>
          <w:rStyle w:val="Kommentarzeichen"/>
        </w:rPr>
        <w:annotationRef/>
      </w:r>
      <w:r>
        <w:t xml:space="preserve">CDC: </w:t>
      </w:r>
      <w:r w:rsidRPr="009920AB">
        <w:t>https://www.cdc.gov/westnile/statsmaps/cumMapsData.html</w:t>
      </w:r>
    </w:p>
  </w:comment>
  <w:comment w:id="429" w:author="RL" w:date="2018-07-10T16:15:00Z" w:initials="R">
    <w:p w14:paraId="5E982CDE" w14:textId="77777777" w:rsidR="00785E4D" w:rsidRPr="00AF56BC" w:rsidRDefault="00785E4D" w:rsidP="00AF56BC">
      <w:pPr>
        <w:rPr>
          <w:rFonts w:ascii="Times New Roman" w:eastAsia="Times New Roman" w:hAnsi="Times New Roman" w:cs="Times New Roman"/>
          <w:sz w:val="24"/>
          <w:szCs w:val="24"/>
          <w:lang w:val="en-US" w:eastAsia="de-DE"/>
        </w:rPr>
      </w:pPr>
      <w:r>
        <w:rPr>
          <w:rStyle w:val="Kommentarzeichen"/>
        </w:rPr>
        <w:annotationRef/>
      </w:r>
      <w:r w:rsidRPr="00AF56BC">
        <w:rPr>
          <w:rFonts w:ascii="Arial" w:eastAsia="Times New Roman" w:hAnsi="Arial" w:cs="Arial"/>
          <w:color w:val="303030"/>
          <w:sz w:val="20"/>
          <w:szCs w:val="20"/>
          <w:shd w:val="clear" w:color="auto" w:fill="FFFFFF"/>
          <w:lang w:val="en-US" w:eastAsia="de-DE"/>
        </w:rPr>
        <w:t>West Nile encephalitis epidemic in southeastern Romania.</w:t>
      </w:r>
    </w:p>
    <w:p w14:paraId="0EFE35C4" w14:textId="77777777" w:rsidR="00785E4D" w:rsidRPr="00AF56BC" w:rsidRDefault="00785E4D" w:rsidP="00AF56BC">
      <w:pPr>
        <w:spacing w:after="0" w:line="240" w:lineRule="auto"/>
        <w:rPr>
          <w:rFonts w:ascii="Arial" w:eastAsia="Times New Roman" w:hAnsi="Arial" w:cs="Arial"/>
          <w:i/>
          <w:iCs/>
          <w:color w:val="303030"/>
          <w:sz w:val="20"/>
          <w:szCs w:val="20"/>
          <w:lang w:val="en-US" w:eastAsia="de-DE"/>
        </w:rPr>
      </w:pPr>
      <w:r w:rsidRPr="00AF56BC">
        <w:rPr>
          <w:rFonts w:ascii="Arial" w:eastAsia="Times New Roman" w:hAnsi="Arial" w:cs="Arial"/>
          <w:i/>
          <w:iCs/>
          <w:color w:val="303030"/>
          <w:sz w:val="20"/>
          <w:szCs w:val="20"/>
          <w:lang w:val="en-US" w:eastAsia="de-DE"/>
        </w:rPr>
        <w:t xml:space="preserve">Tsai TF, </w:t>
      </w:r>
      <w:proofErr w:type="spellStart"/>
      <w:r w:rsidRPr="00AF56BC">
        <w:rPr>
          <w:rFonts w:ascii="Arial" w:eastAsia="Times New Roman" w:hAnsi="Arial" w:cs="Arial"/>
          <w:i/>
          <w:iCs/>
          <w:color w:val="303030"/>
          <w:sz w:val="20"/>
          <w:szCs w:val="20"/>
          <w:lang w:val="en-US" w:eastAsia="de-DE"/>
        </w:rPr>
        <w:t>Popovici</w:t>
      </w:r>
      <w:proofErr w:type="spellEnd"/>
      <w:r w:rsidRPr="00AF56BC">
        <w:rPr>
          <w:rFonts w:ascii="Arial" w:eastAsia="Times New Roman" w:hAnsi="Arial" w:cs="Arial"/>
          <w:i/>
          <w:iCs/>
          <w:color w:val="303030"/>
          <w:sz w:val="20"/>
          <w:szCs w:val="20"/>
          <w:lang w:val="en-US" w:eastAsia="de-DE"/>
        </w:rPr>
        <w:t xml:space="preserve"> F, </w:t>
      </w:r>
      <w:proofErr w:type="spellStart"/>
      <w:r w:rsidRPr="00AF56BC">
        <w:rPr>
          <w:rFonts w:ascii="Arial" w:eastAsia="Times New Roman" w:hAnsi="Arial" w:cs="Arial"/>
          <w:i/>
          <w:iCs/>
          <w:color w:val="303030"/>
          <w:sz w:val="20"/>
          <w:szCs w:val="20"/>
          <w:lang w:val="en-US" w:eastAsia="de-DE"/>
        </w:rPr>
        <w:t>Cernescu</w:t>
      </w:r>
      <w:proofErr w:type="spellEnd"/>
      <w:r w:rsidRPr="00AF56BC">
        <w:rPr>
          <w:rFonts w:ascii="Arial" w:eastAsia="Times New Roman" w:hAnsi="Arial" w:cs="Arial"/>
          <w:i/>
          <w:iCs/>
          <w:color w:val="303030"/>
          <w:sz w:val="20"/>
          <w:szCs w:val="20"/>
          <w:lang w:val="en-US" w:eastAsia="de-DE"/>
        </w:rPr>
        <w:t xml:space="preserve"> C, Campbell GL, </w:t>
      </w:r>
      <w:proofErr w:type="spellStart"/>
      <w:r w:rsidRPr="00AF56BC">
        <w:rPr>
          <w:rFonts w:ascii="Arial" w:eastAsia="Times New Roman" w:hAnsi="Arial" w:cs="Arial"/>
          <w:i/>
          <w:iCs/>
          <w:color w:val="303030"/>
          <w:sz w:val="20"/>
          <w:szCs w:val="20"/>
          <w:lang w:val="en-US" w:eastAsia="de-DE"/>
        </w:rPr>
        <w:t>Nedelcu</w:t>
      </w:r>
      <w:proofErr w:type="spellEnd"/>
      <w:r w:rsidRPr="00AF56BC">
        <w:rPr>
          <w:rFonts w:ascii="Arial" w:eastAsia="Times New Roman" w:hAnsi="Arial" w:cs="Arial"/>
          <w:i/>
          <w:iCs/>
          <w:color w:val="303030"/>
          <w:sz w:val="20"/>
          <w:szCs w:val="20"/>
          <w:lang w:val="en-US" w:eastAsia="de-DE"/>
        </w:rPr>
        <w:t xml:space="preserve"> NI</w:t>
      </w:r>
    </w:p>
    <w:p w14:paraId="49615002" w14:textId="77777777" w:rsidR="00785E4D" w:rsidRPr="00AF56BC" w:rsidRDefault="00785E4D" w:rsidP="00AF56BC">
      <w:pPr>
        <w:spacing w:after="0" w:line="240" w:lineRule="auto"/>
        <w:rPr>
          <w:rFonts w:ascii="Arial" w:eastAsia="Times New Roman" w:hAnsi="Arial" w:cs="Arial"/>
          <w:i/>
          <w:iCs/>
          <w:color w:val="303030"/>
          <w:sz w:val="20"/>
          <w:szCs w:val="20"/>
          <w:lang w:eastAsia="de-DE"/>
        </w:rPr>
      </w:pPr>
      <w:r w:rsidRPr="00AF56BC">
        <w:rPr>
          <w:rFonts w:ascii="Arial" w:eastAsia="Times New Roman" w:hAnsi="Arial" w:cs="Arial"/>
          <w:i/>
          <w:iCs/>
          <w:color w:val="303030"/>
          <w:sz w:val="20"/>
          <w:szCs w:val="20"/>
          <w:lang w:eastAsia="de-DE"/>
        </w:rPr>
        <w:t>Lancet. 1998 Sep 5; 352(9130):767-71.</w:t>
      </w:r>
    </w:p>
    <w:p w14:paraId="68E45D68" w14:textId="1BE04775" w:rsidR="00785E4D" w:rsidRDefault="00785E4D">
      <w:pPr>
        <w:pStyle w:val="Kommentartext"/>
      </w:pPr>
    </w:p>
  </w:comment>
  <w:comment w:id="446" w:author="RL" w:date="2018-07-10T16:15:00Z" w:initials="R">
    <w:p w14:paraId="0CEE6BF1" w14:textId="154288AB" w:rsidR="00785E4D" w:rsidRDefault="00785E4D">
      <w:pPr>
        <w:pStyle w:val="Kommentartext"/>
      </w:pPr>
      <w:r>
        <w:rPr>
          <w:rStyle w:val="Kommentarzeichen"/>
        </w:rPr>
        <w:annotationRef/>
      </w:r>
      <w:r>
        <w:t xml:space="preserve">Zusammenrechnen aus </w:t>
      </w:r>
      <w:hyperlink r:id="rId2" w:tgtFrame="pmc_ext" w:history="1">
        <w:r>
          <w:rPr>
            <w:rStyle w:val="Hyperlink"/>
            <w:rFonts w:ascii="Arial" w:hAnsi="Arial" w:cs="Arial"/>
            <w:color w:val="642A8F"/>
            <w:sz w:val="16"/>
            <w:szCs w:val="16"/>
            <w:shd w:val="clear" w:color="auto" w:fill="FFFFFF"/>
          </w:rPr>
          <w:t>10.1159/000446219</w:t>
        </w:r>
      </w:hyperlink>
      <w:r>
        <w:t xml:space="preserve"> und aktuellen ECDC-Zahlen</w:t>
      </w:r>
    </w:p>
  </w:comment>
  <w:comment w:id="450" w:author="RL" w:date="2018-07-10T16:15:00Z" w:initials="R">
    <w:p w14:paraId="058A0E20" w14:textId="2DDD0F41" w:rsidR="00785E4D" w:rsidRDefault="00785E4D">
      <w:pPr>
        <w:pStyle w:val="Kommentartext"/>
      </w:pPr>
      <w:r>
        <w:rPr>
          <w:rStyle w:val="Kommentarzeichen"/>
        </w:rPr>
        <w:annotationRef/>
      </w:r>
      <w:hyperlink r:id="rId3" w:tgtFrame="pmc_ext" w:history="1">
        <w:r>
          <w:rPr>
            <w:rStyle w:val="Hyperlink"/>
            <w:rFonts w:ascii="Arial" w:hAnsi="Arial" w:cs="Arial"/>
            <w:color w:val="642A8F"/>
            <w:sz w:val="16"/>
            <w:szCs w:val="16"/>
            <w:shd w:val="clear" w:color="auto" w:fill="FFFFFF"/>
          </w:rPr>
          <w:t>10.1159/000446219</w:t>
        </w:r>
      </w:hyperlink>
    </w:p>
  </w:comment>
  <w:comment w:id="455" w:author="RL" w:date="2018-07-10T16:15:00Z" w:initials="R">
    <w:p w14:paraId="064A6DEA" w14:textId="3A590FD5" w:rsidR="00785E4D" w:rsidRDefault="00785E4D">
      <w:pPr>
        <w:pStyle w:val="Kommentartext"/>
      </w:pPr>
      <w:r>
        <w:rPr>
          <w:rStyle w:val="Kommentarzeichen"/>
        </w:rPr>
        <w:annotationRef/>
      </w:r>
      <w:r>
        <w:t xml:space="preserve">Ich würde die </w:t>
      </w:r>
      <w:proofErr w:type="spellStart"/>
      <w:r>
        <w:t>lineage</w:t>
      </w:r>
      <w:proofErr w:type="spellEnd"/>
      <w:r>
        <w:t>-Dinge eher in die Diskussion verschieben.</w:t>
      </w:r>
    </w:p>
  </w:comment>
  <w:comment w:id="498" w:author="RL" w:date="2018-07-10T16:15:00Z" w:initials="R">
    <w:p w14:paraId="778AA8F1" w14:textId="5EEA3DEA" w:rsidR="00785E4D" w:rsidRDefault="00785E4D">
      <w:pPr>
        <w:pStyle w:val="Kommentartext"/>
      </w:pPr>
      <w:r>
        <w:rPr>
          <w:rStyle w:val="Kommentarzeichen"/>
        </w:rPr>
        <w:annotationRef/>
      </w:r>
      <w:r>
        <w:t>Den Absatz müsste man ggf. noch etwas länger machen.</w:t>
      </w:r>
    </w:p>
  </w:comment>
  <w:comment w:id="557" w:author="RL" w:date="2018-07-10T16:15:00Z" w:initials="R">
    <w:p w14:paraId="2A8E35DB" w14:textId="33341008" w:rsidR="00785E4D" w:rsidRDefault="00785E4D">
      <w:pPr>
        <w:pStyle w:val="Kommentartext"/>
      </w:pPr>
      <w:r>
        <w:rPr>
          <w:rStyle w:val="Kommentarzeichen"/>
        </w:rPr>
        <w:annotationRef/>
      </w:r>
      <w:r>
        <w:t>Gattungen am Satzanfang ausschreiben</w:t>
      </w:r>
    </w:p>
  </w:comment>
  <w:comment w:id="568" w:author="RL" w:date="2018-07-10T16:15:00Z" w:initials="R">
    <w:p w14:paraId="6CF37CED" w14:textId="40695FC4" w:rsidR="00785E4D" w:rsidRDefault="00785E4D">
      <w:pPr>
        <w:pStyle w:val="Kommentartext"/>
      </w:pPr>
      <w:r>
        <w:rPr>
          <w:rStyle w:val="Kommentarzeichen"/>
        </w:rPr>
        <w:annotationRef/>
      </w:r>
      <w:r>
        <w:t>Abkürzung hier einführen?</w:t>
      </w:r>
    </w:p>
  </w:comment>
  <w:comment w:id="605" w:author="RenkeLuehken" w:date="2018-07-10T16:15:00Z" w:initials="R">
    <w:p w14:paraId="0A47DD89" w14:textId="6AE9ACBD" w:rsidR="00785E4D" w:rsidRDefault="00785E4D">
      <w:pPr>
        <w:pStyle w:val="Kommentartext"/>
      </w:pPr>
      <w:r>
        <w:rPr>
          <w:rStyle w:val="Kommentarzeichen"/>
        </w:rPr>
        <w:annotationRef/>
      </w:r>
      <w:r>
        <w:t>Erwähnt ihr ja schon am Anfang des Absatzes, dass das die Bedingung ist.</w:t>
      </w:r>
    </w:p>
  </w:comment>
  <w:comment w:id="788" w:author="RL" w:date="2018-07-10T16:15:00Z" w:initials="R">
    <w:p w14:paraId="2E2607B8" w14:textId="5818701C" w:rsidR="00785E4D" w:rsidRDefault="00785E4D">
      <w:pPr>
        <w:pStyle w:val="Kommentartext"/>
      </w:pPr>
      <w:r>
        <w:rPr>
          <w:rStyle w:val="Kommentarzeichen"/>
        </w:rPr>
        <w:annotationRef/>
      </w:r>
      <w:r>
        <w:t>Tabellenüberschriften/Abbildungsunterschriften</w:t>
      </w:r>
    </w:p>
  </w:comment>
  <w:comment w:id="808" w:author="RL" w:date="2018-07-10T16:15:00Z" w:initials="R">
    <w:p w14:paraId="77C63BBF" w14:textId="001E81A8" w:rsidR="00785E4D" w:rsidRDefault="00785E4D">
      <w:pPr>
        <w:pStyle w:val="Kommentartext"/>
      </w:pPr>
      <w:r>
        <w:rPr>
          <w:rStyle w:val="Kommentarzeichen"/>
        </w:rPr>
        <w:annotationRef/>
      </w:r>
      <w:r>
        <w:t>Man muss irgendwo erklären (Methoden?), warum es das nicht gibt.</w:t>
      </w:r>
    </w:p>
  </w:comment>
  <w:comment w:id="825" w:author="RenkeLuehken" w:date="2018-07-10T16:15:00Z" w:initials="R">
    <w:p w14:paraId="51E54E5B" w14:textId="00D3A0DC" w:rsidR="00785E4D" w:rsidRDefault="00785E4D">
      <w:pPr>
        <w:pStyle w:val="Kommentartext"/>
      </w:pPr>
      <w:r>
        <w:rPr>
          <w:rStyle w:val="Kommentarzeichen"/>
        </w:rPr>
        <w:annotationRef/>
      </w:r>
      <w:r>
        <w:t>Erinnerung: Jeweils die Temperaturinformation unter jedem Panel</w:t>
      </w:r>
    </w:p>
  </w:comment>
  <w:comment w:id="847" w:author="RL" w:date="2018-07-10T16:15:00Z" w:initials="R">
    <w:p w14:paraId="3D1869F5" w14:textId="77777777" w:rsidR="00785E4D" w:rsidRDefault="00785E4D" w:rsidP="00141CBA">
      <w:pPr>
        <w:pStyle w:val="Kommentartext"/>
      </w:pPr>
      <w:r>
        <w:rPr>
          <w:rStyle w:val="Kommentarzeichen"/>
        </w:rPr>
        <w:annotationRef/>
      </w:r>
      <w:r>
        <w:t>Würde hier nur die Vogels review Arbeit zitieren</w:t>
      </w:r>
    </w:p>
  </w:comment>
  <w:comment w:id="884" w:author="RL" w:date="2018-07-10T16:15:00Z" w:initials="R">
    <w:p w14:paraId="2868874F" w14:textId="5583C88C" w:rsidR="00785E4D" w:rsidRDefault="00785E4D">
      <w:pPr>
        <w:pStyle w:val="Kommentartext"/>
      </w:pPr>
      <w:r>
        <w:rPr>
          <w:rStyle w:val="Kommentarzeichen"/>
        </w:rPr>
        <w:annotationRef/>
      </w:r>
      <w:r>
        <w:rPr>
          <w:rStyle w:val="Kommentarzeichen"/>
        </w:rPr>
        <w:annotationRef/>
      </w:r>
      <w:r>
        <w:t xml:space="preserve">Ich würde hier nicht die </w:t>
      </w:r>
      <w:proofErr w:type="spellStart"/>
      <w:r>
        <w:t>Wirtspräfernz</w:t>
      </w:r>
      <w:proofErr w:type="spellEnd"/>
      <w:r>
        <w:t xml:space="preserve"> der Arten diskutieren, da auch nicht in dieser Arbeit untersucht. Würde es nur in der </w:t>
      </w:r>
      <w:proofErr w:type="spellStart"/>
      <w:r>
        <w:t>einleitung</w:t>
      </w:r>
      <w:proofErr w:type="spellEnd"/>
      <w:r>
        <w:t xml:space="preserve"> aufführen, um die potenzielle Relevanz als Vektor hervorzuheben.</w:t>
      </w:r>
    </w:p>
  </w:comment>
  <w:comment w:id="943" w:author="RL" w:date="2018-07-12T15:48:00Z" w:initials="R">
    <w:p w14:paraId="0AD0ACCE" w14:textId="3BCDD2FC" w:rsidR="00785E4D" w:rsidRDefault="00785E4D">
      <w:pPr>
        <w:pStyle w:val="Kommentartext"/>
      </w:pPr>
      <w:r>
        <w:rPr>
          <w:rStyle w:val="Kommentarzeichen"/>
        </w:rPr>
        <w:annotationRef/>
      </w:r>
      <w:r>
        <w:t xml:space="preserve">Renke: Hier noch die Artennamen wie bei den anderen </w:t>
      </w:r>
      <w:proofErr w:type="spellStart"/>
      <w:r>
        <w:t>abbildungen</w:t>
      </w:r>
      <w:proofErr w:type="spellEnd"/>
      <w:r>
        <w:t xml:space="preserve"> </w:t>
      </w:r>
      <w:proofErr w:type="spellStart"/>
      <w:r>
        <w:t>ausschreiben+kursiv</w:t>
      </w:r>
      <w:proofErr w:type="spellEnd"/>
      <w:r>
        <w:t>.</w:t>
      </w:r>
    </w:p>
    <w:p w14:paraId="67894CF5" w14:textId="77777777" w:rsidR="00785E4D" w:rsidRDefault="00785E4D">
      <w:pPr>
        <w:pStyle w:val="Kommentartext"/>
      </w:pPr>
    </w:p>
    <w:p w14:paraId="1C99FC03" w14:textId="349BDB2B" w:rsidR="00785E4D" w:rsidRDefault="00785E4D">
      <w:pPr>
        <w:pStyle w:val="Kommentartext"/>
      </w:pPr>
      <w:r>
        <w:t xml:space="preserve">Als Anhang </w:t>
      </w:r>
      <w:r>
        <w:sym w:font="Wingdings" w:char="F0E0"/>
      </w:r>
      <w:r>
        <w:t xml:space="preserve"> die Transmission </w:t>
      </w:r>
      <w:proofErr w:type="spellStart"/>
      <w:r>
        <w:t>rates</w:t>
      </w:r>
      <w:proofErr w:type="spellEnd"/>
      <w:r>
        <w:t xml:space="preserve"> der anderen Arten und die Verteilung der Temperaturen pro NUTS3 </w:t>
      </w:r>
      <w:proofErr w:type="spellStart"/>
      <w:r>
        <w:t>region</w:t>
      </w:r>
      <w:proofErr w:type="spellEnd"/>
    </w:p>
  </w:comment>
  <w:comment w:id="950" w:author="RenkeLuehken" w:date="2018-07-12T19:47:00Z" w:initials="R">
    <w:p w14:paraId="4670FB10" w14:textId="5A3CEFCC" w:rsidR="00785E4D" w:rsidRDefault="00785E4D">
      <w:pPr>
        <w:pStyle w:val="Kommentartext"/>
      </w:pPr>
      <w:r>
        <w:rPr>
          <w:rStyle w:val="Kommentarzeichen"/>
        </w:rPr>
        <w:annotationRef/>
      </w:r>
      <w:r>
        <w:t xml:space="preserve">Aktuell in der Diskussion, aber </w:t>
      </w:r>
      <w:proofErr w:type="spellStart"/>
      <w:r>
        <w:t>vilelleicht</w:t>
      </w:r>
      <w:proofErr w:type="spellEnd"/>
      <w:r>
        <w:t xml:space="preserve"> muss man es </w:t>
      </w:r>
      <w:proofErr w:type="spellStart"/>
      <w:r>
        <w:t>es</w:t>
      </w:r>
      <w:proofErr w:type="spellEnd"/>
      <w:r>
        <w:t xml:space="preserve"> doch in den Ergebnissteil mit Beschreibung der Methodik</w:t>
      </w:r>
      <w:r w:rsidR="00993A2E">
        <w:t xml:space="preserve"> (s.u.)</w:t>
      </w:r>
      <w:r>
        <w:t>? Muss man nochmal überlegen.</w:t>
      </w:r>
    </w:p>
  </w:comment>
  <w:comment w:id="955" w:author="RL" w:date="2018-07-10T16:15:00Z" w:initials="R">
    <w:p w14:paraId="7930A618" w14:textId="053BCAE8" w:rsidR="00785E4D" w:rsidRDefault="00785E4D">
      <w:pPr>
        <w:pStyle w:val="Kommentartext"/>
      </w:pPr>
      <w:r>
        <w:rPr>
          <w:rStyle w:val="Kommentarzeichen"/>
        </w:rPr>
        <w:annotationRef/>
      </w:r>
      <w:r>
        <w:t xml:space="preserve">Hier alle 9 </w:t>
      </w:r>
      <w:proofErr w:type="spellStart"/>
      <w:r>
        <w:t>paper</w:t>
      </w:r>
      <w:proofErr w:type="spellEnd"/>
      <w:r>
        <w:t xml:space="preserve"> zitieren: </w:t>
      </w:r>
    </w:p>
    <w:tbl>
      <w:tblPr>
        <w:tblW w:w="9436" w:type="dxa"/>
        <w:tblInd w:w="55" w:type="dxa"/>
        <w:tblCellMar>
          <w:left w:w="70" w:type="dxa"/>
          <w:right w:w="70" w:type="dxa"/>
        </w:tblCellMar>
        <w:tblLook w:val="04A0" w:firstRow="1" w:lastRow="0" w:firstColumn="1" w:lastColumn="0" w:noHBand="0" w:noVBand="1"/>
      </w:tblPr>
      <w:tblGrid>
        <w:gridCol w:w="9436"/>
      </w:tblGrid>
      <w:tr w:rsidR="00785E4D" w:rsidRPr="00FF1C17" w14:paraId="4B12A1FF" w14:textId="77777777" w:rsidTr="00FF1C17">
        <w:trPr>
          <w:trHeight w:val="300"/>
        </w:trPr>
        <w:tc>
          <w:tcPr>
            <w:tcW w:w="9436" w:type="dxa"/>
            <w:tcBorders>
              <w:top w:val="nil"/>
              <w:left w:val="nil"/>
              <w:bottom w:val="nil"/>
              <w:right w:val="nil"/>
            </w:tcBorders>
            <w:shd w:val="clear" w:color="auto" w:fill="auto"/>
            <w:noWrap/>
            <w:vAlign w:val="bottom"/>
            <w:hideMark/>
          </w:tcPr>
          <w:p w14:paraId="600F6E98" w14:textId="77777777" w:rsidR="00785E4D" w:rsidRPr="00FF1C17" w:rsidRDefault="00785E4D" w:rsidP="00FF1C17">
            <w:pPr>
              <w:pStyle w:val="Listenabsatz"/>
              <w:numPr>
                <w:ilvl w:val="0"/>
                <w:numId w:val="19"/>
              </w:numPr>
              <w:spacing w:after="0" w:line="240" w:lineRule="auto"/>
              <w:rPr>
                <w:rFonts w:ascii="Calibri" w:eastAsia="Times New Roman" w:hAnsi="Calibri" w:cs="Times New Roman"/>
                <w:color w:val="000000"/>
                <w:lang w:eastAsia="de-DE"/>
              </w:rPr>
            </w:pPr>
            <w:r w:rsidRPr="00FF1C17">
              <w:rPr>
                <w:rFonts w:ascii="Calibri" w:eastAsia="Times New Roman" w:hAnsi="Calibri" w:cs="Times New Roman"/>
                <w:color w:val="000000"/>
                <w:lang w:eastAsia="de-DE"/>
              </w:rPr>
              <w:t>https://parasitesandvectors.biomedcentral.com/articles/10.1186/s13071-016-1677-0</w:t>
            </w:r>
          </w:p>
        </w:tc>
      </w:tr>
      <w:tr w:rsidR="00785E4D" w:rsidRPr="00FF1C17" w14:paraId="644C9EB0" w14:textId="77777777" w:rsidTr="00FF1C17">
        <w:trPr>
          <w:trHeight w:val="300"/>
        </w:trPr>
        <w:tc>
          <w:tcPr>
            <w:tcW w:w="9436" w:type="dxa"/>
            <w:tcBorders>
              <w:top w:val="nil"/>
              <w:left w:val="nil"/>
              <w:bottom w:val="nil"/>
              <w:right w:val="nil"/>
            </w:tcBorders>
            <w:shd w:val="clear" w:color="auto" w:fill="auto"/>
            <w:noWrap/>
            <w:vAlign w:val="bottom"/>
            <w:hideMark/>
          </w:tcPr>
          <w:p w14:paraId="24DD993E" w14:textId="77777777" w:rsidR="00785E4D" w:rsidRPr="00FF1C17" w:rsidRDefault="00785E4D" w:rsidP="00FF1C17">
            <w:pPr>
              <w:pStyle w:val="Listenabsatz"/>
              <w:numPr>
                <w:ilvl w:val="0"/>
                <w:numId w:val="19"/>
              </w:numPr>
              <w:spacing w:after="0" w:line="240" w:lineRule="auto"/>
              <w:rPr>
                <w:rFonts w:ascii="Calibri" w:eastAsia="Times New Roman" w:hAnsi="Calibri" w:cs="Times New Roman"/>
                <w:color w:val="000000"/>
                <w:lang w:eastAsia="de-DE"/>
              </w:rPr>
            </w:pPr>
            <w:r w:rsidRPr="00FF1C17">
              <w:rPr>
                <w:rFonts w:ascii="Calibri" w:eastAsia="Times New Roman" w:hAnsi="Calibri" w:cs="Times New Roman"/>
                <w:color w:val="000000"/>
                <w:lang w:eastAsia="de-DE"/>
              </w:rPr>
              <w:t>https://www.nature.com/articles/emi201782#ref57</w:t>
            </w:r>
          </w:p>
        </w:tc>
      </w:tr>
      <w:tr w:rsidR="00785E4D" w:rsidRPr="00FF1C17" w14:paraId="7E637ED0" w14:textId="77777777" w:rsidTr="00FF1C17">
        <w:trPr>
          <w:trHeight w:val="315"/>
        </w:trPr>
        <w:tc>
          <w:tcPr>
            <w:tcW w:w="9436" w:type="dxa"/>
            <w:tcBorders>
              <w:top w:val="nil"/>
              <w:left w:val="nil"/>
              <w:bottom w:val="nil"/>
              <w:right w:val="nil"/>
            </w:tcBorders>
            <w:shd w:val="clear" w:color="auto" w:fill="auto"/>
            <w:noWrap/>
            <w:vAlign w:val="bottom"/>
            <w:hideMark/>
          </w:tcPr>
          <w:p w14:paraId="6A70A47F" w14:textId="77777777" w:rsidR="00785E4D" w:rsidRPr="00FF1C17" w:rsidRDefault="00785E4D" w:rsidP="00FF1C17">
            <w:pPr>
              <w:pStyle w:val="Listenabsatz"/>
              <w:numPr>
                <w:ilvl w:val="0"/>
                <w:numId w:val="19"/>
              </w:numPr>
              <w:spacing w:after="0" w:line="240" w:lineRule="auto"/>
              <w:rPr>
                <w:rFonts w:ascii="Calibri" w:eastAsia="Times New Roman" w:hAnsi="Calibri" w:cs="Times New Roman"/>
                <w:color w:val="000000"/>
                <w:lang w:eastAsia="de-DE"/>
              </w:rPr>
            </w:pPr>
            <w:r w:rsidRPr="00FF1C17">
              <w:rPr>
                <w:rFonts w:ascii="Calibri" w:eastAsia="Times New Roman" w:hAnsi="Calibri" w:cs="Times New Roman"/>
                <w:color w:val="000000"/>
                <w:lang w:eastAsia="de-DE"/>
              </w:rPr>
              <w:t>10.1089/vbz.2007.0266</w:t>
            </w:r>
          </w:p>
        </w:tc>
      </w:tr>
      <w:tr w:rsidR="00785E4D" w:rsidRPr="00FF1C17" w14:paraId="3C008F43" w14:textId="77777777" w:rsidTr="00FF1C17">
        <w:trPr>
          <w:trHeight w:val="300"/>
        </w:trPr>
        <w:tc>
          <w:tcPr>
            <w:tcW w:w="9436" w:type="dxa"/>
            <w:tcBorders>
              <w:top w:val="single" w:sz="8" w:space="0" w:color="DADADA"/>
              <w:left w:val="nil"/>
              <w:bottom w:val="nil"/>
              <w:right w:val="single" w:sz="12" w:space="0" w:color="DADADA"/>
            </w:tcBorders>
            <w:shd w:val="clear" w:color="000000" w:fill="92D050"/>
            <w:vAlign w:val="center"/>
            <w:hideMark/>
          </w:tcPr>
          <w:p w14:paraId="4A04FA3B" w14:textId="77777777" w:rsidR="00785E4D" w:rsidRPr="00FF1C17" w:rsidRDefault="00785E4D" w:rsidP="00FF1C17">
            <w:pPr>
              <w:pStyle w:val="Listenabsatz"/>
              <w:numPr>
                <w:ilvl w:val="0"/>
                <w:numId w:val="19"/>
              </w:numPr>
              <w:spacing w:after="0" w:line="240" w:lineRule="auto"/>
              <w:jc w:val="center"/>
              <w:rPr>
                <w:rFonts w:ascii="Calibri" w:eastAsia="Times New Roman" w:hAnsi="Calibri" w:cs="Times New Roman"/>
                <w:color w:val="0000FF"/>
                <w:u w:val="single"/>
                <w:lang w:eastAsia="de-DE"/>
              </w:rPr>
            </w:pPr>
            <w:hyperlink r:id="rId4" w:anchor="ref49" w:tooltip="Fortuna C, Remoli ME, Severini F et al. Evaluation of vector competence for West Nile virus in Italian Stegomyia albopicta (=Aedes albopictus mosquitoes. Med Vet Entomol 2015; 29: 430–433." w:history="1">
              <w:r w:rsidRPr="00FF1C17">
                <w:rPr>
                  <w:rFonts w:ascii="Calibri" w:eastAsia="Times New Roman" w:hAnsi="Calibri" w:cs="Times New Roman"/>
                  <w:color w:val="0000FF"/>
                  <w:u w:val="single"/>
                  <w:lang w:eastAsia="de-DE"/>
                </w:rPr>
                <w:t>49</w:t>
              </w:r>
            </w:hyperlink>
          </w:p>
        </w:tc>
      </w:tr>
      <w:tr w:rsidR="00785E4D" w:rsidRPr="00FF1C17" w14:paraId="0E627B58" w14:textId="77777777" w:rsidTr="00FF1C17">
        <w:trPr>
          <w:trHeight w:val="300"/>
        </w:trPr>
        <w:tc>
          <w:tcPr>
            <w:tcW w:w="9436" w:type="dxa"/>
            <w:tcBorders>
              <w:top w:val="nil"/>
              <w:left w:val="nil"/>
              <w:bottom w:val="nil"/>
              <w:right w:val="nil"/>
            </w:tcBorders>
            <w:shd w:val="clear" w:color="auto" w:fill="auto"/>
            <w:noWrap/>
            <w:vAlign w:val="bottom"/>
            <w:hideMark/>
          </w:tcPr>
          <w:p w14:paraId="7C84D168" w14:textId="77777777" w:rsidR="00785E4D" w:rsidRPr="00FF1C17" w:rsidRDefault="00785E4D" w:rsidP="00FF1C17">
            <w:pPr>
              <w:pStyle w:val="Listenabsatz"/>
              <w:numPr>
                <w:ilvl w:val="0"/>
                <w:numId w:val="19"/>
              </w:numPr>
              <w:spacing w:after="0" w:line="240" w:lineRule="auto"/>
              <w:rPr>
                <w:rFonts w:ascii="Calibri" w:eastAsia="Times New Roman" w:hAnsi="Calibri" w:cs="Times New Roman"/>
                <w:color w:val="0000FF"/>
                <w:u w:val="single"/>
                <w:lang w:eastAsia="de-DE"/>
              </w:rPr>
            </w:pPr>
            <w:hyperlink r:id="rId5" w:history="1">
              <w:r w:rsidRPr="00FF1C17">
                <w:rPr>
                  <w:rFonts w:ascii="Calibri" w:eastAsia="Times New Roman" w:hAnsi="Calibri" w:cs="Times New Roman"/>
                  <w:color w:val="0000FF"/>
                  <w:u w:val="single"/>
                  <w:lang w:eastAsia="de-DE"/>
                </w:rPr>
                <w:t>https://doi.org/10.1186/s13071-015-1067-z</w:t>
              </w:r>
            </w:hyperlink>
          </w:p>
        </w:tc>
      </w:tr>
      <w:tr w:rsidR="00785E4D" w:rsidRPr="00FF1C17" w14:paraId="11DA1FC2" w14:textId="77777777" w:rsidTr="00FF1C17">
        <w:trPr>
          <w:trHeight w:val="300"/>
        </w:trPr>
        <w:tc>
          <w:tcPr>
            <w:tcW w:w="9436" w:type="dxa"/>
            <w:tcBorders>
              <w:top w:val="nil"/>
              <w:left w:val="nil"/>
              <w:bottom w:val="nil"/>
              <w:right w:val="nil"/>
            </w:tcBorders>
            <w:shd w:val="clear" w:color="auto" w:fill="auto"/>
            <w:noWrap/>
            <w:vAlign w:val="bottom"/>
            <w:hideMark/>
          </w:tcPr>
          <w:p w14:paraId="73229C7B" w14:textId="77777777" w:rsidR="00785E4D" w:rsidRPr="00FF1C17" w:rsidRDefault="00785E4D" w:rsidP="00FF1C17">
            <w:pPr>
              <w:pStyle w:val="Listenabsatz"/>
              <w:numPr>
                <w:ilvl w:val="0"/>
                <w:numId w:val="19"/>
              </w:numPr>
              <w:spacing w:after="0" w:line="240" w:lineRule="auto"/>
              <w:rPr>
                <w:rFonts w:ascii="Calibri" w:eastAsia="Times New Roman" w:hAnsi="Calibri" w:cs="Times New Roman"/>
                <w:color w:val="0000FF"/>
                <w:u w:val="single"/>
                <w:lang w:eastAsia="de-DE"/>
              </w:rPr>
            </w:pPr>
            <w:hyperlink r:id="rId6" w:history="1">
              <w:r w:rsidRPr="00FF1C17">
                <w:rPr>
                  <w:rFonts w:ascii="Calibri" w:eastAsia="Times New Roman" w:hAnsi="Calibri" w:cs="Times New Roman"/>
                  <w:color w:val="0000FF"/>
                  <w:u w:val="single"/>
                  <w:lang w:eastAsia="de-DE"/>
                </w:rPr>
                <w:t>https://doi.org/10.1371/journal.pntd.0003956</w:t>
              </w:r>
            </w:hyperlink>
          </w:p>
        </w:tc>
      </w:tr>
      <w:tr w:rsidR="00785E4D" w:rsidRPr="00FF1C17" w14:paraId="5E2B22FF" w14:textId="77777777" w:rsidTr="00FF1C17">
        <w:trPr>
          <w:trHeight w:val="300"/>
        </w:trPr>
        <w:tc>
          <w:tcPr>
            <w:tcW w:w="9436" w:type="dxa"/>
            <w:tcBorders>
              <w:top w:val="nil"/>
              <w:left w:val="nil"/>
              <w:bottom w:val="nil"/>
              <w:right w:val="nil"/>
            </w:tcBorders>
            <w:shd w:val="clear" w:color="auto" w:fill="auto"/>
            <w:noWrap/>
            <w:vAlign w:val="bottom"/>
            <w:hideMark/>
          </w:tcPr>
          <w:p w14:paraId="78011FBA" w14:textId="77777777" w:rsidR="00785E4D" w:rsidRPr="00FF1C17" w:rsidRDefault="00785E4D" w:rsidP="00FF1C17">
            <w:pPr>
              <w:pStyle w:val="Listenabsatz"/>
              <w:numPr>
                <w:ilvl w:val="0"/>
                <w:numId w:val="19"/>
              </w:numPr>
              <w:spacing w:after="0" w:line="240" w:lineRule="auto"/>
              <w:rPr>
                <w:rFonts w:ascii="Calibri" w:eastAsia="Times New Roman" w:hAnsi="Calibri" w:cs="Times New Roman"/>
                <w:color w:val="000000"/>
                <w:lang w:eastAsia="de-DE"/>
              </w:rPr>
            </w:pPr>
            <w:r w:rsidRPr="00FF1C17">
              <w:rPr>
                <w:rFonts w:ascii="Calibri" w:eastAsia="Times New Roman" w:hAnsi="Calibri" w:cs="Times New Roman"/>
                <w:color w:val="000000"/>
                <w:lang w:eastAsia="de-DE"/>
              </w:rPr>
              <w:t>https://www.sciencedirect.com/science/article/pii/S2352771415000063</w:t>
            </w:r>
          </w:p>
        </w:tc>
      </w:tr>
      <w:tr w:rsidR="00785E4D" w:rsidRPr="00FF1C17" w14:paraId="38EC4602" w14:textId="77777777" w:rsidTr="00FF1C17">
        <w:trPr>
          <w:trHeight w:val="300"/>
        </w:trPr>
        <w:tc>
          <w:tcPr>
            <w:tcW w:w="9436" w:type="dxa"/>
            <w:tcBorders>
              <w:top w:val="nil"/>
              <w:left w:val="nil"/>
              <w:bottom w:val="nil"/>
              <w:right w:val="nil"/>
            </w:tcBorders>
            <w:shd w:val="clear" w:color="auto" w:fill="auto"/>
            <w:noWrap/>
            <w:vAlign w:val="bottom"/>
            <w:hideMark/>
          </w:tcPr>
          <w:p w14:paraId="37EA7737" w14:textId="77777777" w:rsidR="00785E4D" w:rsidRPr="00FF1C17" w:rsidRDefault="00785E4D" w:rsidP="00FF1C17">
            <w:pPr>
              <w:pStyle w:val="Listenabsatz"/>
              <w:numPr>
                <w:ilvl w:val="0"/>
                <w:numId w:val="19"/>
              </w:numPr>
              <w:spacing w:after="0" w:line="240" w:lineRule="auto"/>
              <w:rPr>
                <w:rFonts w:ascii="Calibri" w:eastAsia="Times New Roman" w:hAnsi="Calibri" w:cs="Times New Roman"/>
                <w:color w:val="000000"/>
                <w:lang w:eastAsia="de-DE"/>
              </w:rPr>
            </w:pPr>
            <w:r w:rsidRPr="00FF1C17">
              <w:rPr>
                <w:rFonts w:ascii="Calibri" w:eastAsia="Times New Roman" w:hAnsi="Calibri" w:cs="Times New Roman"/>
                <w:color w:val="000000"/>
                <w:lang w:eastAsia="de-DE"/>
              </w:rPr>
              <w:t>http://www.bioone.org/doi/pdf/10.2987/8756-971X%282007%2923%5B233%3AEOLVCO%5D2.0.CO%3B2</w:t>
            </w:r>
          </w:p>
        </w:tc>
      </w:tr>
      <w:tr w:rsidR="00785E4D" w:rsidRPr="00FF1C17" w14:paraId="3C2BE274" w14:textId="77777777" w:rsidTr="00FF1C17">
        <w:trPr>
          <w:trHeight w:val="300"/>
        </w:trPr>
        <w:tc>
          <w:tcPr>
            <w:tcW w:w="9436" w:type="dxa"/>
            <w:tcBorders>
              <w:top w:val="nil"/>
              <w:left w:val="nil"/>
              <w:bottom w:val="nil"/>
              <w:right w:val="nil"/>
            </w:tcBorders>
            <w:shd w:val="clear" w:color="auto" w:fill="auto"/>
            <w:noWrap/>
            <w:vAlign w:val="bottom"/>
            <w:hideMark/>
          </w:tcPr>
          <w:p w14:paraId="5B468A13" w14:textId="77777777" w:rsidR="00785E4D" w:rsidRPr="00FF1C17" w:rsidRDefault="00785E4D" w:rsidP="00FF1C17">
            <w:pPr>
              <w:pStyle w:val="Listenabsatz"/>
              <w:numPr>
                <w:ilvl w:val="0"/>
                <w:numId w:val="19"/>
              </w:numPr>
              <w:spacing w:after="0" w:line="240" w:lineRule="auto"/>
              <w:rPr>
                <w:rFonts w:ascii="Calibri" w:eastAsia="Times New Roman" w:hAnsi="Calibri" w:cs="Times New Roman"/>
                <w:color w:val="000000"/>
                <w:lang w:eastAsia="de-DE"/>
              </w:rPr>
            </w:pPr>
            <w:r w:rsidRPr="00FF1C17">
              <w:rPr>
                <w:rFonts w:ascii="Calibri" w:eastAsia="Times New Roman" w:hAnsi="Calibri" w:cs="Times New Roman"/>
                <w:color w:val="000000"/>
                <w:lang w:eastAsia="de-DE"/>
              </w:rPr>
              <w:t>https://parasitesandvectors.biomedcentral.com/articles/10.1186/s13071-016-1739-3</w:t>
            </w:r>
          </w:p>
        </w:tc>
      </w:tr>
    </w:tbl>
    <w:p w14:paraId="7C3E2C42" w14:textId="77777777" w:rsidR="00785E4D" w:rsidRDefault="00785E4D">
      <w:pPr>
        <w:pStyle w:val="Kommentartext"/>
      </w:pPr>
    </w:p>
  </w:comment>
  <w:comment w:id="959" w:author="RenkeLuehken" w:date="2018-07-12T19:27:00Z" w:initials="R">
    <w:p w14:paraId="0DADF135" w14:textId="7974B5E7" w:rsidR="00785E4D" w:rsidRDefault="00785E4D">
      <w:pPr>
        <w:pStyle w:val="Kommentartext"/>
      </w:pPr>
      <w:r>
        <w:rPr>
          <w:rStyle w:val="Kommentarzeichen"/>
        </w:rPr>
        <w:annotationRef/>
      </w:r>
      <w:r>
        <w:t>Figure für den Anhang: Temperaturverteilung über ganz Europa (Temperaturen &gt;25 sind allgemein seltener)</w:t>
      </w:r>
    </w:p>
  </w:comment>
  <w:comment w:id="1066" w:author="RL" w:date="2018-07-10T16:15:00Z" w:initials="R">
    <w:p w14:paraId="3C13E48C" w14:textId="657F180E" w:rsidR="00785E4D" w:rsidRDefault="00785E4D">
      <w:pPr>
        <w:pStyle w:val="Kommentartext"/>
      </w:pPr>
      <w:r>
        <w:rPr>
          <w:rStyle w:val="Kommentarzeichen"/>
        </w:rPr>
        <w:annotationRef/>
      </w:r>
      <w:r>
        <w:t>?</w:t>
      </w:r>
    </w:p>
  </w:comment>
  <w:comment w:id="1174" w:author="RL" w:date="2018-07-10T16:15:00Z" w:initials="R">
    <w:p w14:paraId="72C7C0B8" w14:textId="1847DF7B" w:rsidR="00785E4D" w:rsidRDefault="00785E4D">
      <w:pPr>
        <w:pStyle w:val="Kommentartext"/>
      </w:pPr>
      <w:r>
        <w:rPr>
          <w:rStyle w:val="Kommentarzeichen"/>
        </w:rPr>
        <w:annotationRef/>
      </w:r>
      <w:r w:rsidRPr="00F279D2">
        <w:t>https://www.sciencedirect.com/science/article/pii/S1198743X14614154</w:t>
      </w:r>
    </w:p>
  </w:comment>
  <w:comment w:id="1259" w:author="RL" w:date="2018-07-12T15:49:00Z" w:initials="R">
    <w:p w14:paraId="46185C18" w14:textId="17C13313" w:rsidR="00785E4D" w:rsidRPr="000A6D76" w:rsidRDefault="00785E4D" w:rsidP="000A6D76">
      <w:pPr>
        <w:pStyle w:val="Kommentartext"/>
        <w:rPr>
          <w:lang w:val="en-US"/>
        </w:rPr>
      </w:pPr>
      <w:r>
        <w:rPr>
          <w:rStyle w:val="Kommentarzeichen"/>
        </w:rPr>
        <w:annotationRef/>
      </w:r>
      <w:proofErr w:type="spellStart"/>
      <w:r>
        <w:rPr>
          <w:lang w:val="en-US"/>
        </w:rPr>
        <w:t>Renke</w:t>
      </w:r>
      <w:proofErr w:type="spellEnd"/>
      <w:r>
        <w:rPr>
          <w:lang w:val="en-US"/>
        </w:rPr>
        <w:t xml:space="preserve">: </w:t>
      </w:r>
      <w:proofErr w:type="spellStart"/>
      <w:r w:rsidRPr="000A6D76">
        <w:rPr>
          <w:lang w:val="en-US"/>
        </w:rPr>
        <w:t>Jöst</w:t>
      </w:r>
      <w:proofErr w:type="spellEnd"/>
      <w:r w:rsidRPr="000A6D76">
        <w:rPr>
          <w:lang w:val="en-US"/>
        </w:rPr>
        <w:t xml:space="preserve"> first detection: USUV, SINDBIS, BATAI</w:t>
      </w:r>
      <w:r>
        <w:rPr>
          <w:lang w:val="en-US"/>
        </w:rPr>
        <w:t xml:space="preserve"> in Germany</w:t>
      </w:r>
    </w:p>
  </w:comment>
  <w:comment w:id="1272" w:author="RL" w:date="2018-07-10T16:15:00Z" w:initials="R">
    <w:p w14:paraId="4C3327F9" w14:textId="675B3756" w:rsidR="00785E4D" w:rsidRPr="000A6D76" w:rsidRDefault="00785E4D">
      <w:pPr>
        <w:pStyle w:val="Kommentartext"/>
        <w:rPr>
          <w:lang w:val="en-US"/>
        </w:rPr>
      </w:pPr>
      <w:r>
        <w:rPr>
          <w:rStyle w:val="Kommentarzeichen"/>
        </w:rPr>
        <w:annotationRef/>
      </w:r>
      <w:proofErr w:type="spellStart"/>
      <w:r w:rsidRPr="000A6D76">
        <w:rPr>
          <w:lang w:val="en-US"/>
        </w:rPr>
        <w:t>Jöst</w:t>
      </w:r>
      <w:proofErr w:type="spellEnd"/>
      <w:r w:rsidRPr="000A6D76">
        <w:rPr>
          <w:lang w:val="en-US"/>
        </w:rPr>
        <w:t xml:space="preserve"> first detection: USUV, SINDBIS, BATAI</w:t>
      </w:r>
    </w:p>
  </w:comment>
  <w:comment w:id="1273" w:author="Anna Heitmann" w:date="2018-07-10T16:15:00Z" w:initials="AH">
    <w:p w14:paraId="0D1D21D8" w14:textId="59A64133" w:rsidR="00785E4D" w:rsidRDefault="00785E4D">
      <w:pPr>
        <w:pStyle w:val="Kommentartext"/>
      </w:pPr>
      <w:r>
        <w:rPr>
          <w:rStyle w:val="Kommentarzeichen"/>
        </w:rPr>
        <w:annotationRef/>
      </w:r>
      <w:r>
        <w:t>Renke hier kennst du dich sicher am besten aus welche Paper wir von dir/Jonas alle so zitieren können</w:t>
      </w:r>
    </w:p>
  </w:comment>
  <w:comment w:id="1402" w:author="RL" w:date="2018-07-10T16:15:00Z" w:initials="R">
    <w:p w14:paraId="3CFC444A" w14:textId="6535D1BF" w:rsidR="00785E4D" w:rsidRDefault="00785E4D">
      <w:pPr>
        <w:pStyle w:val="Kommentartext"/>
      </w:pPr>
      <w:r>
        <w:rPr>
          <w:rStyle w:val="Kommentarzeichen"/>
        </w:rPr>
        <w:annotationRef/>
      </w:r>
      <w:hyperlink r:id="rId7" w:history="1">
        <w:r w:rsidRPr="00392DC0">
          <w:rPr>
            <w:rStyle w:val="Hyperlink"/>
          </w:rPr>
          <w:t>https://www.eurosurveillance.org/content/10.2807/1560-7917.ES.2017.22.4.30452</w:t>
        </w:r>
      </w:hyperlink>
    </w:p>
    <w:p w14:paraId="303B9D96" w14:textId="77777777" w:rsidR="00785E4D" w:rsidRDefault="00785E4D">
      <w:pPr>
        <w:pStyle w:val="Kommentartext"/>
      </w:pPr>
    </w:p>
    <w:p w14:paraId="1472ADAB" w14:textId="578F8EDB" w:rsidR="00785E4D" w:rsidRDefault="00785E4D">
      <w:pPr>
        <w:pStyle w:val="Kommentartext"/>
      </w:pPr>
      <w:r w:rsidRPr="002F10AF">
        <w:t>https://wwwnc.cdc.gov/eid/article/23/12/17-1257_article</w:t>
      </w:r>
    </w:p>
  </w:comment>
  <w:comment w:id="1427" w:author="RL" w:date="2018-07-10T16:15:00Z" w:initials="R">
    <w:p w14:paraId="1EAC8CD9" w14:textId="5E1A4A39" w:rsidR="00785E4D" w:rsidRDefault="00785E4D">
      <w:pPr>
        <w:pStyle w:val="Kommentartext"/>
      </w:pPr>
      <w:r>
        <w:rPr>
          <w:rStyle w:val="Kommentarzeichen"/>
        </w:rPr>
        <w:annotationRef/>
      </w:r>
      <w:r>
        <w:t xml:space="preserve">Hier </w:t>
      </w:r>
      <w:proofErr w:type="spellStart"/>
      <w:r>
        <w:t>infos</w:t>
      </w:r>
      <w:proofErr w:type="spellEnd"/>
      <w:r>
        <w:t xml:space="preserve"> zur </w:t>
      </w:r>
      <w:proofErr w:type="spellStart"/>
      <w:r>
        <w:t>Raumtermperatur</w:t>
      </w:r>
      <w:proofErr w:type="spellEnd"/>
      <w:r>
        <w:t xml:space="preserve"> und </w:t>
      </w:r>
      <w:proofErr w:type="spellStart"/>
      <w:r>
        <w:t>feuchtigkeit</w:t>
      </w:r>
      <w:proofErr w:type="spellEnd"/>
      <w:r>
        <w:t xml:space="preserve">, licht-dunkel (nahe am </w:t>
      </w:r>
      <w:proofErr w:type="spellStart"/>
      <w:r>
        <w:t>fenster</w:t>
      </w:r>
      <w:proofErr w:type="spellEnd"/>
      <w:r>
        <w:t>)?</w:t>
      </w:r>
    </w:p>
  </w:comment>
  <w:comment w:id="1442" w:author="RL" w:date="2018-07-10T16:15:00Z" w:initials="R">
    <w:p w14:paraId="199F4BC6" w14:textId="4BE1B85C" w:rsidR="00785E4D" w:rsidRDefault="00785E4D">
      <w:pPr>
        <w:pStyle w:val="Kommentartext"/>
      </w:pPr>
      <w:r>
        <w:rPr>
          <w:rStyle w:val="Kommentarzeichen"/>
        </w:rPr>
        <w:annotationRef/>
      </w:r>
      <w:r>
        <w:t>Abkürzung einführen?</w:t>
      </w:r>
    </w:p>
  </w:comment>
  <w:comment w:id="1443" w:author="RL" w:date="2018-07-10T16:15:00Z" w:initials="R">
    <w:p w14:paraId="7078AA4F" w14:textId="2C6A85C4" w:rsidR="00785E4D" w:rsidRDefault="00785E4D">
      <w:pPr>
        <w:pStyle w:val="Kommentartext"/>
      </w:pPr>
      <w:r>
        <w:rPr>
          <w:rStyle w:val="Kommentarzeichen"/>
        </w:rPr>
        <w:annotationRef/>
      </w:r>
      <w:proofErr w:type="gramStart"/>
      <w:r>
        <w:t>Vielleicht  eher</w:t>
      </w:r>
      <w:proofErr w:type="gramEnd"/>
      <w:r>
        <w:t xml:space="preserve"> weglassen, da nicht wirklich repräsentativ?</w:t>
      </w:r>
    </w:p>
  </w:comment>
  <w:comment w:id="1461" w:author="Anna Heitmann" w:date="2018-07-10T16:15:00Z" w:initials="AH">
    <w:p w14:paraId="176519BB" w14:textId="53B9B750" w:rsidR="00785E4D" w:rsidRPr="00747657" w:rsidRDefault="00785E4D">
      <w:pPr>
        <w:pStyle w:val="Kommentartext"/>
        <w:rPr>
          <w:lang w:val="en-GB"/>
        </w:rPr>
      </w:pPr>
      <w:r>
        <w:rPr>
          <w:rStyle w:val="Kommentarzeichen"/>
        </w:rPr>
        <w:annotationRef/>
      </w:r>
      <w:r w:rsidRPr="00747657">
        <w:rPr>
          <w:lang w:val="en-GB"/>
        </w:rPr>
        <w:t xml:space="preserve">Passage? </w:t>
      </w:r>
      <w:proofErr w:type="spellStart"/>
      <w:r w:rsidRPr="00747657">
        <w:rPr>
          <w:lang w:val="en-GB"/>
        </w:rPr>
        <w:t>Growed</w:t>
      </w:r>
      <w:proofErr w:type="spellEnd"/>
      <w:r w:rsidRPr="00747657">
        <w:rPr>
          <w:lang w:val="en-GB"/>
        </w:rPr>
        <w:t xml:space="preserve"> on ... cells &gt; </w:t>
      </w:r>
      <w:proofErr w:type="spellStart"/>
      <w:r w:rsidRPr="00747657">
        <w:rPr>
          <w:lang w:val="en-GB"/>
        </w:rPr>
        <w:t>mit</w:t>
      </w:r>
      <w:proofErr w:type="spellEnd"/>
      <w:r w:rsidRPr="00747657">
        <w:rPr>
          <w:lang w:val="en-GB"/>
        </w:rPr>
        <w:t xml:space="preserve"> rein?!</w:t>
      </w:r>
    </w:p>
  </w:comment>
  <w:comment w:id="1506" w:author="RL" w:date="2018-07-10T16:15:00Z" w:initials="R">
    <w:p w14:paraId="0827F500" w14:textId="14F6DBA0" w:rsidR="00785E4D" w:rsidRDefault="00785E4D">
      <w:pPr>
        <w:pStyle w:val="Kommentartext"/>
      </w:pPr>
      <w:r>
        <w:rPr>
          <w:rStyle w:val="Kommentarzeichen"/>
        </w:rPr>
        <w:annotationRef/>
      </w:r>
      <w:r>
        <w:t>?</w:t>
      </w:r>
    </w:p>
  </w:comment>
  <w:comment w:id="1516" w:author="Anna Heitmann" w:date="2018-07-10T16:15:00Z" w:initials="AH">
    <w:p w14:paraId="7FF9B623" w14:textId="77777777" w:rsidR="00785E4D" w:rsidRDefault="00785E4D">
      <w:pPr>
        <w:pStyle w:val="Kommentartext"/>
      </w:pPr>
      <w:r>
        <w:rPr>
          <w:rStyle w:val="Kommentarzeichen"/>
        </w:rPr>
        <w:annotationRef/>
      </w:r>
      <w:r>
        <w:t>Eventuell auch das Video-Paper zitieren, falls schon publiziert</w:t>
      </w:r>
    </w:p>
    <w:p w14:paraId="67FA5EAC" w14:textId="5957157F" w:rsidR="00785E4D" w:rsidRDefault="00785E4D">
      <w:pPr>
        <w:pStyle w:val="Kommentartext"/>
      </w:pPr>
      <w:r w:rsidRPr="00AC09B7">
        <w:rPr>
          <w:highlight w:val="yellow"/>
        </w:rPr>
        <w:t xml:space="preserve">Wenn bereits publiziert, würde ich nur </w:t>
      </w:r>
      <w:r w:rsidRPr="005E2F46">
        <w:rPr>
          <w:highlight w:val="yellow"/>
        </w:rPr>
        <w:t>das Video-paper zitieren. Das andere wird ja schon sehr viel zitiert ;)</w:t>
      </w:r>
    </w:p>
  </w:comment>
  <w:comment w:id="1524" w:author="RL" w:date="2018-07-10T16:15:00Z" w:initials="R">
    <w:p w14:paraId="04C065A2" w14:textId="1AFBB24F" w:rsidR="00785E4D" w:rsidRDefault="00785E4D">
      <w:pPr>
        <w:pStyle w:val="Kommentartext"/>
      </w:pPr>
      <w:r>
        <w:rPr>
          <w:rStyle w:val="Kommentarzeichen"/>
        </w:rPr>
        <w:annotationRef/>
      </w:r>
      <w:r>
        <w:t>Fortuna zitieren?</w:t>
      </w:r>
    </w:p>
  </w:comment>
  <w:comment w:id="1529" w:author="RL" w:date="2018-07-10T16:15:00Z" w:initials="R">
    <w:p w14:paraId="4A135082" w14:textId="02FB605E" w:rsidR="00785E4D" w:rsidRDefault="00785E4D">
      <w:pPr>
        <w:pStyle w:val="Kommentartext"/>
      </w:pPr>
      <w:r>
        <w:rPr>
          <w:rStyle w:val="Kommentarzeichen"/>
        </w:rPr>
        <w:annotationRef/>
      </w:r>
      <w:r>
        <w:t>Muss man die genau benennen?</w:t>
      </w:r>
    </w:p>
  </w:comment>
  <w:comment w:id="1575" w:author="RenkeLuehken" w:date="2018-07-12T20:09:00Z" w:initials="R">
    <w:p w14:paraId="6CEEE14C" w14:textId="45836D74" w:rsidR="00011FD4" w:rsidRDefault="00011FD4">
      <w:pPr>
        <w:pStyle w:val="Kommentartext"/>
      </w:pPr>
      <w:r>
        <w:rPr>
          <w:rStyle w:val="Kommentarzeichen"/>
        </w:rPr>
        <w:annotationRef/>
      </w:r>
      <w:r>
        <w:t xml:space="preserve">Aus </w:t>
      </w:r>
      <w:proofErr w:type="spellStart"/>
      <w:r>
        <w:t>Fros</w:t>
      </w:r>
      <w:proofErr w:type="spellEnd"/>
      <w:r>
        <w:t xml:space="preserve"> et al. (ggf. auch machen?)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1727F7" w15:done="0"/>
  <w15:commentEx w15:paraId="09EF2233" w15:done="0"/>
  <w15:commentEx w15:paraId="3F882B1E" w15:done="0"/>
  <w15:commentEx w15:paraId="757A0300" w15:done="0"/>
  <w15:commentEx w15:paraId="7CC7EDE3" w15:done="0"/>
  <w15:commentEx w15:paraId="22F43E09" w15:done="0"/>
  <w15:commentEx w15:paraId="1F7E2D36" w15:done="0"/>
  <w15:commentEx w15:paraId="4BD06323" w15:done="0"/>
  <w15:commentEx w15:paraId="2E2B71FC" w15:done="0"/>
  <w15:commentEx w15:paraId="4F474CDB" w15:done="0"/>
  <w15:commentEx w15:paraId="46A9D561" w15:done="0"/>
  <w15:commentEx w15:paraId="26E61FFC" w15:done="0"/>
  <w15:commentEx w15:paraId="69068CDB" w15:done="0"/>
  <w15:commentEx w15:paraId="401204C0" w15:done="0"/>
  <w15:commentEx w15:paraId="1199F75B" w15:done="0"/>
  <w15:commentEx w15:paraId="405CFFBB" w15:done="0"/>
  <w15:commentEx w15:paraId="0CC555EF" w15:done="0"/>
  <w15:commentEx w15:paraId="1C3F757A" w15:done="0"/>
  <w15:commentEx w15:paraId="0E369C2D" w15:done="0"/>
  <w15:commentEx w15:paraId="2D274434" w15:done="0"/>
  <w15:commentEx w15:paraId="738CC98A" w15:done="0"/>
  <w15:commentEx w15:paraId="77E722D9" w15:done="0"/>
  <w15:commentEx w15:paraId="495BDCE6" w15:done="0"/>
  <w15:commentEx w15:paraId="68E45D68" w15:done="0"/>
  <w15:commentEx w15:paraId="0CEE6BF1" w15:done="0"/>
  <w15:commentEx w15:paraId="058A0E20" w15:done="0"/>
  <w15:commentEx w15:paraId="064A6DEA" w15:done="0"/>
  <w15:commentEx w15:paraId="778AA8F1" w15:done="0"/>
  <w15:commentEx w15:paraId="2A8E35DB" w15:done="0"/>
  <w15:commentEx w15:paraId="6CF37CED" w15:done="0"/>
  <w15:commentEx w15:paraId="0A47DD89" w15:done="0"/>
  <w15:commentEx w15:paraId="2E2607B8" w15:done="0"/>
  <w15:commentEx w15:paraId="77C63BBF" w15:done="0"/>
  <w15:commentEx w15:paraId="51E54E5B" w15:done="0"/>
  <w15:commentEx w15:paraId="3D1869F5" w15:done="0"/>
  <w15:commentEx w15:paraId="2868874F" w15:done="0"/>
  <w15:commentEx w15:paraId="1C99FC03" w15:done="0"/>
  <w15:commentEx w15:paraId="4670FB10" w15:done="0"/>
  <w15:commentEx w15:paraId="7C3E2C42" w15:done="0"/>
  <w15:commentEx w15:paraId="0DADF135" w15:done="0"/>
  <w15:commentEx w15:paraId="3C13E48C" w15:done="0"/>
  <w15:commentEx w15:paraId="72C7C0B8" w15:done="0"/>
  <w15:commentEx w15:paraId="46185C18" w15:done="0"/>
  <w15:commentEx w15:paraId="4C3327F9" w15:done="0"/>
  <w15:commentEx w15:paraId="0D1D21D8" w15:done="0"/>
  <w15:commentEx w15:paraId="1472ADAB" w15:done="0"/>
  <w15:commentEx w15:paraId="1EAC8CD9" w15:done="0"/>
  <w15:commentEx w15:paraId="199F4BC6" w15:done="0"/>
  <w15:commentEx w15:paraId="7078AA4F" w15:done="0"/>
  <w15:commentEx w15:paraId="176519BB" w15:done="0"/>
  <w15:commentEx w15:paraId="0827F500" w15:done="0"/>
  <w15:commentEx w15:paraId="67FA5EAC" w15:done="0"/>
  <w15:commentEx w15:paraId="04C065A2" w15:done="0"/>
  <w15:commentEx w15:paraId="4A135082" w15:done="0"/>
  <w15:commentEx w15:paraId="6CEEE1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1727F7" w16cid:durableId="1EE90121"/>
  <w16cid:commentId w16cid:paraId="09EF2233" w16cid:durableId="1EE902E8"/>
  <w16cid:commentId w16cid:paraId="3F882B1E" w16cid:durableId="1EF229C4"/>
  <w16cid:commentId w16cid:paraId="757A0300" w16cid:durableId="1EE3ACAD"/>
  <w16cid:commentId w16cid:paraId="7CC7EDE3" w16cid:durableId="1EF229C6"/>
  <w16cid:commentId w16cid:paraId="22F43E09" w16cid:durableId="1EF22AE9"/>
  <w16cid:commentId w16cid:paraId="1F7E2D36" w16cid:durableId="1EE3ACAE"/>
  <w16cid:commentId w16cid:paraId="4BD06323" w16cid:durableId="1EE507E3"/>
  <w16cid:commentId w16cid:paraId="2E2B71FC" w16cid:durableId="1EE8F5BF"/>
  <w16cid:commentId w16cid:paraId="4F474CDB" w16cid:durableId="1EE8F5C0"/>
  <w16cid:commentId w16cid:paraId="46A9D561" w16cid:durableId="1EE8F5C2"/>
  <w16cid:commentId w16cid:paraId="26E61FFC" w16cid:durableId="1EE3ACAF"/>
  <w16cid:commentId w16cid:paraId="69068CDB" w16cid:durableId="1EE8F5C4"/>
  <w16cid:commentId w16cid:paraId="401204C0" w16cid:durableId="1EF229CE"/>
  <w16cid:commentId w16cid:paraId="1199F75B" w16cid:durableId="1EE8F5C5"/>
  <w16cid:commentId w16cid:paraId="405CFFBB" w16cid:durableId="1EE8F5C6"/>
  <w16cid:commentId w16cid:paraId="0CC555EF" w16cid:durableId="1EE3BE06"/>
  <w16cid:commentId w16cid:paraId="1C3F757A" w16cid:durableId="1EE8F5C8"/>
  <w16cid:commentId w16cid:paraId="0E369C2D" w16cid:durableId="1EE3BC8C"/>
  <w16cid:commentId w16cid:paraId="2D274434" w16cid:durableId="1EE3BD4A"/>
  <w16cid:commentId w16cid:paraId="738CC98A" w16cid:durableId="1EE3BFF9"/>
  <w16cid:commentId w16cid:paraId="77E722D9" w16cid:durableId="1EE3C028"/>
  <w16cid:commentId w16cid:paraId="495BDCE6" w16cid:durableId="1EE3C503"/>
  <w16cid:commentId w16cid:paraId="68E45D68" w16cid:durableId="1EE8F5CE"/>
  <w16cid:commentId w16cid:paraId="0CEE6BF1" w16cid:durableId="1EE8F5CF"/>
  <w16cid:commentId w16cid:paraId="058A0E20" w16cid:durableId="1EE8F5D0"/>
  <w16cid:commentId w16cid:paraId="064A6DEA" w16cid:durableId="1EE8F5D1"/>
  <w16cid:commentId w16cid:paraId="778AA8F1" w16cid:durableId="1EF229DC"/>
  <w16cid:commentId w16cid:paraId="2A8E35DB" w16cid:durableId="1EE8F5D2"/>
  <w16cid:commentId w16cid:paraId="6CF37CED" w16cid:durableId="1EE8F5D3"/>
  <w16cid:commentId w16cid:paraId="0A47DD89" w16cid:durableId="1EE8FF4E"/>
  <w16cid:commentId w16cid:paraId="2E2607B8" w16cid:durableId="1EE8F5D4"/>
  <w16cid:commentId w16cid:paraId="77C63BBF" w16cid:durableId="1EF229E1"/>
  <w16cid:commentId w16cid:paraId="51E54E5B" w16cid:durableId="1EE3B3B1"/>
  <w16cid:commentId w16cid:paraId="3D1869F5" w16cid:durableId="1EF229E3"/>
  <w16cid:commentId w16cid:paraId="2868874F" w16cid:durableId="1EF229E4"/>
  <w16cid:commentId w16cid:paraId="4670FB10" w16cid:durableId="1EF22EEE"/>
  <w16cid:commentId w16cid:paraId="7C3E2C42" w16cid:durableId="1EF229E5"/>
  <w16cid:commentId w16cid:paraId="0DADF135" w16cid:durableId="1EF22A34"/>
  <w16cid:commentId w16cid:paraId="3C13E48C" w16cid:durableId="1EF229E6"/>
  <w16cid:commentId w16cid:paraId="72C7C0B8" w16cid:durableId="1EF229E7"/>
  <w16cid:commentId w16cid:paraId="46185C18" w16cid:durableId="1EF229E8"/>
  <w16cid:commentId w16cid:paraId="4C3327F9" w16cid:durableId="1EF229E9"/>
  <w16cid:commentId w16cid:paraId="0D1D21D8" w16cid:durableId="1EE3ACB0"/>
  <w16cid:commentId w16cid:paraId="1472ADAB" w16cid:durableId="1EF229EB"/>
  <w16cid:commentId w16cid:paraId="1EAC8CD9" w16cid:durableId="1EE8F5D7"/>
  <w16cid:commentId w16cid:paraId="199F4BC6" w16cid:durableId="1EE8F5D8"/>
  <w16cid:commentId w16cid:paraId="7078AA4F" w16cid:durableId="1EE8F5D9"/>
  <w16cid:commentId w16cid:paraId="176519BB" w16cid:durableId="1EE3ACB1"/>
  <w16cid:commentId w16cid:paraId="0827F500" w16cid:durableId="1EE8F5DB"/>
  <w16cid:commentId w16cid:paraId="67FA5EAC" w16cid:durableId="1EE3ACB2"/>
  <w16cid:commentId w16cid:paraId="04C065A2" w16cid:durableId="1EE8F5DD"/>
  <w16cid:commentId w16cid:paraId="4A135082" w16cid:durableId="1EE8F5DE"/>
  <w16cid:commentId w16cid:paraId="6CEEE14C" w16cid:durableId="1EF234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dvOT1ef757c0">
    <w:altName w:val="Cambri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0"/>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C970E1"/>
    <w:multiLevelType w:val="hybridMultilevel"/>
    <w:tmpl w:val="505061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4F6737"/>
    <w:multiLevelType w:val="hybridMultilevel"/>
    <w:tmpl w:val="1B421F2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C251E5A"/>
    <w:multiLevelType w:val="hybridMultilevel"/>
    <w:tmpl w:val="43C681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4F4E21"/>
    <w:multiLevelType w:val="hybridMultilevel"/>
    <w:tmpl w:val="C9F2C4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4341EC"/>
    <w:multiLevelType w:val="hybridMultilevel"/>
    <w:tmpl w:val="6F0EE2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B95AE4"/>
    <w:multiLevelType w:val="hybridMultilevel"/>
    <w:tmpl w:val="D46E1358"/>
    <w:lvl w:ilvl="0" w:tplc="03ECD2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281BDF"/>
    <w:multiLevelType w:val="hybridMultilevel"/>
    <w:tmpl w:val="8376D1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BDD6781"/>
    <w:multiLevelType w:val="hybridMultilevel"/>
    <w:tmpl w:val="2A627A40"/>
    <w:lvl w:ilvl="0" w:tplc="04070003">
      <w:start w:val="1"/>
      <w:numFmt w:val="bullet"/>
      <w:lvlText w:val="o"/>
      <w:lvlJc w:val="left"/>
      <w:pPr>
        <w:ind w:left="1080" w:hanging="360"/>
      </w:pPr>
      <w:rPr>
        <w:rFonts w:ascii="Courier New" w:hAnsi="Courier New"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BB2674D"/>
    <w:multiLevelType w:val="hybridMultilevel"/>
    <w:tmpl w:val="E192208E"/>
    <w:lvl w:ilvl="0" w:tplc="ABA2040C">
      <w:start w:val="1"/>
      <w:numFmt w:val="bullet"/>
      <w:lvlText w:val="-"/>
      <w:lvlJc w:val="left"/>
      <w:pPr>
        <w:ind w:left="1480" w:hanging="360"/>
      </w:pPr>
      <w:rPr>
        <w:rFonts w:ascii="Courier New" w:hAnsi="Courier New" w:hint="default"/>
      </w:rPr>
    </w:lvl>
    <w:lvl w:ilvl="1" w:tplc="04070003" w:tentative="1">
      <w:start w:val="1"/>
      <w:numFmt w:val="bullet"/>
      <w:lvlText w:val="o"/>
      <w:lvlJc w:val="left"/>
      <w:pPr>
        <w:ind w:left="2200" w:hanging="360"/>
      </w:pPr>
      <w:rPr>
        <w:rFonts w:ascii="Courier New" w:hAnsi="Courier New" w:cs="Courier New" w:hint="default"/>
      </w:rPr>
    </w:lvl>
    <w:lvl w:ilvl="2" w:tplc="04070005" w:tentative="1">
      <w:start w:val="1"/>
      <w:numFmt w:val="bullet"/>
      <w:lvlText w:val=""/>
      <w:lvlJc w:val="left"/>
      <w:pPr>
        <w:ind w:left="2920" w:hanging="360"/>
      </w:pPr>
      <w:rPr>
        <w:rFonts w:ascii="Wingdings" w:hAnsi="Wingdings" w:hint="default"/>
      </w:rPr>
    </w:lvl>
    <w:lvl w:ilvl="3" w:tplc="04070001" w:tentative="1">
      <w:start w:val="1"/>
      <w:numFmt w:val="bullet"/>
      <w:lvlText w:val=""/>
      <w:lvlJc w:val="left"/>
      <w:pPr>
        <w:ind w:left="3640" w:hanging="360"/>
      </w:pPr>
      <w:rPr>
        <w:rFonts w:ascii="Symbol" w:hAnsi="Symbol" w:hint="default"/>
      </w:rPr>
    </w:lvl>
    <w:lvl w:ilvl="4" w:tplc="04070003" w:tentative="1">
      <w:start w:val="1"/>
      <w:numFmt w:val="bullet"/>
      <w:lvlText w:val="o"/>
      <w:lvlJc w:val="left"/>
      <w:pPr>
        <w:ind w:left="4360" w:hanging="360"/>
      </w:pPr>
      <w:rPr>
        <w:rFonts w:ascii="Courier New" w:hAnsi="Courier New" w:cs="Courier New" w:hint="default"/>
      </w:rPr>
    </w:lvl>
    <w:lvl w:ilvl="5" w:tplc="04070005" w:tentative="1">
      <w:start w:val="1"/>
      <w:numFmt w:val="bullet"/>
      <w:lvlText w:val=""/>
      <w:lvlJc w:val="left"/>
      <w:pPr>
        <w:ind w:left="5080" w:hanging="360"/>
      </w:pPr>
      <w:rPr>
        <w:rFonts w:ascii="Wingdings" w:hAnsi="Wingdings" w:hint="default"/>
      </w:rPr>
    </w:lvl>
    <w:lvl w:ilvl="6" w:tplc="04070001" w:tentative="1">
      <w:start w:val="1"/>
      <w:numFmt w:val="bullet"/>
      <w:lvlText w:val=""/>
      <w:lvlJc w:val="left"/>
      <w:pPr>
        <w:ind w:left="5800" w:hanging="360"/>
      </w:pPr>
      <w:rPr>
        <w:rFonts w:ascii="Symbol" w:hAnsi="Symbol" w:hint="default"/>
      </w:rPr>
    </w:lvl>
    <w:lvl w:ilvl="7" w:tplc="04070003" w:tentative="1">
      <w:start w:val="1"/>
      <w:numFmt w:val="bullet"/>
      <w:lvlText w:val="o"/>
      <w:lvlJc w:val="left"/>
      <w:pPr>
        <w:ind w:left="6520" w:hanging="360"/>
      </w:pPr>
      <w:rPr>
        <w:rFonts w:ascii="Courier New" w:hAnsi="Courier New" w:cs="Courier New" w:hint="default"/>
      </w:rPr>
    </w:lvl>
    <w:lvl w:ilvl="8" w:tplc="04070005" w:tentative="1">
      <w:start w:val="1"/>
      <w:numFmt w:val="bullet"/>
      <w:lvlText w:val=""/>
      <w:lvlJc w:val="left"/>
      <w:pPr>
        <w:ind w:left="7240" w:hanging="360"/>
      </w:pPr>
      <w:rPr>
        <w:rFonts w:ascii="Wingdings" w:hAnsi="Wingdings" w:hint="default"/>
      </w:rPr>
    </w:lvl>
  </w:abstractNum>
  <w:abstractNum w:abstractNumId="10" w15:restartNumberingAfterBreak="0">
    <w:nsid w:val="3D007750"/>
    <w:multiLevelType w:val="hybridMultilevel"/>
    <w:tmpl w:val="F334C62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42EC21DF"/>
    <w:multiLevelType w:val="multilevel"/>
    <w:tmpl w:val="3370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B956AD"/>
    <w:multiLevelType w:val="hybridMultilevel"/>
    <w:tmpl w:val="E084A2A4"/>
    <w:lvl w:ilvl="0" w:tplc="ABA2040C">
      <w:start w:val="1"/>
      <w:numFmt w:val="bullet"/>
      <w:lvlText w:val="-"/>
      <w:lvlJc w:val="left"/>
      <w:pPr>
        <w:ind w:left="720" w:hanging="360"/>
      </w:pPr>
      <w:rPr>
        <w:rFonts w:ascii="Courier New" w:hAnsi="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823074B"/>
    <w:multiLevelType w:val="hybridMultilevel"/>
    <w:tmpl w:val="F3BC1596"/>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C67756D"/>
    <w:multiLevelType w:val="hybridMultilevel"/>
    <w:tmpl w:val="54E66A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D03E23"/>
    <w:multiLevelType w:val="hybridMultilevel"/>
    <w:tmpl w:val="0DD87766"/>
    <w:lvl w:ilvl="0" w:tplc="ABA2040C">
      <w:start w:val="1"/>
      <w:numFmt w:val="bullet"/>
      <w:lvlText w:val="-"/>
      <w:lvlJc w:val="left"/>
      <w:pPr>
        <w:ind w:left="1776" w:hanging="360"/>
      </w:pPr>
      <w:rPr>
        <w:rFonts w:ascii="Courier New" w:hAnsi="Courier New"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6" w15:restartNumberingAfterBreak="0">
    <w:nsid w:val="71476F11"/>
    <w:multiLevelType w:val="hybridMultilevel"/>
    <w:tmpl w:val="4D5C4A18"/>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7" w15:restartNumberingAfterBreak="0">
    <w:nsid w:val="778331E4"/>
    <w:multiLevelType w:val="multilevel"/>
    <w:tmpl w:val="8338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4F288F"/>
    <w:multiLevelType w:val="hybridMultilevel"/>
    <w:tmpl w:val="64743402"/>
    <w:lvl w:ilvl="0" w:tplc="0407000B">
      <w:start w:val="1"/>
      <w:numFmt w:val="bullet"/>
      <w:lvlText w:val=""/>
      <w:lvlJc w:val="left"/>
      <w:pPr>
        <w:ind w:left="1424" w:hanging="360"/>
      </w:pPr>
      <w:rPr>
        <w:rFonts w:ascii="Wingdings" w:hAnsi="Wingdings" w:hint="default"/>
      </w:rPr>
    </w:lvl>
    <w:lvl w:ilvl="1" w:tplc="04070003" w:tentative="1">
      <w:start w:val="1"/>
      <w:numFmt w:val="bullet"/>
      <w:lvlText w:val="o"/>
      <w:lvlJc w:val="left"/>
      <w:pPr>
        <w:ind w:left="2144" w:hanging="360"/>
      </w:pPr>
      <w:rPr>
        <w:rFonts w:ascii="Courier New" w:hAnsi="Courier New" w:hint="default"/>
      </w:rPr>
    </w:lvl>
    <w:lvl w:ilvl="2" w:tplc="04070005" w:tentative="1">
      <w:start w:val="1"/>
      <w:numFmt w:val="bullet"/>
      <w:lvlText w:val=""/>
      <w:lvlJc w:val="left"/>
      <w:pPr>
        <w:ind w:left="2864" w:hanging="360"/>
      </w:pPr>
      <w:rPr>
        <w:rFonts w:ascii="Wingdings" w:hAnsi="Wingdings" w:hint="default"/>
      </w:rPr>
    </w:lvl>
    <w:lvl w:ilvl="3" w:tplc="04070001" w:tentative="1">
      <w:start w:val="1"/>
      <w:numFmt w:val="bullet"/>
      <w:lvlText w:val=""/>
      <w:lvlJc w:val="left"/>
      <w:pPr>
        <w:ind w:left="3584" w:hanging="360"/>
      </w:pPr>
      <w:rPr>
        <w:rFonts w:ascii="Symbol" w:hAnsi="Symbol" w:hint="default"/>
      </w:rPr>
    </w:lvl>
    <w:lvl w:ilvl="4" w:tplc="04070003" w:tentative="1">
      <w:start w:val="1"/>
      <w:numFmt w:val="bullet"/>
      <w:lvlText w:val="o"/>
      <w:lvlJc w:val="left"/>
      <w:pPr>
        <w:ind w:left="4304" w:hanging="360"/>
      </w:pPr>
      <w:rPr>
        <w:rFonts w:ascii="Courier New" w:hAnsi="Courier New" w:hint="default"/>
      </w:rPr>
    </w:lvl>
    <w:lvl w:ilvl="5" w:tplc="04070005" w:tentative="1">
      <w:start w:val="1"/>
      <w:numFmt w:val="bullet"/>
      <w:lvlText w:val=""/>
      <w:lvlJc w:val="left"/>
      <w:pPr>
        <w:ind w:left="5024" w:hanging="360"/>
      </w:pPr>
      <w:rPr>
        <w:rFonts w:ascii="Wingdings" w:hAnsi="Wingdings" w:hint="default"/>
      </w:rPr>
    </w:lvl>
    <w:lvl w:ilvl="6" w:tplc="04070001" w:tentative="1">
      <w:start w:val="1"/>
      <w:numFmt w:val="bullet"/>
      <w:lvlText w:val=""/>
      <w:lvlJc w:val="left"/>
      <w:pPr>
        <w:ind w:left="5744" w:hanging="360"/>
      </w:pPr>
      <w:rPr>
        <w:rFonts w:ascii="Symbol" w:hAnsi="Symbol" w:hint="default"/>
      </w:rPr>
    </w:lvl>
    <w:lvl w:ilvl="7" w:tplc="04070003" w:tentative="1">
      <w:start w:val="1"/>
      <w:numFmt w:val="bullet"/>
      <w:lvlText w:val="o"/>
      <w:lvlJc w:val="left"/>
      <w:pPr>
        <w:ind w:left="6464" w:hanging="360"/>
      </w:pPr>
      <w:rPr>
        <w:rFonts w:ascii="Courier New" w:hAnsi="Courier New" w:hint="default"/>
      </w:rPr>
    </w:lvl>
    <w:lvl w:ilvl="8" w:tplc="04070005" w:tentative="1">
      <w:start w:val="1"/>
      <w:numFmt w:val="bullet"/>
      <w:lvlText w:val=""/>
      <w:lvlJc w:val="left"/>
      <w:pPr>
        <w:ind w:left="7184" w:hanging="360"/>
      </w:pPr>
      <w:rPr>
        <w:rFonts w:ascii="Wingdings" w:hAnsi="Wingdings" w:hint="default"/>
      </w:rPr>
    </w:lvl>
  </w:abstractNum>
  <w:num w:numId="1">
    <w:abstractNumId w:val="0"/>
  </w:num>
  <w:num w:numId="2">
    <w:abstractNumId w:val="4"/>
  </w:num>
  <w:num w:numId="3">
    <w:abstractNumId w:val="14"/>
  </w:num>
  <w:num w:numId="4">
    <w:abstractNumId w:val="3"/>
  </w:num>
  <w:num w:numId="5">
    <w:abstractNumId w:val="10"/>
  </w:num>
  <w:num w:numId="6">
    <w:abstractNumId w:val="2"/>
  </w:num>
  <w:num w:numId="7">
    <w:abstractNumId w:val="9"/>
  </w:num>
  <w:num w:numId="8">
    <w:abstractNumId w:val="15"/>
  </w:num>
  <w:num w:numId="9">
    <w:abstractNumId w:val="7"/>
  </w:num>
  <w:num w:numId="10">
    <w:abstractNumId w:val="12"/>
  </w:num>
  <w:num w:numId="11">
    <w:abstractNumId w:val="8"/>
  </w:num>
  <w:num w:numId="12">
    <w:abstractNumId w:val="16"/>
  </w:num>
  <w:num w:numId="13">
    <w:abstractNumId w:val="1"/>
  </w:num>
  <w:num w:numId="14">
    <w:abstractNumId w:val="13"/>
  </w:num>
  <w:num w:numId="15">
    <w:abstractNumId w:val="18"/>
  </w:num>
  <w:num w:numId="16">
    <w:abstractNumId w:val="11"/>
  </w:num>
  <w:num w:numId="17">
    <w:abstractNumId w:val="17"/>
  </w:num>
  <w:num w:numId="18">
    <w:abstractNumId w:val="6"/>
  </w:num>
  <w:num w:numId="1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nkeLuehken">
    <w15:presenceInfo w15:providerId="None" w15:userId="RenkeLueh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3D78"/>
    <w:rsid w:val="0000292D"/>
    <w:rsid w:val="00002B90"/>
    <w:rsid w:val="000044F1"/>
    <w:rsid w:val="00011FD4"/>
    <w:rsid w:val="0001589F"/>
    <w:rsid w:val="00024365"/>
    <w:rsid w:val="00027D67"/>
    <w:rsid w:val="0003609C"/>
    <w:rsid w:val="00041E6C"/>
    <w:rsid w:val="00043A77"/>
    <w:rsid w:val="00047B14"/>
    <w:rsid w:val="00060C5C"/>
    <w:rsid w:val="000613B3"/>
    <w:rsid w:val="00064B5E"/>
    <w:rsid w:val="0006718E"/>
    <w:rsid w:val="00067892"/>
    <w:rsid w:val="00070673"/>
    <w:rsid w:val="00073648"/>
    <w:rsid w:val="000752DF"/>
    <w:rsid w:val="00075953"/>
    <w:rsid w:val="00080257"/>
    <w:rsid w:val="000815BA"/>
    <w:rsid w:val="00082409"/>
    <w:rsid w:val="000833FE"/>
    <w:rsid w:val="000856DE"/>
    <w:rsid w:val="000A5A57"/>
    <w:rsid w:val="000A6D76"/>
    <w:rsid w:val="000B1560"/>
    <w:rsid w:val="000C0617"/>
    <w:rsid w:val="000C3FBA"/>
    <w:rsid w:val="000C46CE"/>
    <w:rsid w:val="000C7D6C"/>
    <w:rsid w:val="000D010F"/>
    <w:rsid w:val="000D1B72"/>
    <w:rsid w:val="000D3117"/>
    <w:rsid w:val="000F1525"/>
    <w:rsid w:val="000F3BDD"/>
    <w:rsid w:val="000F49EB"/>
    <w:rsid w:val="000F7575"/>
    <w:rsid w:val="00100A48"/>
    <w:rsid w:val="001102FC"/>
    <w:rsid w:val="00114906"/>
    <w:rsid w:val="001273F0"/>
    <w:rsid w:val="0013117C"/>
    <w:rsid w:val="00132BD2"/>
    <w:rsid w:val="001350E5"/>
    <w:rsid w:val="00141CBA"/>
    <w:rsid w:val="00141DBA"/>
    <w:rsid w:val="00142F36"/>
    <w:rsid w:val="00143E2B"/>
    <w:rsid w:val="0015130E"/>
    <w:rsid w:val="00152115"/>
    <w:rsid w:val="001536B0"/>
    <w:rsid w:val="00154987"/>
    <w:rsid w:val="00157EC3"/>
    <w:rsid w:val="00160613"/>
    <w:rsid w:val="00160FB8"/>
    <w:rsid w:val="0016412E"/>
    <w:rsid w:val="00165B2E"/>
    <w:rsid w:val="00181C8F"/>
    <w:rsid w:val="001864BA"/>
    <w:rsid w:val="00187625"/>
    <w:rsid w:val="00190097"/>
    <w:rsid w:val="00190460"/>
    <w:rsid w:val="00190FA4"/>
    <w:rsid w:val="001962DF"/>
    <w:rsid w:val="00197EB6"/>
    <w:rsid w:val="001A5D84"/>
    <w:rsid w:val="001A7DB6"/>
    <w:rsid w:val="001B080D"/>
    <w:rsid w:val="001C56B3"/>
    <w:rsid w:val="001C69EA"/>
    <w:rsid w:val="001D183C"/>
    <w:rsid w:val="001E0F79"/>
    <w:rsid w:val="001E18AE"/>
    <w:rsid w:val="001E3958"/>
    <w:rsid w:val="001E7BC1"/>
    <w:rsid w:val="001F0234"/>
    <w:rsid w:val="001F7B95"/>
    <w:rsid w:val="0021033D"/>
    <w:rsid w:val="00213295"/>
    <w:rsid w:val="00214F97"/>
    <w:rsid w:val="002155F3"/>
    <w:rsid w:val="00217A9E"/>
    <w:rsid w:val="002249C2"/>
    <w:rsid w:val="00226EEB"/>
    <w:rsid w:val="00231B52"/>
    <w:rsid w:val="002330FF"/>
    <w:rsid w:val="002371C7"/>
    <w:rsid w:val="0024567C"/>
    <w:rsid w:val="00252760"/>
    <w:rsid w:val="0025311F"/>
    <w:rsid w:val="0025704F"/>
    <w:rsid w:val="00257F67"/>
    <w:rsid w:val="002620C1"/>
    <w:rsid w:val="00262DC4"/>
    <w:rsid w:val="00263B3F"/>
    <w:rsid w:val="00276822"/>
    <w:rsid w:val="00280865"/>
    <w:rsid w:val="002812C5"/>
    <w:rsid w:val="0028611D"/>
    <w:rsid w:val="002936E1"/>
    <w:rsid w:val="002A79B0"/>
    <w:rsid w:val="002B1BBB"/>
    <w:rsid w:val="002B21CA"/>
    <w:rsid w:val="002B5426"/>
    <w:rsid w:val="002B5D6B"/>
    <w:rsid w:val="002B7BDF"/>
    <w:rsid w:val="002C031C"/>
    <w:rsid w:val="002C38A6"/>
    <w:rsid w:val="002D64BF"/>
    <w:rsid w:val="002E1AB9"/>
    <w:rsid w:val="002E4B59"/>
    <w:rsid w:val="002F10AF"/>
    <w:rsid w:val="002F2BD6"/>
    <w:rsid w:val="002F69E9"/>
    <w:rsid w:val="00301E43"/>
    <w:rsid w:val="003033E4"/>
    <w:rsid w:val="0030752B"/>
    <w:rsid w:val="00313F53"/>
    <w:rsid w:val="00316113"/>
    <w:rsid w:val="0032492B"/>
    <w:rsid w:val="003310A5"/>
    <w:rsid w:val="00337962"/>
    <w:rsid w:val="00342E64"/>
    <w:rsid w:val="00344D31"/>
    <w:rsid w:val="00351EFC"/>
    <w:rsid w:val="00355A09"/>
    <w:rsid w:val="0035751A"/>
    <w:rsid w:val="003643EC"/>
    <w:rsid w:val="00365547"/>
    <w:rsid w:val="00365B64"/>
    <w:rsid w:val="00370E15"/>
    <w:rsid w:val="00373A9C"/>
    <w:rsid w:val="003776FF"/>
    <w:rsid w:val="0038139F"/>
    <w:rsid w:val="00381978"/>
    <w:rsid w:val="00382B7F"/>
    <w:rsid w:val="003868F6"/>
    <w:rsid w:val="00390A52"/>
    <w:rsid w:val="003A3012"/>
    <w:rsid w:val="003A3BFB"/>
    <w:rsid w:val="003A6C0E"/>
    <w:rsid w:val="003B3CA7"/>
    <w:rsid w:val="003B6C91"/>
    <w:rsid w:val="003C57A5"/>
    <w:rsid w:val="003E60AE"/>
    <w:rsid w:val="003F0EB0"/>
    <w:rsid w:val="003F5638"/>
    <w:rsid w:val="00401EE0"/>
    <w:rsid w:val="0040299A"/>
    <w:rsid w:val="0040475B"/>
    <w:rsid w:val="00405541"/>
    <w:rsid w:val="004070CE"/>
    <w:rsid w:val="00411553"/>
    <w:rsid w:val="0041677C"/>
    <w:rsid w:val="00417E47"/>
    <w:rsid w:val="004258B6"/>
    <w:rsid w:val="00426DFE"/>
    <w:rsid w:val="00431E2D"/>
    <w:rsid w:val="004352B8"/>
    <w:rsid w:val="004504AD"/>
    <w:rsid w:val="00451207"/>
    <w:rsid w:val="00453659"/>
    <w:rsid w:val="00461D0C"/>
    <w:rsid w:val="00464CB6"/>
    <w:rsid w:val="00465AC2"/>
    <w:rsid w:val="00474675"/>
    <w:rsid w:val="00475EDA"/>
    <w:rsid w:val="00485E6E"/>
    <w:rsid w:val="00486A6C"/>
    <w:rsid w:val="00487053"/>
    <w:rsid w:val="0048743B"/>
    <w:rsid w:val="004922DE"/>
    <w:rsid w:val="00493F96"/>
    <w:rsid w:val="004956AE"/>
    <w:rsid w:val="00496A83"/>
    <w:rsid w:val="004A2A47"/>
    <w:rsid w:val="004B49C7"/>
    <w:rsid w:val="004C17DD"/>
    <w:rsid w:val="004D2C2B"/>
    <w:rsid w:val="004D5B71"/>
    <w:rsid w:val="004D696B"/>
    <w:rsid w:val="0050085D"/>
    <w:rsid w:val="0050378D"/>
    <w:rsid w:val="005062BE"/>
    <w:rsid w:val="0051722E"/>
    <w:rsid w:val="005205C3"/>
    <w:rsid w:val="00520DBF"/>
    <w:rsid w:val="00523183"/>
    <w:rsid w:val="00527984"/>
    <w:rsid w:val="005346DC"/>
    <w:rsid w:val="005427EE"/>
    <w:rsid w:val="00542EC1"/>
    <w:rsid w:val="00553C89"/>
    <w:rsid w:val="00556257"/>
    <w:rsid w:val="00557089"/>
    <w:rsid w:val="00557561"/>
    <w:rsid w:val="00557CEA"/>
    <w:rsid w:val="00566239"/>
    <w:rsid w:val="00566330"/>
    <w:rsid w:val="005758BD"/>
    <w:rsid w:val="0057597F"/>
    <w:rsid w:val="00577A14"/>
    <w:rsid w:val="005873D6"/>
    <w:rsid w:val="005908C0"/>
    <w:rsid w:val="00590A6E"/>
    <w:rsid w:val="005A00E1"/>
    <w:rsid w:val="005A61AB"/>
    <w:rsid w:val="005A70FC"/>
    <w:rsid w:val="005A7D81"/>
    <w:rsid w:val="005B0315"/>
    <w:rsid w:val="005B1D80"/>
    <w:rsid w:val="005B1DD2"/>
    <w:rsid w:val="005B6AFF"/>
    <w:rsid w:val="005D0773"/>
    <w:rsid w:val="005D6DEC"/>
    <w:rsid w:val="005E2B72"/>
    <w:rsid w:val="005E2F46"/>
    <w:rsid w:val="005F269A"/>
    <w:rsid w:val="005F5C45"/>
    <w:rsid w:val="00606830"/>
    <w:rsid w:val="00614195"/>
    <w:rsid w:val="00615F2E"/>
    <w:rsid w:val="00617FBD"/>
    <w:rsid w:val="00622C19"/>
    <w:rsid w:val="006230DB"/>
    <w:rsid w:val="00634D18"/>
    <w:rsid w:val="00636ABB"/>
    <w:rsid w:val="006372C9"/>
    <w:rsid w:val="006413BF"/>
    <w:rsid w:val="006429D2"/>
    <w:rsid w:val="0065031F"/>
    <w:rsid w:val="0065494A"/>
    <w:rsid w:val="00656C4A"/>
    <w:rsid w:val="00667D6F"/>
    <w:rsid w:val="006731EE"/>
    <w:rsid w:val="00674EB4"/>
    <w:rsid w:val="006814AF"/>
    <w:rsid w:val="0068160D"/>
    <w:rsid w:val="00694FE7"/>
    <w:rsid w:val="006B1C06"/>
    <w:rsid w:val="006B57EF"/>
    <w:rsid w:val="006B6343"/>
    <w:rsid w:val="006B7C9D"/>
    <w:rsid w:val="006E4263"/>
    <w:rsid w:val="006F6218"/>
    <w:rsid w:val="007100AE"/>
    <w:rsid w:val="0071529B"/>
    <w:rsid w:val="00715507"/>
    <w:rsid w:val="007211B7"/>
    <w:rsid w:val="007263C7"/>
    <w:rsid w:val="00730EA1"/>
    <w:rsid w:val="00732F3E"/>
    <w:rsid w:val="007404DE"/>
    <w:rsid w:val="007432B7"/>
    <w:rsid w:val="00743655"/>
    <w:rsid w:val="0074666F"/>
    <w:rsid w:val="007468D5"/>
    <w:rsid w:val="00747657"/>
    <w:rsid w:val="00754B51"/>
    <w:rsid w:val="00754EF1"/>
    <w:rsid w:val="00760DFE"/>
    <w:rsid w:val="00772A08"/>
    <w:rsid w:val="00780E42"/>
    <w:rsid w:val="00785E4D"/>
    <w:rsid w:val="0079385D"/>
    <w:rsid w:val="007941F4"/>
    <w:rsid w:val="007A1492"/>
    <w:rsid w:val="007A58B1"/>
    <w:rsid w:val="007A6D69"/>
    <w:rsid w:val="007A6E0F"/>
    <w:rsid w:val="007B7699"/>
    <w:rsid w:val="007C492F"/>
    <w:rsid w:val="007D04BB"/>
    <w:rsid w:val="007D3C65"/>
    <w:rsid w:val="007D3EF2"/>
    <w:rsid w:val="007D548E"/>
    <w:rsid w:val="007D6E6C"/>
    <w:rsid w:val="007E0C39"/>
    <w:rsid w:val="00800233"/>
    <w:rsid w:val="00801B49"/>
    <w:rsid w:val="00811897"/>
    <w:rsid w:val="00831E7F"/>
    <w:rsid w:val="0084769F"/>
    <w:rsid w:val="00850087"/>
    <w:rsid w:val="00850942"/>
    <w:rsid w:val="0085719E"/>
    <w:rsid w:val="00866C6E"/>
    <w:rsid w:val="00867307"/>
    <w:rsid w:val="00867F8A"/>
    <w:rsid w:val="00871E19"/>
    <w:rsid w:val="00871FBB"/>
    <w:rsid w:val="00874211"/>
    <w:rsid w:val="00880AD4"/>
    <w:rsid w:val="00884C06"/>
    <w:rsid w:val="00891310"/>
    <w:rsid w:val="008A5927"/>
    <w:rsid w:val="008A5988"/>
    <w:rsid w:val="008B1061"/>
    <w:rsid w:val="008B5F0F"/>
    <w:rsid w:val="008B5F33"/>
    <w:rsid w:val="008C417D"/>
    <w:rsid w:val="008E4E71"/>
    <w:rsid w:val="008E51D3"/>
    <w:rsid w:val="008E5B4D"/>
    <w:rsid w:val="008E7422"/>
    <w:rsid w:val="008F1F4E"/>
    <w:rsid w:val="00905535"/>
    <w:rsid w:val="009072F9"/>
    <w:rsid w:val="009133BA"/>
    <w:rsid w:val="0092604C"/>
    <w:rsid w:val="00932187"/>
    <w:rsid w:val="00934870"/>
    <w:rsid w:val="00934B9B"/>
    <w:rsid w:val="0094742A"/>
    <w:rsid w:val="0095102C"/>
    <w:rsid w:val="009524A0"/>
    <w:rsid w:val="00954716"/>
    <w:rsid w:val="0095634D"/>
    <w:rsid w:val="00962726"/>
    <w:rsid w:val="0096666B"/>
    <w:rsid w:val="00974372"/>
    <w:rsid w:val="009743B6"/>
    <w:rsid w:val="0098134C"/>
    <w:rsid w:val="009870DB"/>
    <w:rsid w:val="00987C94"/>
    <w:rsid w:val="009918A0"/>
    <w:rsid w:val="009920AB"/>
    <w:rsid w:val="00993A2E"/>
    <w:rsid w:val="009A6768"/>
    <w:rsid w:val="009B2E68"/>
    <w:rsid w:val="009B571B"/>
    <w:rsid w:val="009C01F1"/>
    <w:rsid w:val="009D2B19"/>
    <w:rsid w:val="009D32DA"/>
    <w:rsid w:val="009D37EB"/>
    <w:rsid w:val="009D74F2"/>
    <w:rsid w:val="009E01D8"/>
    <w:rsid w:val="009E0CD4"/>
    <w:rsid w:val="009E16E1"/>
    <w:rsid w:val="009E41A5"/>
    <w:rsid w:val="009E56CE"/>
    <w:rsid w:val="009F38FB"/>
    <w:rsid w:val="009F5867"/>
    <w:rsid w:val="009F648D"/>
    <w:rsid w:val="009F675B"/>
    <w:rsid w:val="009F7366"/>
    <w:rsid w:val="00A0104E"/>
    <w:rsid w:val="00A0381B"/>
    <w:rsid w:val="00A077F4"/>
    <w:rsid w:val="00A11C1A"/>
    <w:rsid w:val="00A127ED"/>
    <w:rsid w:val="00A152F0"/>
    <w:rsid w:val="00A37247"/>
    <w:rsid w:val="00A42534"/>
    <w:rsid w:val="00A42B1D"/>
    <w:rsid w:val="00A4705B"/>
    <w:rsid w:val="00A472D5"/>
    <w:rsid w:val="00A51152"/>
    <w:rsid w:val="00A520BA"/>
    <w:rsid w:val="00A64ABA"/>
    <w:rsid w:val="00A71D1A"/>
    <w:rsid w:val="00A74E31"/>
    <w:rsid w:val="00A75377"/>
    <w:rsid w:val="00A7639F"/>
    <w:rsid w:val="00A76C7F"/>
    <w:rsid w:val="00A80B1C"/>
    <w:rsid w:val="00A82771"/>
    <w:rsid w:val="00A83387"/>
    <w:rsid w:val="00A84381"/>
    <w:rsid w:val="00A8496E"/>
    <w:rsid w:val="00A84BDA"/>
    <w:rsid w:val="00A8706D"/>
    <w:rsid w:val="00A968AD"/>
    <w:rsid w:val="00AA0E7F"/>
    <w:rsid w:val="00AA180C"/>
    <w:rsid w:val="00AA2BC8"/>
    <w:rsid w:val="00AA5A9C"/>
    <w:rsid w:val="00AB1D70"/>
    <w:rsid w:val="00AB4F7A"/>
    <w:rsid w:val="00AB627B"/>
    <w:rsid w:val="00AC0129"/>
    <w:rsid w:val="00AC09B7"/>
    <w:rsid w:val="00AC1CD5"/>
    <w:rsid w:val="00AD0254"/>
    <w:rsid w:val="00AD28B4"/>
    <w:rsid w:val="00AD544C"/>
    <w:rsid w:val="00AE0940"/>
    <w:rsid w:val="00AF56BC"/>
    <w:rsid w:val="00AF6250"/>
    <w:rsid w:val="00B161CE"/>
    <w:rsid w:val="00B17940"/>
    <w:rsid w:val="00B17A04"/>
    <w:rsid w:val="00B22971"/>
    <w:rsid w:val="00B23BCC"/>
    <w:rsid w:val="00B244C3"/>
    <w:rsid w:val="00B24EFC"/>
    <w:rsid w:val="00B26BE2"/>
    <w:rsid w:val="00B270BE"/>
    <w:rsid w:val="00B2714E"/>
    <w:rsid w:val="00B27F1D"/>
    <w:rsid w:val="00B34910"/>
    <w:rsid w:val="00B54F89"/>
    <w:rsid w:val="00B563CD"/>
    <w:rsid w:val="00B61AE7"/>
    <w:rsid w:val="00B65602"/>
    <w:rsid w:val="00B7481C"/>
    <w:rsid w:val="00B758F7"/>
    <w:rsid w:val="00B75B80"/>
    <w:rsid w:val="00B77824"/>
    <w:rsid w:val="00B81822"/>
    <w:rsid w:val="00B81C66"/>
    <w:rsid w:val="00B82731"/>
    <w:rsid w:val="00B8412B"/>
    <w:rsid w:val="00B91356"/>
    <w:rsid w:val="00B94A2B"/>
    <w:rsid w:val="00BA1308"/>
    <w:rsid w:val="00BA138B"/>
    <w:rsid w:val="00BA71FB"/>
    <w:rsid w:val="00BA7716"/>
    <w:rsid w:val="00BB2C93"/>
    <w:rsid w:val="00BB3B78"/>
    <w:rsid w:val="00BC2510"/>
    <w:rsid w:val="00BD32C4"/>
    <w:rsid w:val="00BD372D"/>
    <w:rsid w:val="00BD42EE"/>
    <w:rsid w:val="00BD558A"/>
    <w:rsid w:val="00BD7C39"/>
    <w:rsid w:val="00BE3BF1"/>
    <w:rsid w:val="00BF683D"/>
    <w:rsid w:val="00C072A2"/>
    <w:rsid w:val="00C10A4B"/>
    <w:rsid w:val="00C11BD3"/>
    <w:rsid w:val="00C31EDE"/>
    <w:rsid w:val="00C44F34"/>
    <w:rsid w:val="00C53233"/>
    <w:rsid w:val="00C56606"/>
    <w:rsid w:val="00C60A37"/>
    <w:rsid w:val="00C70270"/>
    <w:rsid w:val="00C7575F"/>
    <w:rsid w:val="00C80E01"/>
    <w:rsid w:val="00C84397"/>
    <w:rsid w:val="00C8549D"/>
    <w:rsid w:val="00C90FE8"/>
    <w:rsid w:val="00C93007"/>
    <w:rsid w:val="00C942BC"/>
    <w:rsid w:val="00C958CA"/>
    <w:rsid w:val="00C95F92"/>
    <w:rsid w:val="00C96A19"/>
    <w:rsid w:val="00CA02CC"/>
    <w:rsid w:val="00CA0957"/>
    <w:rsid w:val="00CA0DBD"/>
    <w:rsid w:val="00CA44B9"/>
    <w:rsid w:val="00CA7E8E"/>
    <w:rsid w:val="00CB040C"/>
    <w:rsid w:val="00CB0DE5"/>
    <w:rsid w:val="00CB1AC4"/>
    <w:rsid w:val="00CB3B50"/>
    <w:rsid w:val="00CB3D78"/>
    <w:rsid w:val="00CB4950"/>
    <w:rsid w:val="00CD6156"/>
    <w:rsid w:val="00CE067A"/>
    <w:rsid w:val="00CE66BE"/>
    <w:rsid w:val="00CF29C7"/>
    <w:rsid w:val="00CF37A2"/>
    <w:rsid w:val="00CF424B"/>
    <w:rsid w:val="00CF4DB2"/>
    <w:rsid w:val="00CF54E8"/>
    <w:rsid w:val="00CF6230"/>
    <w:rsid w:val="00CF7BBB"/>
    <w:rsid w:val="00CF7D28"/>
    <w:rsid w:val="00D01BE6"/>
    <w:rsid w:val="00D0501A"/>
    <w:rsid w:val="00D068FE"/>
    <w:rsid w:val="00D137BF"/>
    <w:rsid w:val="00D1591B"/>
    <w:rsid w:val="00D25B11"/>
    <w:rsid w:val="00D313CC"/>
    <w:rsid w:val="00D3598E"/>
    <w:rsid w:val="00D422FE"/>
    <w:rsid w:val="00D44277"/>
    <w:rsid w:val="00D4432D"/>
    <w:rsid w:val="00D52E65"/>
    <w:rsid w:val="00D544FB"/>
    <w:rsid w:val="00D7335C"/>
    <w:rsid w:val="00D843FC"/>
    <w:rsid w:val="00D8506F"/>
    <w:rsid w:val="00D877C7"/>
    <w:rsid w:val="00D902B5"/>
    <w:rsid w:val="00D91289"/>
    <w:rsid w:val="00D91847"/>
    <w:rsid w:val="00D931E1"/>
    <w:rsid w:val="00D94D54"/>
    <w:rsid w:val="00D97338"/>
    <w:rsid w:val="00D976E6"/>
    <w:rsid w:val="00DA4C5C"/>
    <w:rsid w:val="00DA4CE5"/>
    <w:rsid w:val="00DB5136"/>
    <w:rsid w:val="00DE65FD"/>
    <w:rsid w:val="00DE6A58"/>
    <w:rsid w:val="00DF48F1"/>
    <w:rsid w:val="00DF68D9"/>
    <w:rsid w:val="00E02301"/>
    <w:rsid w:val="00E0254C"/>
    <w:rsid w:val="00E0295B"/>
    <w:rsid w:val="00E033BC"/>
    <w:rsid w:val="00E043A2"/>
    <w:rsid w:val="00E0472B"/>
    <w:rsid w:val="00E06F08"/>
    <w:rsid w:val="00E17E66"/>
    <w:rsid w:val="00E25349"/>
    <w:rsid w:val="00E34CE9"/>
    <w:rsid w:val="00E35331"/>
    <w:rsid w:val="00E378B5"/>
    <w:rsid w:val="00E40ECF"/>
    <w:rsid w:val="00E47E82"/>
    <w:rsid w:val="00E51970"/>
    <w:rsid w:val="00E56F5E"/>
    <w:rsid w:val="00E67E25"/>
    <w:rsid w:val="00E7118B"/>
    <w:rsid w:val="00E84FD3"/>
    <w:rsid w:val="00E8579C"/>
    <w:rsid w:val="00E910A2"/>
    <w:rsid w:val="00E94A9E"/>
    <w:rsid w:val="00EA1F97"/>
    <w:rsid w:val="00EA39D6"/>
    <w:rsid w:val="00EA41C9"/>
    <w:rsid w:val="00EA61A8"/>
    <w:rsid w:val="00EA791F"/>
    <w:rsid w:val="00EB36F2"/>
    <w:rsid w:val="00EB4627"/>
    <w:rsid w:val="00EC7B2D"/>
    <w:rsid w:val="00ED4E30"/>
    <w:rsid w:val="00EE2044"/>
    <w:rsid w:val="00F12C1A"/>
    <w:rsid w:val="00F16435"/>
    <w:rsid w:val="00F234DF"/>
    <w:rsid w:val="00F279D2"/>
    <w:rsid w:val="00F27D95"/>
    <w:rsid w:val="00F32C1D"/>
    <w:rsid w:val="00F32D16"/>
    <w:rsid w:val="00F3485D"/>
    <w:rsid w:val="00F34C2A"/>
    <w:rsid w:val="00F36E29"/>
    <w:rsid w:val="00F46410"/>
    <w:rsid w:val="00F50BA0"/>
    <w:rsid w:val="00F5545B"/>
    <w:rsid w:val="00F6603C"/>
    <w:rsid w:val="00F7026F"/>
    <w:rsid w:val="00F70278"/>
    <w:rsid w:val="00F800D5"/>
    <w:rsid w:val="00F867AB"/>
    <w:rsid w:val="00F86D29"/>
    <w:rsid w:val="00F946B7"/>
    <w:rsid w:val="00F956CA"/>
    <w:rsid w:val="00F95E39"/>
    <w:rsid w:val="00FB2A00"/>
    <w:rsid w:val="00FB4AAF"/>
    <w:rsid w:val="00FB5CC3"/>
    <w:rsid w:val="00FC6B86"/>
    <w:rsid w:val="00FD0884"/>
    <w:rsid w:val="00FE6623"/>
    <w:rsid w:val="00FE6971"/>
    <w:rsid w:val="00FE6AC8"/>
    <w:rsid w:val="00FE6CBA"/>
    <w:rsid w:val="00FF1480"/>
    <w:rsid w:val="00FF17C8"/>
    <w:rsid w:val="00FF1C17"/>
    <w:rsid w:val="00FF4E5F"/>
    <w:rsid w:val="00FF5C0E"/>
    <w:rsid w:val="00FF5CF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3DD08F"/>
  <w14:defaultImageDpi w14:val="300"/>
  <w15:docId w15:val="{11C75C06-7198-4C34-9E3B-765148E80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B3D78"/>
    <w:pPr>
      <w:spacing w:after="200" w:line="276" w:lineRule="auto"/>
    </w:pPr>
    <w:rPr>
      <w:rFonts w:eastAsiaTheme="minorHAnsi"/>
      <w:sz w:val="22"/>
      <w:szCs w:val="22"/>
      <w:lang w:eastAsia="en-US"/>
    </w:rPr>
  </w:style>
  <w:style w:type="paragraph" w:styleId="berschrift1">
    <w:name w:val="heading 1"/>
    <w:basedOn w:val="Standard"/>
    <w:link w:val="berschrift1Zchn"/>
    <w:uiPriority w:val="9"/>
    <w:qFormat/>
    <w:rsid w:val="00190FA4"/>
    <w:pPr>
      <w:spacing w:before="100" w:beforeAutospacing="1" w:after="100" w:afterAutospacing="1" w:line="240" w:lineRule="auto"/>
      <w:outlineLvl w:val="0"/>
    </w:pPr>
    <w:rPr>
      <w:rFonts w:ascii="Times" w:eastAsiaTheme="minorEastAsia" w:hAnsi="Times"/>
      <w:b/>
      <w:bCs/>
      <w:kern w:val="36"/>
      <w:sz w:val="48"/>
      <w:szCs w:val="4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ffiliations">
    <w:name w:val="Affiliations"/>
    <w:basedOn w:val="Standard"/>
    <w:rsid w:val="00CB3D78"/>
    <w:pPr>
      <w:widowControl w:val="0"/>
      <w:spacing w:after="0" w:line="360" w:lineRule="auto"/>
      <w:ind w:left="357" w:hanging="357"/>
    </w:pPr>
    <w:rPr>
      <w:rFonts w:ascii="Calibri" w:eastAsia="Calibri" w:hAnsi="Calibri" w:cs="Times New Roman"/>
      <w:sz w:val="20"/>
      <w:lang w:val="en-GB"/>
    </w:rPr>
  </w:style>
  <w:style w:type="character" w:styleId="Hyperlink">
    <w:name w:val="Hyperlink"/>
    <w:basedOn w:val="Absatz-Standardschriftart"/>
    <w:uiPriority w:val="99"/>
    <w:unhideWhenUsed/>
    <w:rsid w:val="00614195"/>
    <w:rPr>
      <w:color w:val="0000FF" w:themeColor="hyperlink"/>
      <w:u w:val="single"/>
    </w:rPr>
  </w:style>
  <w:style w:type="character" w:styleId="BesuchterLink">
    <w:name w:val="FollowedHyperlink"/>
    <w:basedOn w:val="Absatz-Standardschriftart"/>
    <w:uiPriority w:val="99"/>
    <w:semiHidden/>
    <w:unhideWhenUsed/>
    <w:rsid w:val="0071529B"/>
    <w:rPr>
      <w:color w:val="800080" w:themeColor="followedHyperlink"/>
      <w:u w:val="single"/>
    </w:rPr>
  </w:style>
  <w:style w:type="paragraph" w:customStyle="1" w:styleId="Acknowledgement">
    <w:name w:val="Acknowledgement"/>
    <w:basedOn w:val="Standard"/>
    <w:rsid w:val="004258B6"/>
    <w:pPr>
      <w:widowControl w:val="0"/>
      <w:spacing w:after="0" w:line="360" w:lineRule="auto"/>
    </w:pPr>
    <w:rPr>
      <w:rFonts w:ascii="Calibri" w:eastAsia="Calibri" w:hAnsi="Calibri" w:cs="Times New Roman"/>
      <w:sz w:val="20"/>
      <w:lang w:val="en-GB"/>
    </w:rPr>
  </w:style>
  <w:style w:type="paragraph" w:customStyle="1" w:styleId="Head1">
    <w:name w:val="Head_1"/>
    <w:basedOn w:val="Standard"/>
    <w:rsid w:val="004258B6"/>
    <w:pPr>
      <w:widowControl w:val="0"/>
      <w:spacing w:before="240" w:after="0" w:line="360" w:lineRule="auto"/>
      <w:outlineLvl w:val="0"/>
    </w:pPr>
    <w:rPr>
      <w:rFonts w:ascii="Times New Roman" w:eastAsia="Times New Roman" w:hAnsi="Times New Roman" w:cs="Times New Roman"/>
      <w:b/>
      <w:color w:val="006AAB"/>
      <w:sz w:val="32"/>
      <w:lang w:val="en-GB"/>
    </w:rPr>
  </w:style>
  <w:style w:type="paragraph" w:customStyle="1" w:styleId="Authors">
    <w:name w:val="Authors"/>
    <w:basedOn w:val="Standard"/>
    <w:rsid w:val="007D6E6C"/>
    <w:pPr>
      <w:widowControl w:val="0"/>
      <w:spacing w:before="200" w:after="280" w:line="360" w:lineRule="auto"/>
    </w:pPr>
    <w:rPr>
      <w:rFonts w:ascii="Calibri" w:eastAsia="Calibri" w:hAnsi="Calibri" w:cs="Times New Roman"/>
      <w:b/>
      <w:sz w:val="24"/>
      <w:lang w:val="en-GB"/>
    </w:rPr>
  </w:style>
  <w:style w:type="character" w:styleId="Kommentarzeichen">
    <w:name w:val="annotation reference"/>
    <w:basedOn w:val="Absatz-Standardschriftart"/>
    <w:uiPriority w:val="99"/>
    <w:semiHidden/>
    <w:unhideWhenUsed/>
    <w:rsid w:val="00D931E1"/>
    <w:rPr>
      <w:sz w:val="18"/>
      <w:szCs w:val="18"/>
    </w:rPr>
  </w:style>
  <w:style w:type="paragraph" w:styleId="Kommentartext">
    <w:name w:val="annotation text"/>
    <w:basedOn w:val="Standard"/>
    <w:link w:val="KommentartextZchn"/>
    <w:uiPriority w:val="99"/>
    <w:semiHidden/>
    <w:unhideWhenUsed/>
    <w:rsid w:val="00D931E1"/>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D931E1"/>
    <w:rPr>
      <w:rFonts w:eastAsiaTheme="minorHAnsi"/>
      <w:lang w:eastAsia="en-US"/>
    </w:rPr>
  </w:style>
  <w:style w:type="paragraph" w:styleId="Kommentarthema">
    <w:name w:val="annotation subject"/>
    <w:basedOn w:val="Kommentartext"/>
    <w:next w:val="Kommentartext"/>
    <w:link w:val="KommentarthemaZchn"/>
    <w:uiPriority w:val="99"/>
    <w:semiHidden/>
    <w:unhideWhenUsed/>
    <w:rsid w:val="00D931E1"/>
    <w:rPr>
      <w:b/>
      <w:bCs/>
      <w:sz w:val="20"/>
      <w:szCs w:val="20"/>
    </w:rPr>
  </w:style>
  <w:style w:type="character" w:customStyle="1" w:styleId="KommentarthemaZchn">
    <w:name w:val="Kommentarthema Zchn"/>
    <w:basedOn w:val="KommentartextZchn"/>
    <w:link w:val="Kommentarthema"/>
    <w:uiPriority w:val="99"/>
    <w:semiHidden/>
    <w:rsid w:val="00D931E1"/>
    <w:rPr>
      <w:rFonts w:eastAsiaTheme="minorHAnsi"/>
      <w:b/>
      <w:bCs/>
      <w:sz w:val="20"/>
      <w:szCs w:val="20"/>
      <w:lang w:eastAsia="en-US"/>
    </w:rPr>
  </w:style>
  <w:style w:type="paragraph" w:styleId="Sprechblasentext">
    <w:name w:val="Balloon Text"/>
    <w:basedOn w:val="Standard"/>
    <w:link w:val="SprechblasentextZchn"/>
    <w:uiPriority w:val="99"/>
    <w:semiHidden/>
    <w:unhideWhenUsed/>
    <w:rsid w:val="00D931E1"/>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D931E1"/>
    <w:rPr>
      <w:rFonts w:ascii="Lucida Grande" w:eastAsiaTheme="minorHAnsi" w:hAnsi="Lucida Grande" w:cs="Lucida Grande"/>
      <w:sz w:val="18"/>
      <w:szCs w:val="18"/>
      <w:lang w:eastAsia="en-US"/>
    </w:rPr>
  </w:style>
  <w:style w:type="paragraph" w:styleId="Listenabsatz">
    <w:name w:val="List Paragraph"/>
    <w:basedOn w:val="Standard"/>
    <w:uiPriority w:val="34"/>
    <w:qFormat/>
    <w:rsid w:val="00214F97"/>
    <w:pPr>
      <w:ind w:left="720"/>
      <w:contextualSpacing/>
    </w:pPr>
  </w:style>
  <w:style w:type="character" w:styleId="Zeilennummer">
    <w:name w:val="line number"/>
    <w:basedOn w:val="Absatz-Standardschriftart"/>
    <w:uiPriority w:val="99"/>
    <w:semiHidden/>
    <w:unhideWhenUsed/>
    <w:rsid w:val="0068160D"/>
  </w:style>
  <w:style w:type="character" w:customStyle="1" w:styleId="berschrift1Zchn">
    <w:name w:val="Überschrift 1 Zchn"/>
    <w:basedOn w:val="Absatz-Standardschriftart"/>
    <w:link w:val="berschrift1"/>
    <w:uiPriority w:val="9"/>
    <w:rsid w:val="00190FA4"/>
    <w:rPr>
      <w:rFonts w:ascii="Times" w:hAnsi="Times"/>
      <w:b/>
      <w:bCs/>
      <w:kern w:val="36"/>
      <w:sz w:val="48"/>
      <w:szCs w:val="48"/>
    </w:rPr>
  </w:style>
  <w:style w:type="paragraph" w:styleId="StandardWeb">
    <w:name w:val="Normal (Web)"/>
    <w:basedOn w:val="Standard"/>
    <w:uiPriority w:val="99"/>
    <w:semiHidden/>
    <w:unhideWhenUsed/>
    <w:rsid w:val="00190FA4"/>
    <w:pPr>
      <w:spacing w:before="100" w:beforeAutospacing="1" w:after="100" w:afterAutospacing="1" w:line="240" w:lineRule="auto"/>
    </w:pPr>
    <w:rPr>
      <w:rFonts w:ascii="Times" w:eastAsiaTheme="minorEastAsia" w:hAnsi="Times" w:cs="Times New Roman"/>
      <w:sz w:val="20"/>
      <w:szCs w:val="20"/>
      <w:lang w:eastAsia="de-DE"/>
    </w:rPr>
  </w:style>
  <w:style w:type="character" w:customStyle="1" w:styleId="journaltitle">
    <w:name w:val="journaltitle"/>
    <w:basedOn w:val="Absatz-Standardschriftart"/>
    <w:rsid w:val="00190FA4"/>
  </w:style>
  <w:style w:type="paragraph" w:customStyle="1" w:styleId="icon--meta-keyline-before">
    <w:name w:val="icon--meta-keyline-before"/>
    <w:basedOn w:val="Standard"/>
    <w:rsid w:val="00190FA4"/>
    <w:pPr>
      <w:spacing w:before="100" w:beforeAutospacing="1" w:after="100" w:afterAutospacing="1" w:line="240" w:lineRule="auto"/>
    </w:pPr>
    <w:rPr>
      <w:rFonts w:ascii="Times" w:eastAsiaTheme="minorEastAsia" w:hAnsi="Times"/>
      <w:sz w:val="20"/>
      <w:szCs w:val="20"/>
      <w:lang w:eastAsia="de-DE"/>
    </w:rPr>
  </w:style>
  <w:style w:type="character" w:customStyle="1" w:styleId="articlecitationyear">
    <w:name w:val="articlecitation_year"/>
    <w:basedOn w:val="Absatz-Standardschriftart"/>
    <w:rsid w:val="00190FA4"/>
  </w:style>
  <w:style w:type="character" w:customStyle="1" w:styleId="articlecitationvolume">
    <w:name w:val="articlecitation_volume"/>
    <w:basedOn w:val="Absatz-Standardschriftart"/>
    <w:rsid w:val="00190FA4"/>
  </w:style>
  <w:style w:type="character" w:customStyle="1" w:styleId="u-inline-block">
    <w:name w:val="u-inline-block"/>
    <w:basedOn w:val="Absatz-Standardschriftart"/>
    <w:rsid w:val="00190FA4"/>
  </w:style>
  <w:style w:type="character" w:styleId="Hervorhebung">
    <w:name w:val="Emphasis"/>
    <w:basedOn w:val="Absatz-Standardschriftart"/>
    <w:uiPriority w:val="20"/>
    <w:qFormat/>
    <w:rsid w:val="00190FA4"/>
    <w:rPr>
      <w:i/>
      <w:iCs/>
    </w:rPr>
  </w:style>
  <w:style w:type="character" w:customStyle="1" w:styleId="authorsname">
    <w:name w:val="authors__name"/>
    <w:basedOn w:val="Absatz-Standardschriftart"/>
    <w:rsid w:val="00190FA4"/>
  </w:style>
  <w:style w:type="character" w:styleId="Fett">
    <w:name w:val="Strong"/>
    <w:basedOn w:val="Absatz-Standardschriftart"/>
    <w:uiPriority w:val="22"/>
    <w:qFormat/>
    <w:rsid w:val="00A472D5"/>
    <w:rPr>
      <w:b/>
      <w:bCs/>
    </w:rPr>
  </w:style>
  <w:style w:type="paragraph" w:styleId="berarbeitung">
    <w:name w:val="Revision"/>
    <w:hidden/>
    <w:uiPriority w:val="99"/>
    <w:semiHidden/>
    <w:rsid w:val="001864BA"/>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073634">
      <w:bodyDiv w:val="1"/>
      <w:marLeft w:val="0"/>
      <w:marRight w:val="0"/>
      <w:marTop w:val="0"/>
      <w:marBottom w:val="0"/>
      <w:divBdr>
        <w:top w:val="none" w:sz="0" w:space="0" w:color="auto"/>
        <w:left w:val="none" w:sz="0" w:space="0" w:color="auto"/>
        <w:bottom w:val="none" w:sz="0" w:space="0" w:color="auto"/>
        <w:right w:val="none" w:sz="0" w:space="0" w:color="auto"/>
      </w:divBdr>
    </w:div>
    <w:div w:id="548340743">
      <w:bodyDiv w:val="1"/>
      <w:marLeft w:val="0"/>
      <w:marRight w:val="0"/>
      <w:marTop w:val="0"/>
      <w:marBottom w:val="0"/>
      <w:divBdr>
        <w:top w:val="none" w:sz="0" w:space="0" w:color="auto"/>
        <w:left w:val="none" w:sz="0" w:space="0" w:color="auto"/>
        <w:bottom w:val="none" w:sz="0" w:space="0" w:color="auto"/>
        <w:right w:val="none" w:sz="0" w:space="0" w:color="auto"/>
      </w:divBdr>
    </w:div>
    <w:div w:id="584728025">
      <w:bodyDiv w:val="1"/>
      <w:marLeft w:val="0"/>
      <w:marRight w:val="0"/>
      <w:marTop w:val="0"/>
      <w:marBottom w:val="0"/>
      <w:divBdr>
        <w:top w:val="none" w:sz="0" w:space="0" w:color="auto"/>
        <w:left w:val="none" w:sz="0" w:space="0" w:color="auto"/>
        <w:bottom w:val="none" w:sz="0" w:space="0" w:color="auto"/>
        <w:right w:val="none" w:sz="0" w:space="0" w:color="auto"/>
      </w:divBdr>
    </w:div>
    <w:div w:id="642348433">
      <w:bodyDiv w:val="1"/>
      <w:marLeft w:val="0"/>
      <w:marRight w:val="0"/>
      <w:marTop w:val="0"/>
      <w:marBottom w:val="0"/>
      <w:divBdr>
        <w:top w:val="none" w:sz="0" w:space="0" w:color="auto"/>
        <w:left w:val="none" w:sz="0" w:space="0" w:color="auto"/>
        <w:bottom w:val="none" w:sz="0" w:space="0" w:color="auto"/>
        <w:right w:val="none" w:sz="0" w:space="0" w:color="auto"/>
      </w:divBdr>
    </w:div>
    <w:div w:id="879586527">
      <w:bodyDiv w:val="1"/>
      <w:marLeft w:val="0"/>
      <w:marRight w:val="0"/>
      <w:marTop w:val="0"/>
      <w:marBottom w:val="0"/>
      <w:divBdr>
        <w:top w:val="none" w:sz="0" w:space="0" w:color="auto"/>
        <w:left w:val="none" w:sz="0" w:space="0" w:color="auto"/>
        <w:bottom w:val="none" w:sz="0" w:space="0" w:color="auto"/>
        <w:right w:val="none" w:sz="0" w:space="0" w:color="auto"/>
      </w:divBdr>
      <w:divsChild>
        <w:div w:id="1039279299">
          <w:marLeft w:val="0"/>
          <w:marRight w:val="0"/>
          <w:marTop w:val="120"/>
          <w:marBottom w:val="0"/>
          <w:divBdr>
            <w:top w:val="none" w:sz="0" w:space="0" w:color="auto"/>
            <w:left w:val="none" w:sz="0" w:space="0" w:color="auto"/>
            <w:bottom w:val="none" w:sz="0" w:space="0" w:color="auto"/>
            <w:right w:val="none" w:sz="0" w:space="0" w:color="auto"/>
          </w:divBdr>
        </w:div>
        <w:div w:id="1768696082">
          <w:marLeft w:val="0"/>
          <w:marRight w:val="0"/>
          <w:marTop w:val="120"/>
          <w:marBottom w:val="0"/>
          <w:divBdr>
            <w:top w:val="none" w:sz="0" w:space="0" w:color="auto"/>
            <w:left w:val="none" w:sz="0" w:space="0" w:color="auto"/>
            <w:bottom w:val="none" w:sz="0" w:space="0" w:color="auto"/>
            <w:right w:val="none" w:sz="0" w:space="0" w:color="auto"/>
          </w:divBdr>
        </w:div>
      </w:divsChild>
    </w:div>
    <w:div w:id="1391148449">
      <w:bodyDiv w:val="1"/>
      <w:marLeft w:val="0"/>
      <w:marRight w:val="0"/>
      <w:marTop w:val="0"/>
      <w:marBottom w:val="0"/>
      <w:divBdr>
        <w:top w:val="none" w:sz="0" w:space="0" w:color="auto"/>
        <w:left w:val="none" w:sz="0" w:space="0" w:color="auto"/>
        <w:bottom w:val="none" w:sz="0" w:space="0" w:color="auto"/>
        <w:right w:val="none" w:sz="0" w:space="0" w:color="auto"/>
      </w:divBdr>
    </w:div>
    <w:div w:id="1532763654">
      <w:bodyDiv w:val="1"/>
      <w:marLeft w:val="0"/>
      <w:marRight w:val="0"/>
      <w:marTop w:val="0"/>
      <w:marBottom w:val="0"/>
      <w:divBdr>
        <w:top w:val="none" w:sz="0" w:space="0" w:color="auto"/>
        <w:left w:val="none" w:sz="0" w:space="0" w:color="auto"/>
        <w:bottom w:val="none" w:sz="0" w:space="0" w:color="auto"/>
        <w:right w:val="none" w:sz="0" w:space="0" w:color="auto"/>
      </w:divBdr>
    </w:div>
    <w:div w:id="18033059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dx.doi.org/10.1159%2F000446219" TargetMode="External"/><Relationship Id="rId7" Type="http://schemas.openxmlformats.org/officeDocument/2006/relationships/hyperlink" Target="https://www.eurosurveillance.org/content/10.2807/1560-7917.ES.2017.22.4.30452" TargetMode="External"/><Relationship Id="rId2" Type="http://schemas.openxmlformats.org/officeDocument/2006/relationships/hyperlink" Target="https://dx.doi.org/10.1159%2F000446219" TargetMode="External"/><Relationship Id="rId1" Type="http://schemas.openxmlformats.org/officeDocument/2006/relationships/hyperlink" Target="https://doi.org/10.1093/jme/tjv070" TargetMode="External"/><Relationship Id="rId6" Type="http://schemas.openxmlformats.org/officeDocument/2006/relationships/hyperlink" Target="https://doi.org/10.1371/journal.pntd.0003956" TargetMode="External"/><Relationship Id="rId5" Type="http://schemas.openxmlformats.org/officeDocument/2006/relationships/hyperlink" Target="https://doi.org/10.1186/s13071-015-1067-z" TargetMode="External"/><Relationship Id="rId4" Type="http://schemas.openxmlformats.org/officeDocument/2006/relationships/hyperlink" Target="https://www.nature.com/articles/emi201782"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mailto:badusche@bnitm.de" TargetMode="External"/><Relationship Id="rId18" Type="http://schemas.openxmlformats.org/officeDocument/2006/relationships/image" Target="media/image3.emf"/><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hyperlink" Target="mailto:helms@bnitm.de"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leggewie@bnitm.de" TargetMode="External"/><Relationship Id="rId5" Type="http://schemas.openxmlformats.org/officeDocument/2006/relationships/webSettings" Target="webSettings.xml"/><Relationship Id="rId15" Type="http://schemas.openxmlformats.org/officeDocument/2006/relationships/hyperlink" Target="mailto:jonassi@gmx.de" TargetMode="External"/><Relationship Id="rId10" Type="http://schemas.openxmlformats.org/officeDocument/2006/relationships/hyperlink" Target="mailto:heitmann@bnitm.de" TargetMode="External"/><Relationship Id="rId19" Type="http://schemas.openxmlformats.org/officeDocument/2006/relationships/hyperlink" Target="http://www.eurosurveillance.org/search?value1=Stephanie+Jansen&amp;option1=author&amp;noRedirect=true" TargetMode="External"/><Relationship Id="rId4" Type="http://schemas.openxmlformats.org/officeDocument/2006/relationships/settings" Target="settings.xml"/><Relationship Id="rId9" Type="http://schemas.openxmlformats.org/officeDocument/2006/relationships/hyperlink" Target="mailto:jansen@bnitm.de" TargetMode="External"/><Relationship Id="rId14" Type="http://schemas.openxmlformats.org/officeDocument/2006/relationships/hyperlink" Target="mailto:giada.rossini@unibo.it" TargetMode="External"/><Relationship Id="rId22"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A7553-EE38-41FA-8575-40B3BC2A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6067</Words>
  <Characters>34582</Characters>
  <Application>Microsoft Office Word</Application>
  <DocSecurity>0</DocSecurity>
  <Lines>288</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 Heitmann</dc:creator>
  <cp:lastModifiedBy>RenkeLuehken</cp:lastModifiedBy>
  <cp:revision>332</cp:revision>
  <cp:lastPrinted>2018-06-18T14:05:00Z</cp:lastPrinted>
  <dcterms:created xsi:type="dcterms:W3CDTF">2018-07-01T18:00:00Z</dcterms:created>
  <dcterms:modified xsi:type="dcterms:W3CDTF">2018-07-12T18:10:00Z</dcterms:modified>
</cp:coreProperties>
</file>